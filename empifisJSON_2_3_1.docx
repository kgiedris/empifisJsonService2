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3DE80" w14:textId="5A313DB6" w:rsidR="000B4BBA" w:rsidRPr="00FB7523" w:rsidRDefault="000B4BBA" w:rsidP="000B4BBA">
      <w:pPr>
        <w:jc w:val="center"/>
        <w:rPr>
          <w:b/>
          <w:sz w:val="40"/>
        </w:rPr>
      </w:pPr>
      <w:r>
        <w:rPr>
          <w:b/>
          <w:sz w:val="40"/>
        </w:rPr>
        <w:t xml:space="preserve">EmpiFis JSON Reader</w:t>
      </w:r>
    </w:p>
    <w:p w14:paraId="24FBCF9C" w14:textId="77777777" w:rsidR="000B4BBA" w:rsidRPr="00FB7523" w:rsidRDefault="000B4BBA" w:rsidP="000B4BBA"/>
    <w:p w14:paraId="6B5857EE" w14:textId="77777777" w:rsidR="000B4BBA" w:rsidRPr="00FB7523" w:rsidRDefault="000B4BBA" w:rsidP="000B4BBA"/>
    <w:p w14:paraId="37323182" w14:textId="77777777" w:rsidR="000B4BBA" w:rsidRPr="00FB7523" w:rsidRDefault="000B4BBA" w:rsidP="000B4BBA"/>
    <w:p w14:paraId="1BA21F5F" w14:textId="77777777" w:rsidR="000B4BBA" w:rsidRPr="00FB7523" w:rsidRDefault="000B4BBA" w:rsidP="000B4BBA"/>
    <w:p w14:paraId="359A3C81" w14:textId="77777777" w:rsidR="000B4BBA" w:rsidRPr="00FB7523" w:rsidRDefault="000B4BBA" w:rsidP="000B4BBA"/>
    <w:p w14:paraId="790FF528" w14:textId="77777777" w:rsidR="000B4BBA" w:rsidRPr="00FB7523" w:rsidRDefault="000B4BBA" w:rsidP="000B4BBA"/>
    <w:p w14:paraId="743CE6A1" w14:textId="77777777" w:rsidR="000B4BBA" w:rsidRPr="00FB7523" w:rsidRDefault="000B4BBA" w:rsidP="000B4BBA"/>
    <w:p w14:paraId="5F68AC4B" w14:textId="77777777" w:rsidR="000B4BBA" w:rsidRPr="00FB7523" w:rsidRDefault="000B4BBA" w:rsidP="000B4BBA">
      <w:pPr>
        <w:spacing w:after="120"/>
        <w:ind w:left="3600"/>
        <w:rPr>
          <w:rFonts w:cstheme="minorHAnsi"/>
          <w:sz w:val="36"/>
          <w:szCs w:val="36"/>
        </w:rPr>
      </w:pPr>
      <w:r>
        <w:rPr>
          <w:rFonts w:cstheme="minorHAnsi"/>
          <w:sz w:val="36"/>
          <w:szCs w:val="36"/>
        </w:rPr>
        <w:t xml:space="preserve">Programmer‘s manual /</w:t>
      </w:r>
    </w:p>
    <w:p w14:paraId="4DA6922F" w14:textId="55580BEE" w:rsidR="000B4BBA" w:rsidRPr="00FB7523" w:rsidRDefault="000B4BBA" w:rsidP="000B4BBA">
      <w:pPr>
        <w:spacing w:after="120"/>
        <w:ind w:left="3600"/>
        <w:rPr>
          <w:rFonts w:cstheme="minorHAnsi"/>
          <w:sz w:val="36"/>
          <w:szCs w:val="36"/>
        </w:rPr>
      </w:pPr>
      <w:r>
        <w:rPr>
          <w:rFonts w:cstheme="minorHAnsi"/>
          <w:sz w:val="36"/>
          <w:szCs w:val="36"/>
        </w:rPr>
        <w:t xml:space="preserve">The description of EmpiFis JSON reader tool</w:t>
      </w:r>
    </w:p>
    <w:p w14:paraId="0A430638" w14:textId="31C5CD13" w:rsidR="000B4BBA" w:rsidRPr="00FB7523" w:rsidRDefault="000B4BBA" w:rsidP="000B4BBA">
      <w:pPr>
        <w:spacing w:before="480" w:after="120"/>
        <w:ind w:left="3600"/>
        <w:rPr>
          <w:rFonts w:eastAsiaTheme="minorEastAsia" w:cstheme="minorHAnsi"/>
          <w:sz w:val="36"/>
          <w:szCs w:val="36"/>
          <w:lang w:eastAsia="ja-JP"/>
        </w:rPr>
      </w:pPr>
      <w:r>
        <w:rPr>
          <w:rFonts w:cstheme="minorHAnsi"/>
          <w:sz w:val="36"/>
          <w:szCs w:val="36"/>
        </w:rPr>
        <w:t xml:space="preserve">Versija </w:t>
      </w:r>
      <w:del w:id="9001" w:author="Claude" w:date="2026-09-29T00:00:00Z">
        <w:r>
          <w:rPr>
            <w:rFonts w:cstheme="minorHAnsi"/>
            <w:sz w:val="36"/>
            <w:szCs w:val="36"/>
          </w:rPr>
          <w:delText xml:space="preserve">2.1.7</w:delText>
        </w:r>
      </w:del>
      <w:ins w:id="9002" w:author="Claude" w:date="2026-09-29T00:00:00Z">
        <w:r>
          <w:rPr>
            <w:rFonts w:cstheme="minorHAnsi"/>
            <w:sz w:val="36"/>
            <w:szCs w:val="36"/>
          </w:rPr>
          <w:t xml:space="preserve">2.3.1</w:t>
        </w:r>
      </w:ins>
      <w:r>
        <w:rPr>
          <w:rFonts w:cstheme="minorHAnsi"/>
          <w:sz w:val="36"/>
          <w:szCs w:val="36"/>
        </w:rPr>
        <w:br/>
      </w:r>
      <w:del w:id="9003" w:author="Claude" w:date="2026-09-29T00:00:00Z">
        <w:r>
          <w:rPr>
            <w:rFonts w:cstheme="minorHAnsi"/>
            <w:sz w:val="36"/>
            <w:szCs w:val="36"/>
          </w:rPr>
          <w:delText xml:space="preserve">2026-09-25</w:delText>
        </w:r>
      </w:del>
      <w:ins w:id="9004" w:author="Claude" w:date="2026-09-29T00:00:00Z">
        <w:r>
          <w:rPr>
            <w:rFonts w:cstheme="minorHAnsi"/>
            <w:sz w:val="36"/>
            <w:szCs w:val="36"/>
          </w:rPr>
          <w:t xml:space="preserve">2026-09-29</w:t>
        </w:r>
      </w:ins>
    </w:p>
    <w:p w14:paraId="48525076" w14:textId="77777777" w:rsidR="000B4BBA" w:rsidRPr="00FB7523" w:rsidRDefault="000B4BBA" w:rsidP="000B4BBA"/>
    <w:p w14:paraId="18E58899" w14:textId="77777777" w:rsidR="000B4BBA" w:rsidRPr="00FB7523" w:rsidRDefault="000B4BBA" w:rsidP="000B4BBA"/>
    <w:p w14:paraId="38B6253B" w14:textId="77777777" w:rsidR="000B4BBA" w:rsidRPr="00FB7523" w:rsidRDefault="000B4BBA" w:rsidP="000B4BBA"/>
    <w:p w14:paraId="3EBF257F" w14:textId="77777777" w:rsidR="000B4BBA" w:rsidRPr="00FB7523" w:rsidRDefault="000B4BBA" w:rsidP="000B4BBA"/>
    <w:p w14:paraId="460E438A" w14:textId="77777777" w:rsidR="000B4BBA" w:rsidRPr="00FB7523" w:rsidRDefault="000B4BBA" w:rsidP="000B4BBA"/>
    <w:p w14:paraId="2C41ED23" w14:textId="77777777" w:rsidR="000B4BBA" w:rsidRPr="00FB7523" w:rsidRDefault="000B4BBA" w:rsidP="000B4BBA"/>
    <w:p w14:paraId="78330FAF" w14:textId="77777777" w:rsidR="000B4BBA" w:rsidRPr="00FB7523" w:rsidRDefault="000B4BBA" w:rsidP="000B4BBA"/>
    <w:p w14:paraId="0C3B54F1" w14:textId="19E482AA" w:rsidR="000B4BBA" w:rsidRPr="00FB7523" w:rsidRDefault="000B4BBA" w:rsidP="000B4BBA">
      <w:pPr>
        <w:spacing w:before="120"/>
        <w:ind w:left="3600"/>
      </w:pPr>
    </w:p>
    <w:p w14:paraId="5B364777" w14:textId="77777777" w:rsidR="000B4BBA" w:rsidRPr="00FB7523" w:rsidRDefault="000B4BBA" w:rsidP="000B4BBA"/>
    <w:p w14:paraId="4C60769F" w14:textId="77777777" w:rsidR="000B4BBA" w:rsidRPr="00FB7523" w:rsidRDefault="000B4BBA" w:rsidP="000B4BBA">
      <w:pPr>
        <w:spacing w:before="120"/>
        <w:ind w:left="3600"/>
      </w:pPr>
      <w:r>
        <w:t>Savanorių pr. 271-342, Kaunas, Lietuva</w:t>
      </w:r>
    </w:p>
    <w:p w14:paraId="2BB39C29" w14:textId="77777777" w:rsidR="000B4BBA" w:rsidRPr="00FB7523" w:rsidRDefault="000B4BBA" w:rsidP="000B4BBA">
      <w:pPr>
        <w:tabs>
          <w:tab w:val="left" w:pos="6237"/>
        </w:tabs>
        <w:spacing w:before="120"/>
        <w:ind w:left="3600"/>
      </w:pPr>
      <w:r>
        <w:t>Telefonas</w:t>
        <w:tab/>
        <w:t>+370 37 313395</w:t>
      </w:r>
    </w:p>
    <w:p w14:paraId="247AA80A" w14:textId="36A40DC5" w:rsidR="000B4BBA" w:rsidRPr="00FB7523" w:rsidRDefault="000B4BBA" w:rsidP="000B4BBA">
      <w:pPr>
        <w:tabs>
          <w:tab w:val="left" w:pos="6237"/>
        </w:tabs>
        <w:spacing w:before="120"/>
        <w:ind w:left="3600"/>
      </w:pPr>
      <w:r>
        <w:t>El. paštas</w:t>
        <w:tab/>
      </w:r>
      <w:hyperlink r:id="rId6" w:history="1">
        <w:r>
          <w:rPr>
            <w:rStyle w:val="Hyperlink"/>
          </w:rPr>
          <w:t>info@empirija.lt</w:t>
        </w:r>
      </w:hyperlink>
    </w:p>
    <w:p w14:paraId="108D44A1" w14:textId="77777777" w:rsidR="000B4BBA" w:rsidRPr="00FB7523" w:rsidRDefault="000B4BBA" w:rsidP="000B4BBA">
      <w:pPr>
        <w:tabs>
          <w:tab w:val="left" w:pos="6237"/>
        </w:tabs>
        <w:spacing w:before="120"/>
        <w:ind w:left="3600"/>
        <w:rPr>
          <w:rFonts w:cstheme="minorHAnsi"/>
        </w:rPr>
      </w:pPr>
      <w:r>
        <w:t>WWW</w:t>
        <w:tab/>
      </w:r>
      <w:hyperlink r:id="rId7" w:history="1">
        <w:r>
          <w:rPr>
            <w:rStyle w:val="Hyperlink"/>
          </w:rPr>
          <w:t>www.empirija.lt</w:t>
        </w:r>
      </w:hyperlink>
    </w:p>
    <w:p w14:paraId="1A09515C" w14:textId="77777777" w:rsidR="000B4BBA" w:rsidRPr="00FB7523" w:rsidRDefault="000B4BBA" w:rsidP="000B4BBA"/>
    <w:p w14:paraId="7282E8EC" w14:textId="77777777" w:rsidR="000B4BBA" w:rsidRPr="00FB7523" w:rsidRDefault="000B4BBA" w:rsidP="000B4BBA"/>
    <w:sdt>
      <w:sdtPr>
        <w:rPr>
          <w:rFonts w:asciiTheme="minorHAnsi" w:eastAsiaTheme="minorHAnsi" w:hAnsiTheme="minorHAnsi" w:cstheme="minorBidi"/>
          <w:b w:val="0"/>
          <w:bCs w:val="0"/>
          <w:color w:val="auto"/>
          <w:sz w:val="22"/>
          <w:szCs w:val="22"/>
          <w:lang w:val="lt-LT" w:eastAsia="en-US"/>
        </w:rPr>
        <w:id w:val="1083804170"/>
        <w:docPartObj>
          <w:docPartGallery w:val="Table of Contents"/>
          <w:docPartUnique/>
        </w:docPartObj>
      </w:sdtPr>
      <w:sdtEndPr>
        <w:rPr>
          <w:rFonts w:ascii="Times New Roman" w:eastAsia="Times New Roman" w:hAnsi="Times New Roman" w:cs="Times New Roman"/>
          <w:noProof/>
          <w:sz w:val="24"/>
          <w:szCs w:val="24"/>
          <w:lang w:eastAsia="lt-LT"/>
        </w:rPr>
      </w:sdtEndPr>
      <w:sdtContent>
        <w:p w14:paraId="6209E369" w14:textId="5D47A335" w:rsidR="00074457" w:rsidRDefault="00074457">
          <w:pPr>
            <w:pStyle w:val="TOCHeading"/>
          </w:pPr>
          <w:r>
            <w:t>Contents</w:t>
          </w:r>
        </w:p>
        <w:p w14:paraId="235A6B95" w14:textId="3CD482C3" w:rsidR="00EB6B43" w:rsidRDefault="00074457">
          <w:pPr>
            <w:pStyle w:val="TOC1"/>
            <w:tabs>
              <w:tab w:val="right" w:leader="dot" w:pos="9350"/>
            </w:tabs>
            <w:rPr>
              <w:rFonts w:eastAsiaTheme="minorEastAsia"/>
              <w:b w:val="0"/>
              <w:noProof/>
              <w:kern w:val="2"/>
              <w:sz w:val="24"/>
              <w:szCs w:val="24"/>
              <w:lang w:val="en-US"/>
              <w14:ligatures w14:val="standardContextual"/>
            </w:rPr>
          </w:pPr>
          <w:r>
            <w:fldChar w:fldCharType="begin"/>
            <w:instrText xml:space="preserve"> TOC \o "1-3" \h \z \u </w:instrText>
            <w:fldChar w:fldCharType="separate"/>
          </w:r>
          <w:hyperlink w:anchor="_Toc220932325" w:history="1">
            <w:r>
              <w:rPr>
                <w:rStyle w:val="Hyperlink"/>
                <w:rFonts w:eastAsia="Times New Roman"/>
                <w:bCs/>
                <w:noProof/>
              </w:rPr>
              <w:t>1 package receipt</w:t>
            </w:r>
            <w:r>
              <w:rPr>
                <w:noProof/>
                <w:webHidden/>
              </w:rPr>
              <w:tab/>
              <w:fldChar w:fldCharType="begin"/>
              <w:instrText xml:space="preserve"> PAGEREF _Toc220932325 \h </w:instrText>
              <w:fldChar w:fldCharType="separate"/>
              <w:t>4</w:t>
              <w:fldChar w:fldCharType="end"/>
            </w:r>
          </w:hyperlink>
        </w:p>
        <w:p w14:paraId="5EDDE87A" w14:textId="5CD9F1D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26" w:history="1">
            <w:r>
              <w:rPr>
                <w:rStyle w:val="Hyperlink"/>
                <w:rFonts w:eastAsia="Times New Roman" w:cstheme="majorHAnsi"/>
                <w:noProof/>
              </w:rPr>
              <w:t>General Information</w:t>
            </w:r>
            <w:r>
              <w:rPr>
                <w:noProof/>
                <w:webHidden/>
              </w:rPr>
              <w:tab/>
              <w:fldChar w:fldCharType="begin"/>
              <w:instrText xml:space="preserve"> PAGEREF _Toc220932326 \h </w:instrText>
              <w:fldChar w:fldCharType="separate"/>
              <w:t>4</w:t>
              <w:fldChar w:fldCharType="end"/>
            </w:r>
          </w:hyperlink>
        </w:p>
        <w:p w14:paraId="022C76C0" w14:textId="23EE1C8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27" w:history="1">
            <w:r>
              <w:rPr>
                <w:rStyle w:val="Hyperlink"/>
                <w:rFonts w:eastAsia="Times New Roman" w:cstheme="majorHAnsi"/>
                <w:noProof/>
              </w:rPr>
              <w:t>Fiscal receipt</w:t>
            </w:r>
            <w:r>
              <w:rPr>
                <w:noProof/>
                <w:webHidden/>
              </w:rPr>
              <w:tab/>
              <w:fldChar w:fldCharType="begin"/>
              <w:instrText xml:space="preserve"> PAGEREF _Toc220932327 \h </w:instrText>
              <w:fldChar w:fldCharType="separate"/>
              <w:t>4</w:t>
              <w:fldChar w:fldCharType="end"/>
            </w:r>
          </w:hyperlink>
        </w:p>
        <w:p w14:paraId="7ED462D6" w14:textId="4B5C589B"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28" w:history="1">
            <w:r>
              <w:rPr>
                <w:rStyle w:val="Hyperlink"/>
                <w:rFonts w:eastAsia="Times New Roman" w:cstheme="majorHAnsi"/>
                <w:noProof/>
              </w:rPr>
              <w:t>Goods return receipt</w:t>
            </w:r>
            <w:r>
              <w:rPr>
                <w:noProof/>
                <w:webHidden/>
              </w:rPr>
              <w:tab/>
              <w:fldChar w:fldCharType="begin"/>
              <w:instrText xml:space="preserve"> PAGEREF _Toc220932328 \h </w:instrText>
              <w:fldChar w:fldCharType="separate"/>
              <w:t>10</w:t>
              <w:fldChar w:fldCharType="end"/>
            </w:r>
          </w:hyperlink>
        </w:p>
        <w:p w14:paraId="34E0A9B3" w14:textId="55FD4424"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29" w:history="1">
            <w:r>
              <w:rPr>
                <w:rStyle w:val="Hyperlink"/>
                <w:rFonts w:eastAsia="Times New Roman" w:cstheme="majorHAnsi"/>
                <w:noProof/>
              </w:rPr>
              <w:t>Non-fiscal receipt</w:t>
            </w:r>
            <w:r>
              <w:rPr>
                <w:noProof/>
                <w:webHidden/>
              </w:rPr>
              <w:tab/>
              <w:fldChar w:fldCharType="begin"/>
              <w:instrText xml:space="preserve"> PAGEREF _Toc220932329 \h </w:instrText>
              <w:fldChar w:fldCharType="separate"/>
              <w:t>14</w:t>
              <w:fldChar w:fldCharType="end"/>
            </w:r>
          </w:hyperlink>
        </w:p>
        <w:p w14:paraId="29DB0F78" w14:textId="64406E71"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0" w:history="1">
            <w:r>
              <w:rPr>
                <w:rStyle w:val="Hyperlink"/>
                <w:rFonts w:eastAsia="Times New Roman" w:cstheme="majorHAnsi"/>
                <w:noProof/>
              </w:rPr>
              <w:t>Reports</w:t>
            </w:r>
            <w:r>
              <w:rPr>
                <w:noProof/>
                <w:webHidden/>
              </w:rPr>
              <w:tab/>
              <w:fldChar w:fldCharType="begin"/>
              <w:instrText xml:space="preserve"> PAGEREF _Toc220932330 \h </w:instrText>
              <w:fldChar w:fldCharType="separate"/>
              <w:t>20</w:t>
              <w:fldChar w:fldCharType="end"/>
            </w:r>
          </w:hyperlink>
        </w:p>
        <w:p w14:paraId="53ED4775" w14:textId="3DE11B72"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1" w:history="1">
            <w:r>
              <w:rPr>
                <w:rStyle w:val="Hyperlink"/>
                <w:rFonts w:eastAsia="Times New Roman" w:cstheme="majorHAnsi"/>
                <w:noProof/>
              </w:rPr>
              <w:t>Special</w:t>
            </w:r>
            <w:r>
              <w:rPr>
                <w:noProof/>
                <w:webHidden/>
              </w:rPr>
              <w:tab/>
              <w:fldChar w:fldCharType="begin"/>
              <w:instrText xml:space="preserve"> PAGEREF _Toc220932331 \h </w:instrText>
              <w:fldChar w:fldCharType="separate"/>
              <w:t>21</w:t>
              <w:fldChar w:fldCharType="end"/>
            </w:r>
          </w:hyperlink>
        </w:p>
        <w:p w14:paraId="50DB3DAD" w14:textId="4F82B34A"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2" w:history="1">
            <w:r>
              <w:rPr>
                <w:rStyle w:val="Hyperlink"/>
                <w:rFonts w:eastAsia="Times New Roman" w:cstheme="majorHAnsi"/>
                <w:noProof/>
              </w:rPr>
              <w:t>Info</w:t>
            </w:r>
            <w:r>
              <w:rPr>
                <w:noProof/>
                <w:webHidden/>
              </w:rPr>
              <w:tab/>
              <w:fldChar w:fldCharType="begin"/>
              <w:instrText xml:space="preserve"> PAGEREF _Toc220932332 \h </w:instrText>
              <w:fldChar w:fldCharType="separate"/>
              <w:t>22</w:t>
              <w:fldChar w:fldCharType="end"/>
            </w:r>
          </w:hyperlink>
        </w:p>
        <w:p w14:paraId="05D9FE74" w14:textId="78C1CB91"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3" w:history="1">
            <w:r>
              <w:rPr>
                <w:rStyle w:val="Hyperlink"/>
                <w:rFonts w:eastAsia="Times New Roman" w:cstheme="majorHAnsi"/>
                <w:noProof/>
              </w:rPr>
              <w:t>Comments</w:t>
            </w:r>
            <w:r>
              <w:rPr>
                <w:noProof/>
                <w:webHidden/>
              </w:rPr>
              <w:tab/>
              <w:fldChar w:fldCharType="begin"/>
              <w:instrText xml:space="preserve"> PAGEREF _Toc220932333 \h </w:instrText>
              <w:fldChar w:fldCharType="separate"/>
              <w:t>24</w:t>
              <w:fldChar w:fldCharType="end"/>
            </w:r>
          </w:hyperlink>
        </w:p>
        <w:p w14:paraId="17034B23" w14:textId="74CBD15D"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4" w:history="1">
            <w:r>
              <w:rPr>
                <w:rStyle w:val="Hyperlink"/>
                <w:rFonts w:eastAsia="Times New Roman" w:cstheme="majorHAnsi"/>
                <w:noProof/>
                <w:lang w:val="en-US"/>
              </w:rPr>
              <w:t>Response Structure</w:t>
            </w:r>
            <w:r>
              <w:rPr>
                <w:noProof/>
                <w:webHidden/>
              </w:rPr>
              <w:tab/>
              <w:fldChar w:fldCharType="begin"/>
              <w:instrText xml:space="preserve"> PAGEREF _Toc220932334 \h </w:instrText>
              <w:fldChar w:fldCharType="separate"/>
              <w:t>24</w:t>
              <w:fldChar w:fldCharType="end"/>
            </w:r>
          </w:hyperlink>
        </w:p>
        <w:p w14:paraId="74662A85" w14:textId="0EF21149" w:rsidR="00EB6B43" w:rsidRDefault="00EB6B43">
          <w:pPr>
            <w:pStyle w:val="TOC1"/>
            <w:tabs>
              <w:tab w:val="right" w:leader="dot" w:pos="9350"/>
            </w:tabs>
            <w:rPr>
              <w:rFonts w:eastAsiaTheme="minorEastAsia"/>
              <w:b w:val="0"/>
              <w:noProof/>
              <w:kern w:val="2"/>
              <w:sz w:val="24"/>
              <w:szCs w:val="24"/>
              <w:lang w:val="en-US"/>
              <w14:ligatures w14:val="standardContextual"/>
            </w:rPr>
          </w:pPr>
          <w:hyperlink w:anchor="_Toc220932335" w:history="1">
            <w:r>
              <w:rPr>
                <w:rStyle w:val="Hyperlink"/>
                <w:bCs/>
                <w:noProof/>
              </w:rPr>
              <w:t>Individual Commands</w:t>
            </w:r>
            <w:r>
              <w:rPr>
                <w:noProof/>
                <w:webHidden/>
              </w:rPr>
              <w:tab/>
              <w:fldChar w:fldCharType="begin"/>
              <w:instrText xml:space="preserve"> PAGEREF _Toc220932335 \h </w:instrText>
              <w:fldChar w:fldCharType="separate"/>
              <w:t>24</w:t>
              <w:fldChar w:fldCharType="end"/>
            </w:r>
          </w:hyperlink>
        </w:p>
        <w:p w14:paraId="0E7A21FC" w14:textId="16D9B556"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6" w:history="1">
            <w:r>
              <w:rPr>
                <w:rStyle w:val="Hyperlink"/>
                <w:rFonts w:eastAsia="Times New Roman" w:cstheme="majorHAnsi"/>
                <w:noProof/>
                <w:lang w:val="en-US"/>
              </w:rPr>
              <w:t>General information</w:t>
            </w:r>
            <w:r>
              <w:rPr>
                <w:noProof/>
                <w:webHidden/>
              </w:rPr>
              <w:tab/>
              <w:fldChar w:fldCharType="begin"/>
              <w:instrText xml:space="preserve"> PAGEREF _Toc220932336 \h </w:instrText>
              <w:fldChar w:fldCharType="separate"/>
              <w:t>24</w:t>
              <w:fldChar w:fldCharType="end"/>
            </w:r>
          </w:hyperlink>
        </w:p>
        <w:p w14:paraId="7E768926" w14:textId="79449D1D"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7" w:history="1">
            <w:r>
              <w:rPr>
                <w:rStyle w:val="Hyperlink"/>
                <w:rFonts w:eastAsia="Times New Roman" w:cstheme="majorHAnsi"/>
                <w:noProof/>
              </w:rPr>
              <w:t>ResetFiscal</w:t>
            </w:r>
            <w:r>
              <w:rPr>
                <w:noProof/>
                <w:webHidden/>
              </w:rPr>
              <w:tab/>
              <w:fldChar w:fldCharType="begin"/>
              <w:instrText xml:space="preserve"> PAGEREF _Toc220932337 \h </w:instrText>
              <w:fldChar w:fldCharType="separate"/>
              <w:t>25</w:t>
              <w:fldChar w:fldCharType="end"/>
            </w:r>
          </w:hyperlink>
        </w:p>
        <w:p w14:paraId="24787762" w14:textId="01F0083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8" w:history="1">
            <w:r>
              <w:rPr>
                <w:rStyle w:val="Hyperlink"/>
                <w:rFonts w:eastAsia="Times New Roman" w:cstheme="majorHAnsi"/>
                <w:noProof/>
              </w:rPr>
              <w:t>MoneyInCurr</w:t>
            </w:r>
            <w:r>
              <w:rPr>
                <w:noProof/>
                <w:webHidden/>
              </w:rPr>
              <w:tab/>
              <w:fldChar w:fldCharType="begin"/>
              <w:instrText xml:space="preserve"> PAGEREF _Toc220932338 \h </w:instrText>
              <w:fldChar w:fldCharType="separate"/>
              <w:t>25</w:t>
              <w:fldChar w:fldCharType="end"/>
            </w:r>
          </w:hyperlink>
        </w:p>
        <w:p w14:paraId="3C88B8C1" w14:textId="37A6395B"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9" w:history="1">
            <w:r>
              <w:rPr>
                <w:rStyle w:val="Hyperlink"/>
                <w:rFonts w:eastAsia="Times New Roman" w:cstheme="majorHAnsi"/>
                <w:noProof/>
              </w:rPr>
              <w:t>MoneyOutCurr</w:t>
            </w:r>
            <w:r>
              <w:rPr>
                <w:noProof/>
                <w:webHidden/>
              </w:rPr>
              <w:tab/>
              <w:fldChar w:fldCharType="begin"/>
              <w:instrText xml:space="preserve"> PAGEREF _Toc220932339 \h </w:instrText>
              <w:fldChar w:fldCharType="separate"/>
              <w:t>25</w:t>
              <w:fldChar w:fldCharType="end"/>
            </w:r>
          </w:hyperlink>
        </w:p>
        <w:p w14:paraId="642488E5" w14:textId="518C24B6"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0" w:history="1">
            <w:r>
              <w:rPr>
                <w:rStyle w:val="Hyperlink"/>
                <w:rFonts w:eastAsia="Times New Roman" w:cstheme="majorHAnsi"/>
                <w:noProof/>
              </w:rPr>
              <w:t>OpenCashDrawer</w:t>
            </w:r>
            <w:r>
              <w:rPr>
                <w:noProof/>
                <w:webHidden/>
              </w:rPr>
              <w:tab/>
              <w:fldChar w:fldCharType="begin"/>
              <w:instrText xml:space="preserve"> PAGEREF _Toc220932340 \h </w:instrText>
              <w:fldChar w:fldCharType="separate"/>
              <w:t>25</w:t>
              <w:fldChar w:fldCharType="end"/>
            </w:r>
          </w:hyperlink>
        </w:p>
        <w:p w14:paraId="68A4AFA7" w14:textId="471D8E2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1" w:history="1">
            <w:r>
              <w:rPr>
                <w:rStyle w:val="Hyperlink"/>
                <w:rFonts w:eastAsia="Times New Roman" w:cstheme="majorHAnsi"/>
                <w:noProof/>
              </w:rPr>
              <w:t>SkipPrintReceipt</w:t>
            </w:r>
            <w:r>
              <w:rPr>
                <w:noProof/>
                <w:webHidden/>
              </w:rPr>
              <w:tab/>
              <w:fldChar w:fldCharType="begin"/>
              <w:instrText xml:space="preserve"> PAGEREF _Toc220932341 \h </w:instrText>
              <w:fldChar w:fldCharType="separate"/>
              <w:t>25</w:t>
              <w:fldChar w:fldCharType="end"/>
            </w:r>
          </w:hyperlink>
        </w:p>
        <w:p w14:paraId="10F37A2E" w14:textId="275569D2"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2" w:history="1">
            <w:r>
              <w:rPr>
                <w:rStyle w:val="Hyperlink"/>
                <w:rFonts w:eastAsia="Times New Roman" w:cstheme="majorHAnsi"/>
                <w:noProof/>
              </w:rPr>
              <w:t>PrintZReport</w:t>
            </w:r>
            <w:r>
              <w:rPr>
                <w:noProof/>
                <w:webHidden/>
              </w:rPr>
              <w:tab/>
              <w:fldChar w:fldCharType="begin"/>
              <w:instrText xml:space="preserve"> PAGEREF _Toc220932342 \h </w:instrText>
              <w:fldChar w:fldCharType="separate"/>
              <w:t>25</w:t>
              <w:fldChar w:fldCharType="end"/>
            </w:r>
          </w:hyperlink>
        </w:p>
        <w:p w14:paraId="67A2E863" w14:textId="533A1DB3"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3" w:history="1">
            <w:r>
              <w:rPr>
                <w:rStyle w:val="Hyperlink"/>
                <w:rFonts w:eastAsia="Times New Roman" w:cstheme="majorHAnsi"/>
                <w:noProof/>
              </w:rPr>
              <w:t>PrintXReport</w:t>
            </w:r>
            <w:r>
              <w:rPr>
                <w:noProof/>
                <w:webHidden/>
              </w:rPr>
              <w:tab/>
              <w:fldChar w:fldCharType="begin"/>
              <w:instrText xml:space="preserve"> PAGEREF _Toc220932343 \h </w:instrText>
              <w:fldChar w:fldCharType="separate"/>
              <w:t>26</w:t>
              <w:fldChar w:fldCharType="end"/>
            </w:r>
          </w:hyperlink>
        </w:p>
        <w:p w14:paraId="6FBA0836" w14:textId="3DD6269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4" w:history="1">
            <w:r>
              <w:rPr>
                <w:rStyle w:val="Hyperlink"/>
                <w:rFonts w:eastAsia="Times New Roman" w:cstheme="majorHAnsi"/>
                <w:noProof/>
              </w:rPr>
              <w:t>PrintMiniXReport</w:t>
            </w:r>
            <w:r>
              <w:rPr>
                <w:noProof/>
                <w:webHidden/>
              </w:rPr>
              <w:tab/>
              <w:fldChar w:fldCharType="begin"/>
              <w:instrText xml:space="preserve"> PAGEREF _Toc220932344 \h </w:instrText>
              <w:fldChar w:fldCharType="separate"/>
              <w:t>26</w:t>
              <w:fldChar w:fldCharType="end"/>
            </w:r>
          </w:hyperlink>
        </w:p>
        <w:p w14:paraId="4ED9EF2F" w14:textId="2EEAC103"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5" w:history="1">
            <w:r>
              <w:rPr>
                <w:rStyle w:val="Hyperlink"/>
                <w:rFonts w:eastAsia="Times New Roman" w:cstheme="majorHAnsi"/>
                <w:noProof/>
              </w:rPr>
              <w:t>PrintSumPeriodicReport</w:t>
            </w:r>
            <w:r>
              <w:rPr>
                <w:noProof/>
                <w:webHidden/>
              </w:rPr>
              <w:tab/>
              <w:fldChar w:fldCharType="begin"/>
              <w:instrText xml:space="preserve"> PAGEREF _Toc220932345 \h </w:instrText>
              <w:fldChar w:fldCharType="separate"/>
              <w:t>26</w:t>
              <w:fldChar w:fldCharType="end"/>
            </w:r>
          </w:hyperlink>
        </w:p>
        <w:p w14:paraId="19B9C9C0" w14:textId="0B080492"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6" w:history="1">
            <w:r>
              <w:rPr>
                <w:rStyle w:val="Hyperlink"/>
                <w:rFonts w:eastAsia="Times New Roman" w:cstheme="majorHAnsi"/>
                <w:noProof/>
              </w:rPr>
              <w:t>PrintPeriodicReport</w:t>
            </w:r>
            <w:r>
              <w:rPr>
                <w:noProof/>
                <w:webHidden/>
              </w:rPr>
              <w:tab/>
              <w:fldChar w:fldCharType="begin"/>
              <w:instrText xml:space="preserve"> PAGEREF _Toc220932346 \h </w:instrText>
              <w:fldChar w:fldCharType="separate"/>
              <w:t>26</w:t>
              <w:fldChar w:fldCharType="end"/>
            </w:r>
          </w:hyperlink>
        </w:p>
        <w:p w14:paraId="077D7EE7" w14:textId="2B5465B1"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7" w:history="1">
            <w:r>
              <w:rPr>
                <w:rStyle w:val="Hyperlink"/>
                <w:rFonts w:eastAsia="Times New Roman" w:cstheme="majorHAnsi"/>
                <w:noProof/>
              </w:rPr>
              <w:t>PrintSumPeriodicReportByNumber</w:t>
            </w:r>
            <w:r>
              <w:rPr>
                <w:noProof/>
                <w:webHidden/>
              </w:rPr>
              <w:tab/>
              <w:fldChar w:fldCharType="begin"/>
              <w:instrText xml:space="preserve"> PAGEREF _Toc220932347 \h </w:instrText>
              <w:fldChar w:fldCharType="separate"/>
              <w:t>26</w:t>
              <w:fldChar w:fldCharType="end"/>
            </w:r>
          </w:hyperlink>
        </w:p>
        <w:p w14:paraId="747A2793" w14:textId="7E3831F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8" w:history="1">
            <w:r>
              <w:rPr>
                <w:rStyle w:val="Hyperlink"/>
                <w:rFonts w:eastAsia="Times New Roman" w:cstheme="majorHAnsi"/>
                <w:noProof/>
              </w:rPr>
              <w:t>PrintPeriodicReportByNumber</w:t>
            </w:r>
            <w:r>
              <w:rPr>
                <w:noProof/>
                <w:webHidden/>
              </w:rPr>
              <w:tab/>
              <w:fldChar w:fldCharType="begin"/>
              <w:instrText xml:space="preserve"> PAGEREF _Toc220932348 \h </w:instrText>
              <w:fldChar w:fldCharType="separate"/>
              <w:t>27</w:t>
              <w:fldChar w:fldCharType="end"/>
            </w:r>
          </w:hyperlink>
        </w:p>
        <w:p w14:paraId="0D4D336F" w14:textId="18793B14"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9" w:history="1">
            <w:r>
              <w:rPr>
                <w:rStyle w:val="Hyperlink"/>
                <w:rFonts w:eastAsia="Times New Roman" w:cstheme="majorHAnsi"/>
                <w:noProof/>
              </w:rPr>
              <w:t>CustomerDisplay2</w:t>
            </w:r>
            <w:r>
              <w:rPr>
                <w:noProof/>
                <w:webHidden/>
              </w:rPr>
              <w:tab/>
              <w:fldChar w:fldCharType="begin"/>
              <w:instrText xml:space="preserve"> PAGEREF _Toc220932349 \h </w:instrText>
              <w:fldChar w:fldCharType="separate"/>
              <w:t>27</w:t>
              <w:fldChar w:fldCharType="end"/>
            </w:r>
          </w:hyperlink>
        </w:p>
        <w:p w14:paraId="65BAD4B5" w14:textId="0085ED8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0" w:history="1">
            <w:r>
              <w:rPr>
                <w:rStyle w:val="Hyperlink"/>
                <w:rFonts w:eastAsia="Times New Roman" w:cstheme="majorHAnsi"/>
                <w:noProof/>
              </w:rPr>
              <w:t>CustomerDisplayPro</w:t>
            </w:r>
            <w:r>
              <w:rPr>
                <w:noProof/>
                <w:webHidden/>
              </w:rPr>
              <w:tab/>
              <w:fldChar w:fldCharType="begin"/>
              <w:instrText xml:space="preserve"> PAGEREF _Toc220932350 \h </w:instrText>
              <w:fldChar w:fldCharType="separate"/>
              <w:t>27</w:t>
              <w:fldChar w:fldCharType="end"/>
            </w:r>
          </w:hyperlink>
        </w:p>
        <w:p w14:paraId="4B7F041C" w14:textId="69091B0E"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1" w:history="1">
            <w:r>
              <w:rPr>
                <w:rStyle w:val="Hyperlink"/>
                <w:rFonts w:eastAsia="Times New Roman" w:cstheme="majorHAnsi"/>
                <w:noProof/>
              </w:rPr>
              <w:t>BeginNonFiscalReceipt</w:t>
            </w:r>
            <w:r>
              <w:rPr>
                <w:noProof/>
                <w:webHidden/>
              </w:rPr>
              <w:tab/>
              <w:fldChar w:fldCharType="begin"/>
              <w:instrText xml:space="preserve"> PAGEREF _Toc220932351 \h </w:instrText>
              <w:fldChar w:fldCharType="separate"/>
              <w:t>27</w:t>
              <w:fldChar w:fldCharType="end"/>
            </w:r>
          </w:hyperlink>
        </w:p>
        <w:p w14:paraId="62CD96A3" w14:textId="031E8382"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2" w:history="1">
            <w:r>
              <w:rPr>
                <w:rStyle w:val="Hyperlink"/>
                <w:rFonts w:eastAsia="Times New Roman" w:cstheme="majorHAnsi"/>
                <w:noProof/>
              </w:rPr>
              <w:t>PrintTareItem</w:t>
            </w:r>
            <w:r>
              <w:rPr>
                <w:noProof/>
                <w:webHidden/>
              </w:rPr>
              <w:tab/>
              <w:fldChar w:fldCharType="begin"/>
              <w:instrText xml:space="preserve"> PAGEREF _Toc220932352 \h </w:instrText>
              <w:fldChar w:fldCharType="separate"/>
              <w:t>27</w:t>
              <w:fldChar w:fldCharType="end"/>
            </w:r>
          </w:hyperlink>
        </w:p>
        <w:p w14:paraId="0418DDB6" w14:textId="7072BD6E"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3" w:history="1">
            <w:r>
              <w:rPr>
                <w:rStyle w:val="Hyperlink"/>
                <w:rFonts w:eastAsia="Times New Roman" w:cstheme="majorHAnsi"/>
                <w:noProof/>
              </w:rPr>
              <w:t>PrintTareItemVoid</w:t>
            </w:r>
            <w:r>
              <w:rPr>
                <w:noProof/>
                <w:webHidden/>
              </w:rPr>
              <w:tab/>
              <w:fldChar w:fldCharType="begin"/>
              <w:instrText xml:space="preserve"> PAGEREF _Toc220932353 \h </w:instrText>
              <w:fldChar w:fldCharType="separate"/>
              <w:t>28</w:t>
              <w:fldChar w:fldCharType="end"/>
            </w:r>
          </w:hyperlink>
        </w:p>
        <w:p w14:paraId="48FE3136" w14:textId="53CE5C3F"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4" w:history="1">
            <w:r>
              <w:rPr>
                <w:rStyle w:val="Hyperlink"/>
                <w:rFonts w:eastAsia="Times New Roman" w:cstheme="majorHAnsi"/>
                <w:noProof/>
              </w:rPr>
              <w:t>PrintDepositReceive</w:t>
            </w:r>
            <w:r>
              <w:rPr>
                <w:noProof/>
                <w:webHidden/>
              </w:rPr>
              <w:tab/>
              <w:fldChar w:fldCharType="begin"/>
              <w:instrText xml:space="preserve"> PAGEREF _Toc220932354 \h </w:instrText>
              <w:fldChar w:fldCharType="separate"/>
              <w:t>28</w:t>
              <w:fldChar w:fldCharType="end"/>
            </w:r>
          </w:hyperlink>
        </w:p>
        <w:p w14:paraId="5AB2B0E5" w14:textId="103AA0B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5" w:history="1">
            <w:r>
              <w:rPr>
                <w:rStyle w:val="Hyperlink"/>
                <w:rFonts w:eastAsia="Times New Roman" w:cstheme="majorHAnsi"/>
                <w:noProof/>
              </w:rPr>
              <w:t>PrintDepositReceiveCredit</w:t>
            </w:r>
            <w:r>
              <w:rPr>
                <w:noProof/>
                <w:webHidden/>
              </w:rPr>
              <w:tab/>
              <w:fldChar w:fldCharType="begin"/>
              <w:instrText xml:space="preserve"> PAGEREF _Toc220932355 \h </w:instrText>
              <w:fldChar w:fldCharType="separate"/>
              <w:t>28</w:t>
              <w:fldChar w:fldCharType="end"/>
            </w:r>
          </w:hyperlink>
        </w:p>
        <w:p w14:paraId="14391796" w14:textId="2D19E63B"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6" w:history="1">
            <w:r>
              <w:rPr>
                <w:rStyle w:val="Hyperlink"/>
                <w:rFonts w:eastAsia="Times New Roman" w:cstheme="majorHAnsi"/>
                <w:noProof/>
              </w:rPr>
              <w:t>PrintDepositRefund</w:t>
            </w:r>
            <w:r>
              <w:rPr>
                <w:noProof/>
                <w:webHidden/>
              </w:rPr>
              <w:tab/>
              <w:fldChar w:fldCharType="begin"/>
              <w:instrText xml:space="preserve"> PAGEREF _Toc220932356 \h </w:instrText>
              <w:fldChar w:fldCharType="separate"/>
              <w:t>28</w:t>
              <w:fldChar w:fldCharType="end"/>
            </w:r>
          </w:hyperlink>
        </w:p>
        <w:p w14:paraId="6D4A9986" w14:textId="4A00CD8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7" w:history="1">
            <w:r>
              <w:rPr>
                <w:rStyle w:val="Hyperlink"/>
                <w:rFonts w:eastAsia="Times New Roman" w:cstheme="majorHAnsi"/>
                <w:noProof/>
              </w:rPr>
              <w:t>PrintTareDeposit</w:t>
            </w:r>
            <w:r>
              <w:rPr>
                <w:noProof/>
                <w:webHidden/>
              </w:rPr>
              <w:tab/>
              <w:fldChar w:fldCharType="begin"/>
              <w:instrText xml:space="preserve"> PAGEREF _Toc220932357 \h </w:instrText>
              <w:fldChar w:fldCharType="separate"/>
              <w:t>29</w:t>
              <w:fldChar w:fldCharType="end"/>
            </w:r>
          </w:hyperlink>
        </w:p>
        <w:p w14:paraId="61F0A72F" w14:textId="7746BCFA"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8" w:history="1">
            <w:r>
              <w:rPr>
                <w:rStyle w:val="Hyperlink"/>
                <w:rFonts w:eastAsia="Times New Roman" w:cstheme="majorHAnsi"/>
                <w:noProof/>
              </w:rPr>
              <w:t>PrintTaredepositVoid</w:t>
            </w:r>
            <w:r>
              <w:rPr>
                <w:noProof/>
                <w:webHidden/>
              </w:rPr>
              <w:tab/>
              <w:fldChar w:fldCharType="begin"/>
              <w:instrText xml:space="preserve"> PAGEREF _Toc220932358 \h </w:instrText>
              <w:fldChar w:fldCharType="separate"/>
              <w:t>29</w:t>
              <w:fldChar w:fldCharType="end"/>
            </w:r>
          </w:hyperlink>
        </w:p>
        <w:p w14:paraId="684A9980" w14:textId="1DEC88B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9" w:history="1">
            <w:r>
              <w:rPr>
                <w:rStyle w:val="Hyperlink"/>
                <w:rFonts w:eastAsia="Times New Roman" w:cstheme="majorHAnsi"/>
                <w:noProof/>
              </w:rPr>
              <w:t>PrintBarCode</w:t>
            </w:r>
            <w:r>
              <w:rPr>
                <w:noProof/>
                <w:webHidden/>
              </w:rPr>
              <w:tab/>
              <w:fldChar w:fldCharType="begin"/>
              <w:instrText xml:space="preserve"> PAGEREF _Toc220932359 \h </w:instrText>
              <w:fldChar w:fldCharType="separate"/>
              <w:t>29</w:t>
              <w:fldChar w:fldCharType="end"/>
            </w:r>
          </w:hyperlink>
        </w:p>
        <w:p w14:paraId="10EFC521" w14:textId="10140E37"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0" w:history="1">
            <w:r>
              <w:rPr>
                <w:rStyle w:val="Hyperlink"/>
                <w:rFonts w:eastAsia="Times New Roman" w:cstheme="majorHAnsi"/>
                <w:noProof/>
              </w:rPr>
              <w:t>PrintNonFiscalLine</w:t>
            </w:r>
            <w:r>
              <w:rPr>
                <w:noProof/>
                <w:webHidden/>
              </w:rPr>
              <w:tab/>
              <w:fldChar w:fldCharType="begin"/>
              <w:instrText xml:space="preserve"> PAGEREF _Toc220932360 \h </w:instrText>
              <w:fldChar w:fldCharType="separate"/>
              <w:t>29</w:t>
              <w:fldChar w:fldCharType="end"/>
            </w:r>
          </w:hyperlink>
        </w:p>
        <w:p w14:paraId="596A3F9B" w14:textId="6E529CA3"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1" w:history="1">
            <w:r>
              <w:rPr>
                <w:rStyle w:val="Hyperlink"/>
                <w:rFonts w:eastAsia="Times New Roman" w:cstheme="majorHAnsi"/>
                <w:noProof/>
              </w:rPr>
              <w:t>EndNonFiscalReceipt</w:t>
            </w:r>
            <w:r>
              <w:rPr>
                <w:noProof/>
                <w:webHidden/>
              </w:rPr>
              <w:tab/>
              <w:fldChar w:fldCharType="begin"/>
              <w:instrText xml:space="preserve"> PAGEREF _Toc220932361 \h </w:instrText>
              <w:fldChar w:fldCharType="separate"/>
              <w:t>30</w:t>
              <w:fldChar w:fldCharType="end"/>
            </w:r>
          </w:hyperlink>
        </w:p>
        <w:p w14:paraId="5C16F520" w14:textId="0556765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2" w:history="1">
            <w:r>
              <w:rPr>
                <w:rStyle w:val="Hyperlink"/>
                <w:rFonts w:eastAsia="Times New Roman" w:cstheme="majorHAnsi"/>
                <w:noProof/>
              </w:rPr>
              <w:t>BeginFiscalReceipt</w:t>
            </w:r>
            <w:r>
              <w:rPr>
                <w:noProof/>
                <w:webHidden/>
              </w:rPr>
              <w:tab/>
              <w:fldChar w:fldCharType="begin"/>
              <w:instrText xml:space="preserve"> PAGEREF _Toc220932362 \h </w:instrText>
              <w:fldChar w:fldCharType="separate"/>
              <w:t>30</w:t>
              <w:fldChar w:fldCharType="end"/>
            </w:r>
          </w:hyperlink>
        </w:p>
        <w:p w14:paraId="77C6A1F7" w14:textId="5F9351E8"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3" w:history="1">
            <w:r>
              <w:rPr>
                <w:rStyle w:val="Hyperlink"/>
                <w:rFonts w:eastAsia="Times New Roman" w:cstheme="majorHAnsi"/>
                <w:noProof/>
              </w:rPr>
              <w:t>PrintRecItem</w:t>
            </w:r>
            <w:r>
              <w:rPr>
                <w:noProof/>
                <w:webHidden/>
              </w:rPr>
              <w:tab/>
              <w:fldChar w:fldCharType="begin"/>
              <w:instrText xml:space="preserve"> PAGEREF _Toc220932363 \h </w:instrText>
              <w:fldChar w:fldCharType="separate"/>
              <w:t>30</w:t>
              <w:fldChar w:fldCharType="end"/>
            </w:r>
          </w:hyperlink>
        </w:p>
        <w:p w14:paraId="1A407CAA" w14:textId="4B0FA18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4" w:history="1">
            <w:r>
              <w:rPr>
                <w:rStyle w:val="Hyperlink"/>
                <w:rFonts w:eastAsia="Times New Roman" w:cstheme="majorHAnsi"/>
                <w:noProof/>
              </w:rPr>
              <w:t>PrintRecItemEx</w:t>
            </w:r>
            <w:r>
              <w:rPr>
                <w:noProof/>
                <w:webHidden/>
              </w:rPr>
              <w:tab/>
              <w:fldChar w:fldCharType="begin"/>
              <w:instrText xml:space="preserve"> PAGEREF _Toc220932364 \h </w:instrText>
              <w:fldChar w:fldCharType="separate"/>
              <w:t>30</w:t>
              <w:fldChar w:fldCharType="end"/>
            </w:r>
          </w:hyperlink>
        </w:p>
        <w:p w14:paraId="36FB4A05" w14:textId="4F262B3E"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5" w:history="1">
            <w:r>
              <w:rPr>
                <w:rStyle w:val="Hyperlink"/>
                <w:rFonts w:eastAsia="Times New Roman" w:cstheme="majorHAnsi"/>
                <w:noProof/>
              </w:rPr>
              <w:t>ItemReturn</w:t>
            </w:r>
            <w:r>
              <w:rPr>
                <w:noProof/>
                <w:webHidden/>
              </w:rPr>
              <w:tab/>
              <w:fldChar w:fldCharType="begin"/>
              <w:instrText xml:space="preserve"> PAGEREF _Toc220932365 \h </w:instrText>
              <w:fldChar w:fldCharType="separate"/>
              <w:t>30</w:t>
              <w:fldChar w:fldCharType="end"/>
            </w:r>
          </w:hyperlink>
        </w:p>
        <w:p w14:paraId="6153677F" w14:textId="23F24FEC"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6" w:history="1">
            <w:r>
              <w:rPr>
                <w:rStyle w:val="Hyperlink"/>
                <w:rFonts w:eastAsia="Times New Roman" w:cstheme="majorHAnsi"/>
                <w:noProof/>
              </w:rPr>
              <w:t>ItemReturnEx</w:t>
            </w:r>
            <w:r>
              <w:rPr>
                <w:noProof/>
                <w:webHidden/>
              </w:rPr>
              <w:tab/>
              <w:fldChar w:fldCharType="begin"/>
              <w:instrText xml:space="preserve"> PAGEREF _Toc220932366 \h </w:instrText>
              <w:fldChar w:fldCharType="separate"/>
              <w:t>31</w:t>
              <w:fldChar w:fldCharType="end"/>
            </w:r>
          </w:hyperlink>
        </w:p>
        <w:p w14:paraId="57B6707E" w14:textId="31CE61CD"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7" w:history="1">
            <w:r>
              <w:rPr>
                <w:rStyle w:val="Hyperlink"/>
                <w:rFonts w:eastAsia="Times New Roman" w:cstheme="majorHAnsi"/>
                <w:noProof/>
              </w:rPr>
              <w:t>PrintDepositReceiveVoid</w:t>
            </w:r>
            <w:r>
              <w:rPr>
                <w:noProof/>
                <w:webHidden/>
              </w:rPr>
              <w:tab/>
              <w:fldChar w:fldCharType="begin"/>
              <w:instrText xml:space="preserve"> PAGEREF _Toc220932367 \h </w:instrText>
              <w:fldChar w:fldCharType="separate"/>
              <w:t>31</w:t>
              <w:fldChar w:fldCharType="end"/>
            </w:r>
          </w:hyperlink>
        </w:p>
        <w:p w14:paraId="0D066732" w14:textId="46CD5DED"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8" w:history="1">
            <w:r>
              <w:rPr>
                <w:rStyle w:val="Hyperlink"/>
                <w:rFonts w:eastAsia="Times New Roman" w:cstheme="majorHAnsi"/>
                <w:noProof/>
              </w:rPr>
              <w:t>PrintCommentLine</w:t>
            </w:r>
            <w:r>
              <w:rPr>
                <w:noProof/>
                <w:webHidden/>
              </w:rPr>
              <w:tab/>
              <w:fldChar w:fldCharType="begin"/>
              <w:instrText xml:space="preserve"> PAGEREF _Toc220932368 \h </w:instrText>
              <w:fldChar w:fldCharType="separate"/>
              <w:t>31</w:t>
              <w:fldChar w:fldCharType="end"/>
            </w:r>
          </w:hyperlink>
        </w:p>
        <w:p w14:paraId="49B19F56" w14:textId="43CD7BF6"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9" w:history="1">
            <w:r>
              <w:rPr>
                <w:rStyle w:val="Hyperlink"/>
                <w:rFonts w:eastAsia="Times New Roman" w:cstheme="majorHAnsi"/>
                <w:noProof/>
              </w:rPr>
              <w:t>DiscountAdditionForItem</w:t>
            </w:r>
            <w:r>
              <w:rPr>
                <w:noProof/>
                <w:webHidden/>
              </w:rPr>
              <w:tab/>
              <w:fldChar w:fldCharType="begin"/>
              <w:instrText xml:space="preserve"> PAGEREF _Toc220932369 \h </w:instrText>
              <w:fldChar w:fldCharType="separate"/>
              <w:t>32</w:t>
              <w:fldChar w:fldCharType="end"/>
            </w:r>
          </w:hyperlink>
        </w:p>
        <w:p w14:paraId="3E3A8C98" w14:textId="1067A877"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0" w:history="1">
            <w:r>
              <w:rPr>
                <w:rStyle w:val="Hyperlink"/>
                <w:rFonts w:eastAsia="Times New Roman" w:cstheme="majorHAnsi"/>
                <w:noProof/>
              </w:rPr>
              <w:t>DiscountAdditionForReceipt</w:t>
            </w:r>
            <w:r>
              <w:rPr>
                <w:noProof/>
                <w:webHidden/>
              </w:rPr>
              <w:tab/>
              <w:fldChar w:fldCharType="begin"/>
              <w:instrText xml:space="preserve"> PAGEREF _Toc220932370 \h </w:instrText>
              <w:fldChar w:fldCharType="separate"/>
              <w:t>32</w:t>
              <w:fldChar w:fldCharType="end"/>
            </w:r>
          </w:hyperlink>
        </w:p>
        <w:p w14:paraId="673081B4" w14:textId="40F39DBB"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1" w:history="1">
            <w:r>
              <w:rPr>
                <w:rStyle w:val="Hyperlink"/>
                <w:rFonts w:eastAsia="Times New Roman" w:cstheme="majorHAnsi"/>
                <w:noProof/>
              </w:rPr>
              <w:t>TransferPreReceipt</w:t>
            </w:r>
            <w:r>
              <w:rPr>
                <w:noProof/>
                <w:webHidden/>
              </w:rPr>
              <w:tab/>
              <w:fldChar w:fldCharType="begin"/>
              <w:instrText xml:space="preserve"> PAGEREF _Toc220932371 \h </w:instrText>
              <w:fldChar w:fldCharType="separate"/>
              <w:t>32</w:t>
              <w:fldChar w:fldCharType="end"/>
            </w:r>
          </w:hyperlink>
        </w:p>
        <w:p w14:paraId="4AECB21A" w14:textId="0946AED8"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2" w:history="1">
            <w:r>
              <w:rPr>
                <w:rStyle w:val="Hyperlink"/>
                <w:rFonts w:eastAsia="Times New Roman" w:cstheme="majorHAnsi"/>
                <w:noProof/>
              </w:rPr>
              <w:t>EndPreReceipt</w:t>
            </w:r>
            <w:r>
              <w:rPr>
                <w:noProof/>
                <w:webHidden/>
              </w:rPr>
              <w:tab/>
              <w:fldChar w:fldCharType="begin"/>
              <w:instrText xml:space="preserve"> PAGEREF _Toc220932372 \h </w:instrText>
              <w:fldChar w:fldCharType="separate"/>
              <w:t>32</w:t>
              <w:fldChar w:fldCharType="end"/>
            </w:r>
          </w:hyperlink>
        </w:p>
        <w:p w14:paraId="757975DF" w14:textId="74839B27"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3" w:history="1">
            <w:r>
              <w:rPr>
                <w:rStyle w:val="Hyperlink"/>
                <w:rFonts w:eastAsia="Times New Roman" w:cstheme="majorHAnsi"/>
                <w:noProof/>
              </w:rPr>
              <w:t>LinkPreReceipt</w:t>
            </w:r>
            <w:r>
              <w:rPr>
                <w:noProof/>
                <w:webHidden/>
              </w:rPr>
              <w:tab/>
              <w:fldChar w:fldCharType="begin"/>
              <w:instrText xml:space="preserve"> PAGEREF _Toc220932373 \h </w:instrText>
              <w:fldChar w:fldCharType="separate"/>
              <w:t>32</w:t>
              <w:fldChar w:fldCharType="end"/>
            </w:r>
          </w:hyperlink>
        </w:p>
        <w:p w14:paraId="4FABD177" w14:textId="03C4DBEC"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4" w:history="1">
            <w:r>
              <w:rPr>
                <w:rStyle w:val="Hyperlink"/>
                <w:rFonts w:eastAsia="Times New Roman" w:cstheme="majorHAnsi"/>
                <w:noProof/>
              </w:rPr>
              <w:t>EndFiscalReceiptCurr</w:t>
            </w:r>
            <w:r>
              <w:rPr>
                <w:noProof/>
                <w:webHidden/>
              </w:rPr>
              <w:tab/>
              <w:fldChar w:fldCharType="begin"/>
              <w:instrText xml:space="preserve"> PAGEREF _Toc220932374 \h </w:instrText>
              <w:fldChar w:fldCharType="separate"/>
              <w:t>33</w:t>
              <w:fldChar w:fldCharType="end"/>
            </w:r>
          </w:hyperlink>
        </w:p>
        <w:p w14:paraId="0D8F99FA" w14:textId="4E168BE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5" w:history="1">
            <w:r>
              <w:rPr>
                <w:rStyle w:val="Hyperlink"/>
                <w:rFonts w:eastAsia="Times New Roman" w:cstheme="majorHAnsi"/>
                <w:noProof/>
              </w:rPr>
              <w:t>SetCustomerContact</w:t>
            </w:r>
            <w:r>
              <w:rPr>
                <w:noProof/>
                <w:webHidden/>
              </w:rPr>
              <w:tab/>
              <w:fldChar w:fldCharType="begin"/>
              <w:instrText xml:space="preserve"> PAGEREF _Toc220932375 \h </w:instrText>
              <w:fldChar w:fldCharType="separate"/>
              <w:t>33</w:t>
              <w:fldChar w:fldCharType="end"/>
            </w:r>
          </w:hyperlink>
        </w:p>
        <w:p w14:paraId="5912B3D5" w14:textId="08EF489A"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6" w:history="1">
            <w:r>
              <w:rPr>
                <w:rStyle w:val="Hyperlink"/>
                <w:rFonts w:eastAsia="Times New Roman" w:cstheme="majorHAnsi"/>
                <w:noProof/>
              </w:rPr>
              <w:t>RefundReceiptInfo</w:t>
            </w:r>
            <w:r>
              <w:rPr>
                <w:noProof/>
                <w:webHidden/>
              </w:rPr>
              <w:tab/>
              <w:fldChar w:fldCharType="begin"/>
              <w:instrText xml:space="preserve"> PAGEREF _Toc220932376 \h </w:instrText>
              <w:fldChar w:fldCharType="separate"/>
              <w:t>33</w:t>
              <w:fldChar w:fldCharType="end"/>
            </w:r>
          </w:hyperlink>
        </w:p>
        <w:p w14:paraId="3D89CC12" w14:textId="2D5FB4DF"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7" w:history="1">
            <w:r>
              <w:rPr>
                <w:rStyle w:val="Hyperlink"/>
                <w:rFonts w:eastAsia="Times New Roman" w:cstheme="majorHAnsi"/>
                <w:noProof/>
              </w:rPr>
              <w:t>GoodsReturnCurr</w:t>
            </w:r>
            <w:r>
              <w:rPr>
                <w:noProof/>
                <w:webHidden/>
              </w:rPr>
              <w:tab/>
              <w:fldChar w:fldCharType="begin"/>
              <w:instrText xml:space="preserve"> PAGEREF _Toc220932377 \h </w:instrText>
              <w:fldChar w:fldCharType="separate"/>
              <w:t>33</w:t>
              <w:fldChar w:fldCharType="end"/>
            </w:r>
          </w:hyperlink>
        </w:p>
        <w:p w14:paraId="6A669246" w14:textId="688D795F"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8" w:history="1">
            <w:r>
              <w:rPr>
                <w:rStyle w:val="Hyperlink"/>
                <w:rFonts w:eastAsia="Times New Roman" w:cstheme="majorHAnsi"/>
                <w:noProof/>
              </w:rPr>
              <w:t>EndFiscalReceiptEx</w:t>
            </w:r>
            <w:r>
              <w:rPr>
                <w:noProof/>
                <w:webHidden/>
              </w:rPr>
              <w:tab/>
              <w:fldChar w:fldCharType="begin"/>
              <w:instrText xml:space="preserve"> PAGEREF _Toc220932378 \h </w:instrText>
              <w:fldChar w:fldCharType="separate"/>
              <w:t>34</w:t>
              <w:fldChar w:fldCharType="end"/>
            </w:r>
          </w:hyperlink>
        </w:p>
        <w:p w14:paraId="7C06690F" w14:textId="4D13A58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9" w:history="1">
            <w:r>
              <w:rPr>
                <w:rStyle w:val="Hyperlink"/>
                <w:rFonts w:eastAsia="Times New Roman" w:cstheme="majorHAnsi"/>
                <w:noProof/>
              </w:rPr>
              <w:t>GoodsReturnEx</w:t>
            </w:r>
            <w:r>
              <w:rPr>
                <w:noProof/>
                <w:webHidden/>
              </w:rPr>
              <w:tab/>
              <w:fldChar w:fldCharType="begin"/>
              <w:instrText xml:space="preserve"> PAGEREF _Toc220932379 \h </w:instrText>
              <w:fldChar w:fldCharType="separate"/>
              <w:t>34</w:t>
              <w:fldChar w:fldCharType="end"/>
            </w:r>
          </w:hyperlink>
        </w:p>
        <w:p w14:paraId="1CF9584A" w14:textId="0A5842D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0" w:history="1">
            <w:r>
              <w:rPr>
                <w:rStyle w:val="Hyperlink"/>
                <w:rFonts w:eastAsia="Times New Roman" w:cstheme="majorHAnsi"/>
                <w:noProof/>
              </w:rPr>
              <w:t>EndRecPaymentEx</w:t>
            </w:r>
            <w:r>
              <w:rPr>
                <w:noProof/>
                <w:webHidden/>
              </w:rPr>
              <w:tab/>
              <w:fldChar w:fldCharType="begin"/>
              <w:instrText xml:space="preserve"> PAGEREF _Toc220932380 \h </w:instrText>
              <w:fldChar w:fldCharType="separate"/>
              <w:t>35</w:t>
              <w:fldChar w:fldCharType="end"/>
            </w:r>
          </w:hyperlink>
        </w:p>
        <w:p w14:paraId="24BCE1D5" w14:textId="052F0E83"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1" w:history="1">
            <w:r>
              <w:rPr>
                <w:rStyle w:val="Hyperlink"/>
                <w:rFonts w:eastAsia="Times New Roman" w:cstheme="majorHAnsi"/>
                <w:noProof/>
              </w:rPr>
              <w:t>EndFiscalCacheReceipt</w:t>
            </w:r>
            <w:r>
              <w:rPr>
                <w:noProof/>
                <w:webHidden/>
              </w:rPr>
              <w:tab/>
              <w:fldChar w:fldCharType="begin"/>
              <w:instrText xml:space="preserve"> PAGEREF _Toc220932381 \h </w:instrText>
              <w:fldChar w:fldCharType="separate"/>
              <w:t>35</w:t>
              <w:fldChar w:fldCharType="end"/>
            </w:r>
          </w:hyperlink>
        </w:p>
        <w:p w14:paraId="7D305EC6" w14:textId="0501ADDA"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2" w:history="1">
            <w:r>
              <w:rPr>
                <w:rStyle w:val="Hyperlink"/>
                <w:rFonts w:eastAsia="Times New Roman" w:cstheme="majorHAnsi"/>
                <w:noProof/>
              </w:rPr>
              <w:t>GoodsReturnCacheReceipt</w:t>
            </w:r>
            <w:r>
              <w:rPr>
                <w:noProof/>
                <w:webHidden/>
              </w:rPr>
              <w:tab/>
              <w:fldChar w:fldCharType="begin"/>
              <w:instrText xml:space="preserve"> PAGEREF _Toc220932382 \h </w:instrText>
              <w:fldChar w:fldCharType="separate"/>
              <w:t>35</w:t>
              <w:fldChar w:fldCharType="end"/>
            </w:r>
          </w:hyperlink>
        </w:p>
        <w:p w14:paraId="43B0CD30" w14:textId="71EDB231"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3" w:history="1">
            <w:r>
              <w:rPr>
                <w:rStyle w:val="Hyperlink"/>
                <w:rFonts w:eastAsia="Times New Roman" w:cstheme="majorHAnsi"/>
                <w:noProof/>
              </w:rPr>
              <w:t>EndRecPayment</w:t>
            </w:r>
            <w:r>
              <w:rPr>
                <w:noProof/>
                <w:webHidden/>
              </w:rPr>
              <w:tab/>
              <w:fldChar w:fldCharType="begin"/>
              <w:instrText xml:space="preserve"> PAGEREF _Toc220932383 \h </w:instrText>
              <w:fldChar w:fldCharType="separate"/>
              <w:t>35</w:t>
              <w:fldChar w:fldCharType="end"/>
            </w:r>
          </w:hyperlink>
        </w:p>
        <w:p w14:paraId="70BC7CA2" w14:textId="3338815F"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4" w:history="1">
            <w:r>
              <w:rPr>
                <w:rStyle w:val="Hyperlink"/>
                <w:rFonts w:eastAsia="Times New Roman" w:cstheme="majorHAnsi"/>
                <w:noProof/>
              </w:rPr>
              <w:t>EndFiscalReceiptPayment</w:t>
            </w:r>
            <w:r>
              <w:rPr>
                <w:noProof/>
                <w:webHidden/>
              </w:rPr>
              <w:tab/>
              <w:fldChar w:fldCharType="begin"/>
              <w:instrText xml:space="preserve"> PAGEREF _Toc220932384 \h </w:instrText>
              <w:fldChar w:fldCharType="separate"/>
              <w:t>36</w:t>
              <w:fldChar w:fldCharType="end"/>
            </w:r>
          </w:hyperlink>
        </w:p>
        <w:p w14:paraId="0A0636A9" w14:textId="25EC7F96"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5" w:history="1">
            <w:r>
              <w:rPr>
                <w:rStyle w:val="Hyperlink"/>
                <w:rFonts w:eastAsia="Times New Roman" w:cstheme="majorHAnsi"/>
                <w:noProof/>
              </w:rPr>
              <w:t>GoodsReturnPayment</w:t>
            </w:r>
            <w:r>
              <w:rPr>
                <w:noProof/>
                <w:webHidden/>
              </w:rPr>
              <w:tab/>
              <w:fldChar w:fldCharType="begin"/>
              <w:instrText xml:space="preserve"> PAGEREF _Toc220932385 \h </w:instrText>
              <w:fldChar w:fldCharType="separate"/>
              <w:t>36</w:t>
              <w:fldChar w:fldCharType="end"/>
            </w:r>
          </w:hyperlink>
        </w:p>
        <w:p w14:paraId="2B6BA2C6" w14:textId="53D48C57"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6" w:history="1">
            <w:r>
              <w:rPr>
                <w:rStyle w:val="Hyperlink"/>
                <w:rFonts w:eastAsia="Times New Roman" w:cstheme="majorHAnsi"/>
                <w:noProof/>
              </w:rPr>
              <w:t>PrintCopyOfLastReceipt</w:t>
            </w:r>
            <w:r>
              <w:rPr>
                <w:noProof/>
                <w:webHidden/>
              </w:rPr>
              <w:tab/>
              <w:fldChar w:fldCharType="begin"/>
              <w:instrText xml:space="preserve"> PAGEREF _Toc220932386 \h </w:instrText>
              <w:fldChar w:fldCharType="separate"/>
              <w:t>36</w:t>
              <w:fldChar w:fldCharType="end"/>
            </w:r>
          </w:hyperlink>
        </w:p>
        <w:p w14:paraId="5B50544E" w14:textId="7BCE919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7" w:history="1">
            <w:r>
              <w:rPr>
                <w:rStyle w:val="Hyperlink"/>
                <w:rFonts w:eastAsia="Times New Roman" w:cstheme="majorHAnsi"/>
                <w:noProof/>
              </w:rPr>
              <w:t>PrintCopyOfReceipt</w:t>
            </w:r>
            <w:r>
              <w:rPr>
                <w:noProof/>
                <w:webHidden/>
              </w:rPr>
              <w:tab/>
              <w:fldChar w:fldCharType="begin"/>
              <w:instrText xml:space="preserve"> PAGEREF _Toc220932387 \h </w:instrText>
              <w:fldChar w:fldCharType="separate"/>
              <w:t>36</w:t>
              <w:fldChar w:fldCharType="end"/>
            </w:r>
          </w:hyperlink>
        </w:p>
        <w:p w14:paraId="33BF0E07" w14:textId="1BE5DD25" w:rsidR="00EB6B43" w:rsidRDefault="00EB6B43">
          <w:pPr>
            <w:pStyle w:val="TOC1"/>
            <w:tabs>
              <w:tab w:val="right" w:leader="dot" w:pos="9350"/>
            </w:tabs>
            <w:rPr>
              <w:rFonts w:eastAsiaTheme="minorEastAsia"/>
              <w:b w:val="0"/>
              <w:noProof/>
              <w:kern w:val="2"/>
              <w:sz w:val="24"/>
              <w:szCs w:val="24"/>
              <w:lang w:val="en-US"/>
              <w14:ligatures w14:val="standardContextual"/>
            </w:rPr>
          </w:pPr>
          <w:hyperlink w:anchor="_Toc220932388" w:history="1">
            <w:r>
              <w:rPr>
                <w:rStyle w:val="Hyperlink"/>
                <w:bCs/>
                <w:noProof/>
              </w:rPr>
              <w:t>Error Codes</w:t>
            </w:r>
            <w:r>
              <w:rPr>
                <w:noProof/>
                <w:webHidden/>
              </w:rPr>
              <w:tab/>
              <w:fldChar w:fldCharType="begin"/>
              <w:instrText xml:space="preserve"> PAGEREF _Toc220932388 \h </w:instrText>
              <w:fldChar w:fldCharType="separate"/>
              <w:t>37</w:t>
              <w:fldChar w:fldCharType="end"/>
            </w:r>
          </w:hyperlink>
        </w:p>
        <w:p w14:paraId="30660B7C" w14:textId="4389E647" w:rsidR="00074457" w:rsidRDefault="00074457">
          <w:r>
            <w:rPr>
              <w:b/>
              <w:bCs/>
              <w:noProof/>
            </w:rPr>
            <w:fldChar w:fldCharType="end"/>
          </w:r>
        </w:p>
      </w:sdtContent>
    </w:sdt>
    <w:p w14:paraId="00968E3E" w14:textId="63214D32" w:rsidR="00465E49" w:rsidRPr="00465E49" w:rsidRDefault="003E722E" w:rsidP="00465E49">
      <w:pPr>
        <w:rPr>
          <w:rFonts w:asciiTheme="majorHAnsi" w:hAnsiTheme="majorHAnsi" w:cstheme="majorBidi"/>
          <w:sz w:val="32"/>
          <w:szCs w:val="32"/>
        </w:rPr>
      </w:pPr>
      <w:r>
        <w:br w:type="page"/>
      </w:r>
    </w:p>
    <w:p w14:paraId="4E5EBB8F" w14:textId="77777777" w:rsidR="004E6EC8" w:rsidRPr="004E6EC8" w:rsidRDefault="00465E49" w:rsidP="00CD5DA8">
      <w:pPr>
        <w:pStyle w:val="Heading1"/>
        <w:rPr>
          <w:rFonts w:eastAsia="Times New Roman"/>
          <w:b/>
          <w:bCs/>
          <w:color w:val="auto"/>
          <w:sz w:val="36"/>
          <w:szCs w:val="36"/>
        </w:rPr>
      </w:pPr>
      <w:bookmarkStart w:id="0" w:name="_Toc220932325"/>
      <w:r>
        <w:rPr>
          <w:rFonts w:eastAsia="Times New Roman"/>
          <w:b/>
          <w:bCs/>
          <w:color w:val="auto"/>
          <w:sz w:val="36"/>
          <w:szCs w:val="36"/>
        </w:rPr>
        <w:lastRenderedPageBreak/>
        <w:t>1 package receipt</w:t>
      </w:r>
      <w:bookmarkEnd w:id="0"/>
      <w:r>
        <w:rPr>
          <w:rFonts w:eastAsia="Times New Roman"/>
          <w:b/>
          <w:bCs/>
          <w:color w:val="auto"/>
          <w:sz w:val="36"/>
          <w:szCs w:val="36"/>
        </w:rPr>
        <w:t xml:space="preserve"> </w:t>
      </w:r>
    </w:p>
    <w:p w14:paraId="071D37BD" w14:textId="3480DB02" w:rsidR="00367EF1" w:rsidRPr="0090704D" w:rsidRDefault="008F26DF" w:rsidP="0090704D">
      <w:pPr>
        <w:pStyle w:val="Heading2"/>
        <w:rPr>
          <w:rFonts w:eastAsia="Times New Roman" w:cstheme="majorHAnsi"/>
          <w:color w:val="auto"/>
        </w:rPr>
      </w:pPr>
      <w:bookmarkStart w:id="1" w:name="_Toc220932326"/>
      <w:r>
        <w:rPr>
          <w:rFonts w:eastAsia="Times New Roman" w:cstheme="majorHAnsi"/>
          <w:color w:val="auto"/>
        </w:rPr>
        <w:t xml:space="preserve">General Information</w:t>
      </w:r>
      <w:bookmarkEnd w:id="1"/>
    </w:p>
    <w:p w14:paraId="43F2FF70" w14:textId="77777777" w:rsidR="00EF0F1A" w:rsidRDefault="00EF0F1A" w:rsidP="00EF0F1A">
      <w:r>
        <w:t>Endpoint:</w:t>
      </w:r>
    </w:p>
    <w:p w14:paraId="5C3E4B98" w14:textId="555B1011" w:rsidR="00EF0F1A" w:rsidRDefault="00EF0F1A" w:rsidP="00EF0F1A">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w:t>
      </w:r>
      <w:r>
        <w:rPr>
          <w:rFonts w:ascii="Cascadia Mono" w:hAnsi="Cascadia Mono" w:cs="Cascadia Mono"/>
          <w:color w:val="000000"/>
          <w:sz w:val="19"/>
          <w:szCs w:val="19"/>
        </w:rPr>
        <w:t xml:space="preserve"> fullReceipt</w:t>
      </w:r>
    </w:p>
    <w:p w14:paraId="5CE6F33D" w14:textId="072BAF9C" w:rsidR="00EF0F1A" w:rsidRDefault="00EF0F1A" w:rsidP="00EF0F1A">
      <w:r>
        <w:rPr>
          <w:rFonts w:ascii="Segoe UI" w:hAnsi="Segoe UI" w:cs="Segoe UI"/>
          <w:color w:val="212121"/>
          <w:sz w:val="18"/>
          <w:szCs w:val="18"/>
          <w:shd w:val="clear" w:color="auto" w:fill="FFFFFF"/>
        </w:rPr>
        <w:t xml:space="preserve">Full path for API - 127.0.0.1:5006/</w:t>
      </w:r>
      <w:r>
        <w:rPr>
          <w:rFonts w:ascii="Cascadia Mono" w:hAnsi="Cascadia Mono" w:cs="Cascadia Mono"/>
          <w:color w:val="000000"/>
          <w:sz w:val="19"/>
          <w:szCs w:val="19"/>
        </w:rPr>
        <w:t xml:space="preserve"> fullReceipt</w:t>
      </w:r>
    </w:p>
    <w:p w14:paraId="51C83D74" w14:textId="2C674F10" w:rsidR="00EE064B" w:rsidRPr="00AE0192" w:rsidRDefault="0000548D" w:rsidP="00AE0192">
      <w:r>
        <w:t xml:space="preserve"> </w:t>
      </w:r>
    </w:p>
    <w:p w14:paraId="682FF244" w14:textId="06EFF288" w:rsidR="00230762" w:rsidRPr="000C743D" w:rsidRDefault="008219C2" w:rsidP="000C743D">
      <w:pPr>
        <w:pStyle w:val="Heading2"/>
        <w:rPr>
          <w:rFonts w:eastAsia="Times New Roman" w:cstheme="majorHAnsi"/>
          <w:color w:val="auto"/>
        </w:rPr>
      </w:pPr>
      <w:bookmarkStart w:id="2" w:name="_Toc220932327"/>
      <w:r>
        <w:rPr>
          <w:rFonts w:eastAsia="Times New Roman" w:cstheme="majorHAnsi"/>
          <w:color w:val="auto"/>
        </w:rPr>
        <w:t xml:space="preserve">Fiscal receipt</w:t>
      </w:r>
      <w:bookmarkEnd w:id="2"/>
    </w:p>
    <w:tbl>
      <w:tblPr>
        <w:tblStyle w:val="TableGrid"/>
        <w:tblW w:w="0" w:type="auto"/>
        <w:tblLook w:val="04A0" w:firstRow="1" w:lastRow="0" w:firstColumn="1" w:lastColumn="0" w:noHBand="0" w:noVBand="1"/>
      </w:tblPr>
      <w:tblGrid>
        <w:gridCol w:w="4390"/>
        <w:gridCol w:w="66"/>
        <w:gridCol w:w="4894"/>
      </w:tblGrid>
      <w:tr w:rsidR="008219C2" w:rsidRPr="00775565" w14:paraId="27398162" w14:textId="77777777" w:rsidTr="00510EDE">
        <w:tc>
          <w:tcPr>
            <w:tcW w:w="4456" w:type="dxa"/>
            <w:gridSpan w:val="2"/>
          </w:tcPr>
          <w:p w14:paraId="4F0EE6BB" w14:textId="77777777" w:rsidR="008219C2" w:rsidRPr="00775565" w:rsidRDefault="008219C2" w:rsidP="008219C2">
            <w:pPr>
              <w:spacing w:line="300" w:lineRule="atLeast"/>
              <w:rPr>
                <w:rFonts w:cstheme="minorHAnsi"/>
              </w:rPr>
            </w:pPr>
            <w:r>
              <w:rPr>
                <w:rFonts w:cstheme="minorHAnsi"/>
              </w:rPr>
              <w:t>receiptType</w:t>
            </w:r>
          </w:p>
          <w:p w14:paraId="0946231D" w14:textId="2B1A43E9" w:rsidR="008219C2" w:rsidRPr="006F47CD" w:rsidRDefault="008219C2" w:rsidP="008219C2">
            <w:pPr>
              <w:spacing w:line="300" w:lineRule="atLeast"/>
              <w:rPr>
                <w:rFonts w:cstheme="minorHAnsi"/>
                <w:sz w:val="18"/>
                <w:szCs w:val="18"/>
              </w:rPr>
            </w:pPr>
            <w:r>
              <w:rPr>
                <w:rFonts w:cstheme="minorHAnsi"/>
                <w:color w:val="FF0000"/>
                <w:sz w:val="18"/>
                <w:szCs w:val="18"/>
              </w:rPr>
              <w:t>required</w:t>
            </w:r>
          </w:p>
        </w:tc>
        <w:tc>
          <w:tcPr>
            <w:tcW w:w="4894" w:type="dxa"/>
          </w:tcPr>
          <w:p w14:paraId="0F48DF88" w14:textId="77777777" w:rsidR="008219C2" w:rsidRPr="00B84A41" w:rsidRDefault="008219C2" w:rsidP="00BF578D">
            <w:pPr>
              <w:spacing w:line="300" w:lineRule="atLeast"/>
              <w:rPr>
                <w:rFonts w:cstheme="minorHAnsi"/>
                <w:b/>
                <w:bCs/>
                <w:i/>
                <w:iCs/>
              </w:rPr>
            </w:pPr>
            <w:r>
              <w:rPr>
                <w:rFonts w:cstheme="minorHAnsi"/>
                <w:b/>
                <w:bCs/>
                <w:i/>
                <w:iCs/>
              </w:rPr>
              <w:t>string</w:t>
            </w:r>
          </w:p>
          <w:p w14:paraId="62BDD24B" w14:textId="2A5AA783" w:rsidR="008219C2" w:rsidRPr="00775565" w:rsidRDefault="00B315B7" w:rsidP="00BF578D">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fiscal</w:t>
            </w:r>
          </w:p>
        </w:tc>
      </w:tr>
      <w:tr w:rsidR="008219C2" w:rsidRPr="00775565" w14:paraId="08C2586D" w14:textId="77777777" w:rsidTr="00510EDE">
        <w:tc>
          <w:tcPr>
            <w:tcW w:w="4456" w:type="dxa"/>
            <w:gridSpan w:val="2"/>
          </w:tcPr>
          <w:p w14:paraId="269E8E38" w14:textId="77777777" w:rsidR="008219C2" w:rsidRPr="00775565" w:rsidRDefault="001B4CBB" w:rsidP="007D67CF">
            <w:pPr>
              <w:spacing w:line="300" w:lineRule="atLeast"/>
              <w:rPr>
                <w:rFonts w:cstheme="minorHAnsi"/>
              </w:rPr>
            </w:pPr>
            <w:r>
              <w:rPr>
                <w:rFonts w:cstheme="minorHAnsi"/>
              </w:rPr>
              <w:t>topCommentLines</w:t>
            </w:r>
          </w:p>
          <w:p w14:paraId="642542EC" w14:textId="4C7787FC" w:rsidR="007D67CF" w:rsidRPr="006F47CD" w:rsidRDefault="007D67CF" w:rsidP="007D67CF">
            <w:pPr>
              <w:spacing w:line="300" w:lineRule="atLeast"/>
              <w:rPr>
                <w:rFonts w:cstheme="minorHAnsi"/>
                <w:sz w:val="18"/>
                <w:szCs w:val="18"/>
              </w:rPr>
            </w:pPr>
            <w:r>
              <w:rPr>
                <w:rFonts w:cstheme="minorHAnsi"/>
                <w:color w:val="FF0000"/>
                <w:sz w:val="18"/>
                <w:szCs w:val="18"/>
              </w:rPr>
              <w:t>optional</w:t>
            </w:r>
          </w:p>
        </w:tc>
        <w:tc>
          <w:tcPr>
            <w:tcW w:w="4894" w:type="dxa"/>
          </w:tcPr>
          <w:p w14:paraId="1B2B5EE9" w14:textId="77777777" w:rsidR="00BF578D" w:rsidRPr="00B84A41" w:rsidRDefault="003B26D1" w:rsidP="00BF578D">
            <w:pPr>
              <w:spacing w:line="300" w:lineRule="atLeast"/>
              <w:rPr>
                <w:rFonts w:cstheme="minorHAnsi"/>
                <w:b/>
                <w:bCs/>
                <w:i/>
                <w:iCs/>
              </w:rPr>
            </w:pPr>
            <w:r>
              <w:rPr>
                <w:rFonts w:cstheme="minorHAnsi"/>
                <w:b/>
                <w:bCs/>
                <w:i/>
                <w:iCs/>
              </w:rPr>
              <w:t xml:space="preserve">array of objects  </w:t>
            </w:r>
          </w:p>
          <w:p w14:paraId="04854C07" w14:textId="711CEF1C" w:rsidR="008219C2" w:rsidRPr="00775565" w:rsidRDefault="00D21993" w:rsidP="00BF578D">
            <w:pPr>
              <w:spacing w:line="300" w:lineRule="atLeast"/>
              <w:rPr>
                <w:rFonts w:cstheme="minorHAnsi"/>
              </w:rPr>
            </w:pPr>
            <w:r>
              <w:rPr>
                <w:rFonts w:cstheme="minorHAnsi"/>
              </w:rPr>
              <w:t xml:space="preserve">prints a free text comments lines in the beginning of receipt, before items sales</w:t>
            </w:r>
          </w:p>
        </w:tc>
      </w:tr>
      <w:tr w:rsidR="008219C2" w:rsidRPr="00775565" w14:paraId="4FACE5F7" w14:textId="77777777" w:rsidTr="00510EDE">
        <w:tc>
          <w:tcPr>
            <w:tcW w:w="4456" w:type="dxa"/>
            <w:gridSpan w:val="2"/>
          </w:tcPr>
          <w:p w14:paraId="2D91630E" w14:textId="77777777" w:rsidR="008219C2" w:rsidRPr="00775565" w:rsidRDefault="001B4CBB" w:rsidP="003417B3">
            <w:pPr>
              <w:spacing w:line="300" w:lineRule="atLeast"/>
              <w:ind w:left="720"/>
              <w:rPr>
                <w:rFonts w:cstheme="minorHAnsi"/>
              </w:rPr>
            </w:pPr>
            <w:r>
              <w:rPr>
                <w:rFonts w:cstheme="minorHAnsi"/>
              </w:rPr>
              <w:t>commentLine</w:t>
            </w:r>
          </w:p>
          <w:p w14:paraId="22C703B3" w14:textId="6FA2324C" w:rsidR="003417B3" w:rsidRPr="00B84A41" w:rsidRDefault="003417B3" w:rsidP="003417B3">
            <w:pPr>
              <w:spacing w:line="300" w:lineRule="atLeast"/>
              <w:ind w:left="720"/>
              <w:rPr>
                <w:rFonts w:cstheme="minorHAnsi"/>
                <w:sz w:val="18"/>
                <w:szCs w:val="18"/>
              </w:rPr>
            </w:pPr>
            <w:r>
              <w:rPr>
                <w:rFonts w:cstheme="minorHAnsi"/>
                <w:color w:val="FF0000"/>
                <w:sz w:val="18"/>
                <w:szCs w:val="18"/>
              </w:rPr>
              <w:t xml:space="preserve">required </w:t>
            </w:r>
          </w:p>
        </w:tc>
        <w:tc>
          <w:tcPr>
            <w:tcW w:w="4894" w:type="dxa"/>
          </w:tcPr>
          <w:p w14:paraId="0FBA70F6" w14:textId="77777777" w:rsidR="008219C2" w:rsidRPr="00B84A41" w:rsidRDefault="00732356" w:rsidP="00BF578D">
            <w:pPr>
              <w:spacing w:line="300" w:lineRule="atLeast"/>
              <w:rPr>
                <w:rFonts w:cstheme="minorHAnsi"/>
                <w:b/>
                <w:bCs/>
                <w:i/>
                <w:iCs/>
              </w:rPr>
            </w:pPr>
            <w:r>
              <w:rPr>
                <w:rFonts w:cstheme="minorHAnsi"/>
                <w:b/>
                <w:bCs/>
                <w:i/>
                <w:iCs/>
              </w:rPr>
              <w:t>string</w:t>
            </w:r>
          </w:p>
          <w:p w14:paraId="47E5A30C" w14:textId="547EEBB9" w:rsidR="00BF578D" w:rsidRPr="00775565" w:rsidRDefault="00BF578D" w:rsidP="00BF578D">
            <w:pPr>
              <w:spacing w:line="300" w:lineRule="atLeast"/>
              <w:rPr>
                <w:rFonts w:cstheme="minorHAnsi"/>
              </w:rPr>
            </w:pPr>
            <w:r>
              <w:rPr>
                <w:rFonts w:cstheme="minorHAnsi"/>
              </w:rPr>
              <w:t xml:space="preserve">comment line text</w:t>
            </w:r>
          </w:p>
        </w:tc>
      </w:tr>
      <w:tr w:rsidR="008219C2" w:rsidRPr="00775565" w14:paraId="28470D52" w14:textId="77777777" w:rsidTr="00510EDE">
        <w:tc>
          <w:tcPr>
            <w:tcW w:w="4456" w:type="dxa"/>
            <w:gridSpan w:val="2"/>
          </w:tcPr>
          <w:p w14:paraId="6A9220AC" w14:textId="77777777" w:rsidR="008219C2" w:rsidRPr="00775565" w:rsidRDefault="00732356" w:rsidP="003417B3">
            <w:pPr>
              <w:spacing w:line="300" w:lineRule="atLeast"/>
              <w:ind w:left="720"/>
              <w:rPr>
                <w:rFonts w:cstheme="minorHAnsi"/>
              </w:rPr>
            </w:pPr>
            <w:r>
              <w:rPr>
                <w:rFonts w:cstheme="minorHAnsi"/>
              </w:rPr>
              <w:t>commentLineAttrib</w:t>
            </w:r>
          </w:p>
          <w:p w14:paraId="36FF1012" w14:textId="3C708007" w:rsidR="003417B3" w:rsidRPr="00B84A41" w:rsidRDefault="003417B3" w:rsidP="003417B3">
            <w:pPr>
              <w:spacing w:line="300" w:lineRule="atLeast"/>
              <w:ind w:left="720"/>
              <w:rPr>
                <w:rFonts w:cstheme="minorHAnsi"/>
                <w:sz w:val="18"/>
                <w:szCs w:val="18"/>
              </w:rPr>
            </w:pPr>
            <w:r>
              <w:rPr>
                <w:rFonts w:cstheme="minorHAnsi"/>
                <w:color w:val="FF0000"/>
                <w:sz w:val="18"/>
                <w:szCs w:val="18"/>
              </w:rPr>
              <w:t xml:space="preserve">required </w:t>
            </w:r>
          </w:p>
        </w:tc>
        <w:tc>
          <w:tcPr>
            <w:tcW w:w="4894" w:type="dxa"/>
          </w:tcPr>
          <w:p w14:paraId="393F3466" w14:textId="143CDD98" w:rsidR="008219C2" w:rsidRPr="00B84A41" w:rsidRDefault="00BF578D" w:rsidP="00BF578D">
            <w:pPr>
              <w:spacing w:line="300" w:lineRule="atLeast"/>
              <w:rPr>
                <w:rFonts w:cstheme="minorHAnsi"/>
                <w:b/>
                <w:bCs/>
                <w:i/>
                <w:iCs/>
              </w:rPr>
            </w:pPr>
            <w:r>
              <w:rPr>
                <w:rFonts w:cstheme="minorHAnsi"/>
                <w:b/>
                <w:bCs/>
                <w:i/>
                <w:iCs/>
              </w:rPr>
              <w:t>int</w:t>
            </w:r>
          </w:p>
          <w:p w14:paraId="7218461F" w14:textId="0D0DED89" w:rsidR="00BF578D" w:rsidRPr="00775565" w:rsidRDefault="00BF578D" w:rsidP="00BF578D">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876192" w:rsidRPr="00775565" w14:paraId="67B58C67" w14:textId="77777777" w:rsidTr="00510EDE">
        <w:tc>
          <w:tcPr>
            <w:tcW w:w="4456" w:type="dxa"/>
            <w:gridSpan w:val="2"/>
          </w:tcPr>
          <w:p w14:paraId="3C8DC1CD" w14:textId="1BF7F120" w:rsidR="00876192" w:rsidRPr="00775565" w:rsidRDefault="00876192" w:rsidP="00876192">
            <w:pPr>
              <w:spacing w:line="300" w:lineRule="atLeast"/>
              <w:rPr>
                <w:rFonts w:cstheme="minorHAnsi"/>
              </w:rPr>
            </w:pPr>
            <w:r>
              <w:rPr>
                <w:rFonts w:cstheme="minorHAnsi"/>
              </w:rPr>
              <w:t>fiscalReceip</w:t>
            </w:r>
          </w:p>
          <w:p w14:paraId="10732E94" w14:textId="2550A4C0" w:rsidR="00876192" w:rsidRPr="00775565" w:rsidRDefault="00876192" w:rsidP="00876192">
            <w:pPr>
              <w:spacing w:line="300" w:lineRule="atLeast"/>
              <w:rPr>
                <w:rFonts w:cstheme="minorHAnsi"/>
              </w:rPr>
            </w:pPr>
            <w:r>
              <w:rPr>
                <w:rFonts w:cstheme="minorHAnsi"/>
                <w:color w:val="FF0000"/>
                <w:sz w:val="18"/>
                <w:szCs w:val="18"/>
              </w:rPr>
              <w:t>required</w:t>
            </w:r>
          </w:p>
        </w:tc>
        <w:tc>
          <w:tcPr>
            <w:tcW w:w="4894" w:type="dxa"/>
          </w:tcPr>
          <w:p w14:paraId="16FA8DCA" w14:textId="77777777" w:rsidR="00876192" w:rsidRPr="00B84A41" w:rsidRDefault="00876192" w:rsidP="00876192">
            <w:pPr>
              <w:spacing w:line="300" w:lineRule="atLeast"/>
              <w:rPr>
                <w:rFonts w:cstheme="minorHAnsi"/>
                <w:b/>
                <w:bCs/>
                <w:i/>
                <w:iCs/>
              </w:rPr>
            </w:pPr>
            <w:r>
              <w:rPr>
                <w:rFonts w:cstheme="minorHAnsi"/>
                <w:b/>
                <w:bCs/>
                <w:i/>
                <w:iCs/>
              </w:rPr>
              <w:t>object</w:t>
            </w:r>
          </w:p>
          <w:p w14:paraId="2DCE8AF4" w14:textId="6DE221DB" w:rsidR="00876192" w:rsidRPr="00B84A41" w:rsidRDefault="00D21993" w:rsidP="00876192">
            <w:pPr>
              <w:spacing w:line="300" w:lineRule="atLeast"/>
              <w:rPr>
                <w:rFonts w:cstheme="minorHAnsi"/>
                <w:b/>
                <w:bCs/>
                <w:i/>
                <w:iCs/>
              </w:rPr>
            </w:pPr>
            <w:r>
              <w:t xml:space="preserve">prints fiscal receipt</w:t>
            </w:r>
          </w:p>
        </w:tc>
      </w:tr>
      <w:tr w:rsidR="00732356" w:rsidRPr="00775565" w14:paraId="25AF4E31" w14:textId="77777777" w:rsidTr="00510EDE">
        <w:tc>
          <w:tcPr>
            <w:tcW w:w="4456" w:type="dxa"/>
            <w:gridSpan w:val="2"/>
          </w:tcPr>
          <w:p w14:paraId="2D86DEE3" w14:textId="77777777" w:rsidR="00732356" w:rsidRPr="00775565" w:rsidRDefault="00732356" w:rsidP="00876192">
            <w:pPr>
              <w:spacing w:line="300" w:lineRule="atLeast"/>
              <w:ind w:left="720"/>
              <w:rPr>
                <w:rFonts w:cstheme="minorHAnsi"/>
              </w:rPr>
            </w:pPr>
            <w:r>
              <w:rPr>
                <w:rFonts w:cstheme="minorHAnsi"/>
              </w:rPr>
              <w:t>receiptItem</w:t>
            </w:r>
          </w:p>
          <w:p w14:paraId="48D6D895" w14:textId="2A2188A7" w:rsidR="00732356" w:rsidRPr="00B84A41" w:rsidRDefault="00732356" w:rsidP="00876192">
            <w:pPr>
              <w:spacing w:line="300" w:lineRule="atLeast"/>
              <w:ind w:left="720"/>
              <w:rPr>
                <w:rFonts w:cstheme="minorHAnsi"/>
                <w:sz w:val="18"/>
                <w:szCs w:val="18"/>
              </w:rPr>
            </w:pPr>
            <w:r>
              <w:rPr>
                <w:rFonts w:cstheme="minorHAnsi"/>
                <w:color w:val="FF0000"/>
                <w:sz w:val="18"/>
                <w:szCs w:val="18"/>
              </w:rPr>
              <w:t>required</w:t>
            </w:r>
          </w:p>
        </w:tc>
        <w:tc>
          <w:tcPr>
            <w:tcW w:w="4894" w:type="dxa"/>
          </w:tcPr>
          <w:p w14:paraId="5AB03607" w14:textId="77777777" w:rsidR="00732356" w:rsidRPr="00B84A41" w:rsidRDefault="003B26D1" w:rsidP="00BF578D">
            <w:pPr>
              <w:spacing w:line="300" w:lineRule="atLeast"/>
              <w:rPr>
                <w:rFonts w:cstheme="minorHAnsi"/>
                <w:b/>
                <w:bCs/>
                <w:i/>
                <w:iCs/>
              </w:rPr>
            </w:pPr>
            <w:r>
              <w:rPr>
                <w:rFonts w:cstheme="minorHAnsi"/>
                <w:b/>
                <w:bCs/>
                <w:i/>
                <w:iCs/>
              </w:rPr>
              <w:t xml:space="preserve">array of objects</w:t>
            </w:r>
          </w:p>
          <w:p w14:paraId="753FA524" w14:textId="1C70C69C" w:rsidR="005E5553" w:rsidRPr="00775565" w:rsidRDefault="00D21993" w:rsidP="00BF578D">
            <w:pPr>
              <w:spacing w:line="300" w:lineRule="atLeast"/>
              <w:rPr>
                <w:rFonts w:cstheme="minorHAnsi"/>
              </w:rPr>
            </w:pPr>
            <w:r>
              <w:t xml:space="preserve">print an item on the receipt</w:t>
            </w:r>
          </w:p>
        </w:tc>
      </w:tr>
      <w:tr w:rsidR="00732356" w:rsidRPr="00775565" w14:paraId="156EBF00" w14:textId="77777777" w:rsidTr="00510EDE">
        <w:tc>
          <w:tcPr>
            <w:tcW w:w="4456" w:type="dxa"/>
            <w:gridSpan w:val="2"/>
          </w:tcPr>
          <w:p w14:paraId="20005078" w14:textId="77777777" w:rsidR="00732356" w:rsidRPr="00775565" w:rsidRDefault="00183B8A" w:rsidP="00876192">
            <w:pPr>
              <w:spacing w:line="300" w:lineRule="atLeast"/>
              <w:ind w:left="1440"/>
              <w:rPr>
                <w:rFonts w:cstheme="minorHAnsi"/>
              </w:rPr>
            </w:pPr>
            <w:r>
              <w:rPr>
                <w:rFonts w:cstheme="minorHAnsi"/>
              </w:rPr>
              <w:t>itemDescription</w:t>
            </w:r>
          </w:p>
          <w:p w14:paraId="515767DF" w14:textId="471BC104"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099B2AF0" w14:textId="5A3B1089" w:rsidR="00732356" w:rsidRPr="00B84A41" w:rsidRDefault="005E5553" w:rsidP="00BF578D">
            <w:pPr>
              <w:spacing w:line="300" w:lineRule="atLeast"/>
              <w:rPr>
                <w:rFonts w:cstheme="minorHAnsi"/>
                <w:b/>
                <w:bCs/>
                <w:i/>
                <w:iCs/>
              </w:rPr>
            </w:pPr>
            <w:r>
              <w:rPr>
                <w:rFonts w:cstheme="minorHAnsi"/>
                <w:b/>
                <w:bCs/>
                <w:i/>
                <w:iCs/>
              </w:rPr>
              <w:t>string</w:t>
            </w:r>
          </w:p>
          <w:p w14:paraId="2138A716" w14:textId="64897B24" w:rsidR="005E5553" w:rsidRPr="00775565" w:rsidRDefault="005E5553" w:rsidP="00BF578D">
            <w:pPr>
              <w:spacing w:line="300" w:lineRule="atLeast"/>
              <w:rPr>
                <w:rFonts w:cstheme="minorHAnsi"/>
              </w:rPr>
            </w:pPr>
            <w:r>
              <w:t xml:space="preserve">the item description (name). It cannot exceed 29 characters in length</w:t>
            </w:r>
          </w:p>
        </w:tc>
      </w:tr>
      <w:tr w:rsidR="00732356" w:rsidRPr="00775565" w14:paraId="5F1A2780" w14:textId="77777777" w:rsidTr="00510EDE">
        <w:tc>
          <w:tcPr>
            <w:tcW w:w="4456" w:type="dxa"/>
            <w:gridSpan w:val="2"/>
          </w:tcPr>
          <w:p w14:paraId="42429D2A" w14:textId="77777777" w:rsidR="00732356" w:rsidRPr="00775565" w:rsidRDefault="00183B8A" w:rsidP="00876192">
            <w:pPr>
              <w:spacing w:line="300" w:lineRule="atLeast"/>
              <w:ind w:left="1440"/>
              <w:rPr>
                <w:rFonts w:cstheme="minorHAnsi"/>
              </w:rPr>
            </w:pPr>
            <w:r>
              <w:rPr>
                <w:rFonts w:cstheme="minorHAnsi"/>
              </w:rPr>
              <w:t>itemQuantity</w:t>
            </w:r>
          </w:p>
          <w:p w14:paraId="54A22BD4" w14:textId="10942C3A"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6BC472C6" w14:textId="0ACA60C3" w:rsidR="00732356" w:rsidRPr="00B84A41" w:rsidRDefault="005E5553" w:rsidP="00BF578D">
            <w:pPr>
              <w:spacing w:line="300" w:lineRule="atLeast"/>
              <w:rPr>
                <w:rFonts w:cstheme="minorHAnsi"/>
                <w:b/>
                <w:bCs/>
                <w:i/>
                <w:iCs/>
              </w:rPr>
            </w:pPr>
            <w:r>
              <w:rPr>
                <w:rFonts w:cstheme="minorHAnsi"/>
                <w:b/>
                <w:bCs/>
                <w:i/>
                <w:iCs/>
              </w:rPr>
              <w:t>double</w:t>
            </w:r>
          </w:p>
          <w:p w14:paraId="6C785322" w14:textId="4F153FEE" w:rsidR="005E5553" w:rsidRPr="00775565" w:rsidRDefault="005E5553" w:rsidP="00BF578D">
            <w:pPr>
              <w:spacing w:line="300" w:lineRule="atLeast"/>
              <w:rPr>
                <w:rFonts w:cstheme="minorHAnsi"/>
              </w:rPr>
            </w:pPr>
            <w:r>
              <w:t xml:space="preserve">the amount of the item to be sold</w:t>
            </w:r>
          </w:p>
        </w:tc>
      </w:tr>
      <w:tr w:rsidR="00732356" w:rsidRPr="00775565" w14:paraId="773DAC10" w14:textId="77777777" w:rsidTr="00510EDE">
        <w:tc>
          <w:tcPr>
            <w:tcW w:w="4456" w:type="dxa"/>
            <w:gridSpan w:val="2"/>
          </w:tcPr>
          <w:p w14:paraId="5CFBDC3C" w14:textId="77777777" w:rsidR="00732356" w:rsidRPr="00775565" w:rsidRDefault="00183B8A" w:rsidP="00876192">
            <w:pPr>
              <w:spacing w:line="300" w:lineRule="atLeast"/>
              <w:ind w:left="1440"/>
              <w:rPr>
                <w:rFonts w:cstheme="minorHAnsi"/>
              </w:rPr>
            </w:pPr>
            <w:r>
              <w:rPr>
                <w:rFonts w:cstheme="minorHAnsi"/>
              </w:rPr>
              <w:t>itemPrice</w:t>
            </w:r>
          </w:p>
          <w:p w14:paraId="096A45ED" w14:textId="453CD505"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17AB5219" w14:textId="48242D0C" w:rsidR="00732356" w:rsidRPr="00B84A41" w:rsidRDefault="005E5553" w:rsidP="00BF578D">
            <w:pPr>
              <w:spacing w:line="300" w:lineRule="atLeast"/>
              <w:rPr>
                <w:rFonts w:cstheme="minorHAnsi"/>
                <w:b/>
                <w:bCs/>
                <w:i/>
                <w:iCs/>
              </w:rPr>
            </w:pPr>
            <w:r>
              <w:rPr>
                <w:rFonts w:cstheme="minorHAnsi"/>
                <w:b/>
                <w:bCs/>
                <w:i/>
                <w:iCs/>
              </w:rPr>
              <w:t>double</w:t>
            </w:r>
          </w:p>
          <w:p w14:paraId="4D094234" w14:textId="73A8CDD5" w:rsidR="005E5553" w:rsidRPr="00775565" w:rsidRDefault="005E5553" w:rsidP="00BF578D">
            <w:pPr>
              <w:spacing w:line="300" w:lineRule="atLeast"/>
              <w:rPr>
                <w:rFonts w:cstheme="minorHAnsi"/>
              </w:rPr>
            </w:pPr>
            <w:r>
              <w:t xml:space="preserve">the price of an item unit. It cannot be equal to 0</w:t>
            </w:r>
          </w:p>
        </w:tc>
      </w:tr>
      <w:tr w:rsidR="00183B8A" w:rsidRPr="00775565" w14:paraId="48028856" w14:textId="77777777" w:rsidTr="00510EDE">
        <w:tc>
          <w:tcPr>
            <w:tcW w:w="4456" w:type="dxa"/>
            <w:gridSpan w:val="2"/>
          </w:tcPr>
          <w:p w14:paraId="2466757D" w14:textId="77777777" w:rsidR="00183B8A" w:rsidRPr="00775565" w:rsidRDefault="00183B8A" w:rsidP="00876192">
            <w:pPr>
              <w:spacing w:line="300" w:lineRule="atLeast"/>
              <w:ind w:left="1440"/>
              <w:rPr>
                <w:rFonts w:cstheme="minorHAnsi"/>
              </w:rPr>
            </w:pPr>
            <w:r>
              <w:rPr>
                <w:rFonts w:cstheme="minorHAnsi"/>
              </w:rPr>
              <w:t>vatID</w:t>
            </w:r>
          </w:p>
          <w:p w14:paraId="5D9671F8" w14:textId="09B614D4"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5B382E6E" w14:textId="77777777" w:rsidR="00183B8A" w:rsidRPr="00B84A41" w:rsidRDefault="003B26D1" w:rsidP="00BF578D">
            <w:pPr>
              <w:spacing w:line="300" w:lineRule="atLeast"/>
              <w:rPr>
                <w:rFonts w:cstheme="minorHAnsi"/>
                <w:b/>
                <w:bCs/>
                <w:i/>
                <w:iCs/>
              </w:rPr>
            </w:pPr>
            <w:r>
              <w:rPr>
                <w:rFonts w:cstheme="minorHAnsi"/>
                <w:b/>
                <w:bCs/>
                <w:i/>
                <w:iCs/>
              </w:rPr>
              <w:t>int</w:t>
            </w:r>
          </w:p>
          <w:p w14:paraId="6F9F295B" w14:textId="34BB98D8" w:rsidR="005E5553" w:rsidRPr="00775565" w:rsidRDefault="005E5553" w:rsidP="00BF578D">
            <w:pPr>
              <w:spacing w:line="300" w:lineRule="atLeast"/>
              <w:rPr>
                <w:rFonts w:cstheme="minorHAnsi"/>
              </w:rPr>
            </w:pPr>
            <w:r>
              <w:t xml:space="preserve">the VAT number which corresponds to the value in the FMB VAT table</w:t>
            </w:r>
          </w:p>
        </w:tc>
      </w:tr>
      <w:tr w:rsidR="00183B8A" w:rsidRPr="00775565" w14:paraId="4CB591F0" w14:textId="77777777" w:rsidTr="00510EDE">
        <w:tc>
          <w:tcPr>
            <w:tcW w:w="4456" w:type="dxa"/>
            <w:gridSpan w:val="2"/>
          </w:tcPr>
          <w:p w14:paraId="0EBF6934" w14:textId="77777777" w:rsidR="00183B8A" w:rsidRPr="00775565" w:rsidRDefault="00183B8A" w:rsidP="00876192">
            <w:pPr>
              <w:spacing w:line="300" w:lineRule="atLeast"/>
              <w:ind w:left="1440"/>
              <w:rPr>
                <w:rFonts w:cstheme="minorHAnsi"/>
              </w:rPr>
            </w:pPr>
            <w:r>
              <w:rPr>
                <w:rFonts w:cstheme="minorHAnsi"/>
              </w:rPr>
              <w:t>itemUnit</w:t>
            </w:r>
          </w:p>
          <w:p w14:paraId="2F338D1D" w14:textId="6033B6FF"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7387BF22" w14:textId="272B395E" w:rsidR="00183B8A" w:rsidRPr="00B84A41" w:rsidRDefault="00B315B7" w:rsidP="00BF578D">
            <w:pPr>
              <w:spacing w:line="300" w:lineRule="atLeast"/>
              <w:rPr>
                <w:rFonts w:cstheme="minorHAnsi"/>
                <w:b/>
                <w:bCs/>
                <w:i/>
                <w:iCs/>
              </w:rPr>
            </w:pPr>
            <w:r>
              <w:rPr>
                <w:rFonts w:cstheme="minorHAnsi"/>
                <w:b/>
                <w:bCs/>
                <w:i/>
                <w:iCs/>
              </w:rPr>
              <w:t>string</w:t>
            </w:r>
          </w:p>
          <w:p w14:paraId="67B959C4" w14:textId="1437BB46" w:rsidR="005E5553" w:rsidRPr="00775565" w:rsidRDefault="005E5553" w:rsidP="00BF578D">
            <w:pPr>
              <w:spacing w:line="300" w:lineRule="atLeast"/>
              <w:rPr>
                <w:rFonts w:cstheme="minorHAnsi"/>
              </w:rPr>
            </w:pPr>
            <w:r>
              <w:t xml:space="preserve">the item measure unit. It cannot exceed 3 characters in length</w:t>
            </w:r>
          </w:p>
        </w:tc>
      </w:tr>
      <w:tr w:rsidR="00183B8A" w:rsidRPr="00775565" w14:paraId="2F468A37" w14:textId="77777777" w:rsidTr="00510EDE">
        <w:tc>
          <w:tcPr>
            <w:tcW w:w="4456" w:type="dxa"/>
            <w:gridSpan w:val="2"/>
          </w:tcPr>
          <w:p w14:paraId="731B18A9" w14:textId="77777777" w:rsidR="00183B8A" w:rsidRPr="00775565" w:rsidRDefault="00B953B7" w:rsidP="00876192">
            <w:pPr>
              <w:spacing w:line="300" w:lineRule="atLeast"/>
              <w:ind w:left="1440"/>
              <w:rPr>
                <w:rFonts w:cstheme="minorHAnsi"/>
              </w:rPr>
            </w:pPr>
            <w:r>
              <w:rPr>
                <w:rFonts w:cstheme="minorHAnsi"/>
              </w:rPr>
              <w:t>itemDiscount</w:t>
            </w:r>
          </w:p>
          <w:p w14:paraId="6F42E46E" w14:textId="718DFFFB" w:rsidR="00B315B7" w:rsidRPr="00B84A41" w:rsidRDefault="00B315B7" w:rsidP="00876192">
            <w:pPr>
              <w:spacing w:line="300" w:lineRule="atLeast"/>
              <w:ind w:left="1440"/>
              <w:rPr>
                <w:rFonts w:cstheme="minorHAnsi"/>
                <w:sz w:val="18"/>
                <w:szCs w:val="18"/>
              </w:rPr>
            </w:pPr>
            <w:r>
              <w:rPr>
                <w:rFonts w:cstheme="minorHAnsi"/>
                <w:color w:val="FF0000"/>
                <w:sz w:val="18"/>
                <w:szCs w:val="18"/>
              </w:rPr>
              <w:t>optional</w:t>
            </w:r>
          </w:p>
        </w:tc>
        <w:tc>
          <w:tcPr>
            <w:tcW w:w="4894" w:type="dxa"/>
          </w:tcPr>
          <w:p w14:paraId="0A0EB58F" w14:textId="77777777" w:rsidR="00183B8A" w:rsidRPr="00B84A41" w:rsidRDefault="003B26D1" w:rsidP="00BF578D">
            <w:pPr>
              <w:spacing w:line="300" w:lineRule="atLeast"/>
              <w:rPr>
                <w:rFonts w:cstheme="minorHAnsi"/>
                <w:b/>
                <w:bCs/>
                <w:i/>
                <w:iCs/>
              </w:rPr>
            </w:pPr>
            <w:del w:id="9062" w:author="Claude" w:date="2026-09-29T00:00:00Z">
              <w:r>
                <w:rPr>
                  <w:rFonts w:cstheme="minorHAnsi"/>
                  <w:b/>
                  <w:bCs/>
                  <w:i/>
                  <w:iCs/>
                </w:rPr>
                <w:delText xml:space="preserve">array of objects</w:delText>
              </w:r>
            </w:del>
            <w:ins w:id="9063" w:author="Claude" w:date="2026-09-29T00:00:00Z">
              <w:r>
                <w:rPr>
                  <w:rFonts w:cstheme="minorHAnsi"/>
                  <w:b/>
                  <w:bCs/>
                  <w:i/>
                  <w:iCs/>
                </w:rPr>
                <w:t xml:space="preserve">object</w:t>
              </w:r>
            </w:ins>
          </w:p>
          <w:p w14:paraId="744251BC" w14:textId="7157E2F2" w:rsidR="00B315B7" w:rsidRPr="00775565" w:rsidRDefault="00B315B7" w:rsidP="00BF578D">
            <w:pPr>
              <w:spacing w:line="300" w:lineRule="atLeast"/>
              <w:rPr>
                <w:rFonts w:cstheme="minorHAnsi"/>
              </w:rPr>
            </w:pPr>
            <w:r>
              <w:t xml:space="preserve">Applies discount/surcharge for the last item</w:t>
            </w:r>
          </w:p>
        </w:tc>
      </w:tr>
      <w:tr w:rsidR="00460A44" w:rsidRPr="00775565" w14:paraId="7C3BCD13" w14:textId="77777777" w:rsidTr="00510EDE">
        <w:tc>
          <w:tcPr>
            <w:tcW w:w="4456" w:type="dxa"/>
            <w:gridSpan w:val="2"/>
          </w:tcPr>
          <w:p w14:paraId="4FACBE07" w14:textId="3BE86EBF" w:rsidR="00460A44" w:rsidRPr="00775565" w:rsidRDefault="00460A44" w:rsidP="00460A44">
            <w:pPr>
              <w:spacing w:line="300" w:lineRule="atLeast"/>
              <w:ind w:left="1440"/>
              <w:rPr>
                <w:rFonts w:cstheme="minorHAnsi"/>
              </w:rPr>
            </w:pPr>
            <w:r>
              <w:rPr>
                <w:rFonts w:cstheme="minorHAnsi"/>
              </w:rPr>
              <w:t>itemGroup</w:t>
            </w:r>
          </w:p>
          <w:p w14:paraId="4C53E513" w14:textId="0626E811" w:rsidR="00460A44" w:rsidRPr="00775565" w:rsidRDefault="00460A44" w:rsidP="00876192">
            <w:pPr>
              <w:spacing w:line="300" w:lineRule="atLeast"/>
              <w:ind w:left="1440"/>
              <w:rPr>
                <w:rFonts w:cstheme="minorHAnsi"/>
              </w:rPr>
            </w:pPr>
            <w:r>
              <w:rPr>
                <w:rFonts w:cstheme="minorHAnsi"/>
                <w:color w:val="FF0000"/>
                <w:sz w:val="18"/>
                <w:szCs w:val="18"/>
              </w:rPr>
              <w:t>optional</w:t>
            </w:r>
          </w:p>
        </w:tc>
        <w:tc>
          <w:tcPr>
            <w:tcW w:w="4894" w:type="dxa"/>
          </w:tcPr>
          <w:p w14:paraId="09331EA6" w14:textId="77777777" w:rsidR="00460A44" w:rsidRPr="00B84A41" w:rsidRDefault="00460A44" w:rsidP="00460A44">
            <w:pPr>
              <w:spacing w:line="300" w:lineRule="atLeast"/>
              <w:rPr>
                <w:rFonts w:cstheme="minorHAnsi"/>
                <w:b/>
                <w:bCs/>
                <w:i/>
                <w:iCs/>
              </w:rPr>
            </w:pPr>
            <w:r>
              <w:rPr>
                <w:rFonts w:cstheme="minorHAnsi"/>
                <w:b/>
                <w:bCs/>
                <w:i/>
                <w:iCs/>
              </w:rPr>
              <w:t>string</w:t>
            </w:r>
          </w:p>
          <w:p w14:paraId="4987DD26" w14:textId="406108D8" w:rsidR="00460A44" w:rsidRPr="00B84A41" w:rsidRDefault="00460A44" w:rsidP="00460A44">
            <w:pPr>
              <w:spacing w:line="300" w:lineRule="atLeast"/>
              <w:rPr>
                <w:rFonts w:cstheme="minorHAnsi"/>
                <w:b/>
                <w:bCs/>
                <w:i/>
                <w:iCs/>
              </w:rPr>
            </w:pPr>
            <w:r>
              <w:t xml:space="preserve">the item group (AG for alchohol)</w:t>
            </w:r>
          </w:p>
        </w:tc>
      </w:tr>
      <w:tr w:rsidR="00183B8A" w:rsidRPr="00775565" w14:paraId="249596F6" w14:textId="77777777" w:rsidTr="00510EDE">
        <w:tc>
          <w:tcPr>
            <w:tcW w:w="4456" w:type="dxa"/>
            <w:gridSpan w:val="2"/>
          </w:tcPr>
          <w:p w14:paraId="7C5545DF" w14:textId="77777777" w:rsidR="00183B8A" w:rsidRPr="00775565" w:rsidRDefault="00B953B7" w:rsidP="00876192">
            <w:pPr>
              <w:spacing w:line="300" w:lineRule="atLeast"/>
              <w:ind w:left="2160"/>
              <w:rPr>
                <w:rFonts w:cstheme="minorHAnsi"/>
              </w:rPr>
            </w:pPr>
            <w:r>
              <w:rPr>
                <w:rFonts w:cstheme="minorHAnsi"/>
              </w:rPr>
              <w:t>itemDiscountType</w:t>
            </w:r>
          </w:p>
          <w:p w14:paraId="3C70BBA1" w14:textId="6E66752B" w:rsidR="00F62731" w:rsidRPr="00B84A41" w:rsidRDefault="00F62731" w:rsidP="00876192">
            <w:pPr>
              <w:spacing w:line="300" w:lineRule="atLeast"/>
              <w:ind w:left="2160"/>
              <w:rPr>
                <w:rFonts w:cstheme="minorHAnsi"/>
                <w:sz w:val="18"/>
                <w:szCs w:val="18"/>
              </w:rPr>
            </w:pPr>
            <w:r>
              <w:rPr>
                <w:rFonts w:cstheme="minorHAnsi"/>
                <w:color w:val="FF0000"/>
                <w:sz w:val="18"/>
                <w:szCs w:val="18"/>
              </w:rPr>
              <w:t>required</w:t>
            </w:r>
          </w:p>
        </w:tc>
        <w:tc>
          <w:tcPr>
            <w:tcW w:w="4894" w:type="dxa"/>
          </w:tcPr>
          <w:p w14:paraId="4A3FB2C4" w14:textId="77777777" w:rsidR="00183B8A" w:rsidRPr="00B84A41" w:rsidRDefault="003B26D1" w:rsidP="00BF578D">
            <w:pPr>
              <w:spacing w:line="300" w:lineRule="atLeast"/>
              <w:rPr>
                <w:rFonts w:cstheme="minorHAnsi"/>
                <w:b/>
                <w:bCs/>
                <w:i/>
                <w:iCs/>
              </w:rPr>
            </w:pPr>
            <w:r>
              <w:rPr>
                <w:rFonts w:cstheme="minorHAnsi"/>
                <w:b/>
                <w:bCs/>
                <w:i/>
                <w:iCs/>
              </w:rPr>
              <w:t>int</w:t>
            </w:r>
          </w:p>
          <w:p w14:paraId="7DAF81A2" w14:textId="247EAEF9" w:rsidR="00B315B7" w:rsidRPr="00775565" w:rsidRDefault="00B315B7" w:rsidP="00BF578D">
            <w:pPr>
              <w:spacing w:line="300" w:lineRule="atLeast"/>
              <w:rPr>
                <w:rFonts w:cstheme="minorHAnsi"/>
              </w:rPr>
            </w:pPr>
            <w:r>
              <w:rPr>
                <w:rFonts w:cstheme="minorHAnsi"/>
                <w:b/>
                <w:bCs/>
                <w:i/>
                <w:iCs/>
              </w:rPr>
              <w:t>values:</w:t>
            </w:r>
            <w:r>
              <w:rPr>
                <w:rFonts w:cstheme="minorHAnsi"/>
              </w:rPr>
              <w:t xml:space="preserve"> </w:t>
            </w:r>
            <w:r>
              <w:rPr>
                <w:rFonts w:cstheme="minorHAnsi"/>
                <w:highlight w:val="lightGray"/>
              </w:rPr>
              <w:t>1;2</w:t>
            </w:r>
          </w:p>
          <w:p w14:paraId="160A05AB" w14:textId="42FC923A" w:rsidR="00B315B7" w:rsidRPr="00775565" w:rsidRDefault="00B315B7" w:rsidP="00BF578D">
            <w:pPr>
              <w:spacing w:line="300" w:lineRule="atLeast"/>
            </w:pPr>
            <w:r>
              <w:rPr>
                <w:rFonts w:cstheme="minorHAnsi"/>
              </w:rPr>
              <w:t xml:space="preserve">1 – p</w:t>
            </w:r>
            <w:r>
              <w:t xml:space="preserve">ercent discount;</w:t>
            </w:r>
          </w:p>
          <w:p w14:paraId="21A880E3" w14:textId="6E8280C0" w:rsidR="000A1214" w:rsidRPr="00775565" w:rsidRDefault="000A1214" w:rsidP="00BF578D">
            <w:pPr>
              <w:spacing w:line="300" w:lineRule="atLeast"/>
            </w:pPr>
            <w:r>
              <w:lastRenderedPageBreak/>
              <w:t xml:space="preserve">2 – absolute discount;</w:t>
            </w:r>
          </w:p>
          <w:p w14:paraId="4BDAD120" w14:textId="58655862" w:rsidR="000A1214" w:rsidRPr="00775565" w:rsidRDefault="000A1214" w:rsidP="00BF578D">
            <w:pPr>
              <w:spacing w:line="300" w:lineRule="atLeast"/>
              <w:rPr>
                <w:rFonts w:cstheme="minorHAnsi"/>
              </w:rPr>
            </w:pPr>
            <w:r>
              <w:t xml:space="preserve">Negative value corresponds to the discount, positive value corresponds to the surcharge</w:t>
            </w:r>
          </w:p>
        </w:tc>
      </w:tr>
      <w:tr w:rsidR="00183B8A" w:rsidRPr="00775565" w14:paraId="4F3D9FA2" w14:textId="77777777" w:rsidTr="00510EDE">
        <w:tc>
          <w:tcPr>
            <w:tcW w:w="4456" w:type="dxa"/>
            <w:gridSpan w:val="2"/>
          </w:tcPr>
          <w:p w14:paraId="507B715F" w14:textId="77777777" w:rsidR="00183B8A" w:rsidRPr="00775565" w:rsidRDefault="00B953B7" w:rsidP="00876192">
            <w:pPr>
              <w:spacing w:line="300" w:lineRule="atLeast"/>
              <w:ind w:left="2160"/>
              <w:rPr>
                <w:rFonts w:cstheme="minorHAnsi"/>
              </w:rPr>
            </w:pPr>
            <w:r>
              <w:rPr>
                <w:rFonts w:cstheme="minorHAnsi"/>
              </w:rPr>
              <w:lastRenderedPageBreak/>
              <w:t>itemDiscountAmount</w:t>
            </w:r>
          </w:p>
          <w:p w14:paraId="797DDC16" w14:textId="2AB924A0" w:rsidR="00F62731" w:rsidRPr="00B84A41" w:rsidRDefault="00F62731" w:rsidP="00876192">
            <w:pPr>
              <w:spacing w:line="300" w:lineRule="atLeast"/>
              <w:ind w:left="2160"/>
              <w:rPr>
                <w:rFonts w:cstheme="minorHAnsi"/>
                <w:sz w:val="18"/>
                <w:szCs w:val="18"/>
              </w:rPr>
            </w:pPr>
            <w:r>
              <w:rPr>
                <w:rFonts w:cstheme="minorHAnsi"/>
                <w:color w:val="FF0000"/>
                <w:sz w:val="18"/>
                <w:szCs w:val="18"/>
              </w:rPr>
              <w:t>required</w:t>
            </w:r>
          </w:p>
        </w:tc>
        <w:tc>
          <w:tcPr>
            <w:tcW w:w="4894" w:type="dxa"/>
          </w:tcPr>
          <w:p w14:paraId="4925384D" w14:textId="77777777" w:rsidR="00183B8A" w:rsidRPr="00B84A41" w:rsidRDefault="003B26D1" w:rsidP="00BF578D">
            <w:pPr>
              <w:spacing w:line="300" w:lineRule="atLeast"/>
              <w:rPr>
                <w:rFonts w:cstheme="minorHAnsi"/>
                <w:b/>
                <w:bCs/>
                <w:i/>
                <w:iCs/>
              </w:rPr>
            </w:pPr>
            <w:r>
              <w:rPr>
                <w:rFonts w:cstheme="minorHAnsi"/>
                <w:b/>
                <w:bCs/>
                <w:i/>
                <w:iCs/>
              </w:rPr>
              <w:t>double</w:t>
            </w:r>
          </w:p>
          <w:p w14:paraId="6C713CFD" w14:textId="17E314D3" w:rsidR="000A1214" w:rsidRPr="00775565" w:rsidRDefault="000A1214" w:rsidP="00BF578D">
            <w:pPr>
              <w:spacing w:line="300" w:lineRule="atLeast"/>
              <w:rPr>
                <w:rFonts w:cstheme="minorHAnsi"/>
              </w:rPr>
            </w:pPr>
            <w:r>
              <w:rPr>
                <w:rFonts w:cstheme="minorHAnsi"/>
              </w:rPr>
              <w:t xml:space="preserve">discount value</w:t>
            </w:r>
          </w:p>
        </w:tc>
      </w:tr>
      <w:tr w:rsidR="00AD2FC5" w:rsidRPr="00775565" w14:paraId="1B0E88D2" w14:textId="77777777" w:rsidTr="00C911AA">
        <w:tc>
          <w:tcPr>
            <w:tcW w:w="4390" w:type="dxa"/>
          </w:tcPr>
          <w:p w14:paraId="57859FE5" w14:textId="13E610A0" w:rsidR="00AD2FC5" w:rsidRDefault="00FE1FF6" w:rsidP="00D72BF0">
            <w:pPr>
              <w:spacing w:line="300" w:lineRule="atLeast"/>
              <w:ind w:left="720"/>
              <w:rPr>
                <w:rFonts w:cstheme="minorHAnsi"/>
              </w:rPr>
            </w:pPr>
            <w:r>
              <w:rPr>
                <w:rFonts w:cstheme="minorHAnsi"/>
              </w:rPr>
              <w:t>DepositReceive</w:t>
            </w:r>
          </w:p>
          <w:p w14:paraId="3C53F67F" w14:textId="77777777" w:rsidR="00AD2FC5" w:rsidRPr="00B84A41" w:rsidRDefault="00AD2FC5" w:rsidP="00D72BF0">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7C244BF6" w14:textId="77777777" w:rsidR="00AD2FC5" w:rsidRDefault="00AD2FC5" w:rsidP="00D72BF0">
            <w:pPr>
              <w:spacing w:line="300" w:lineRule="atLeast"/>
            </w:pPr>
            <w:r>
              <w:rPr>
                <w:rFonts w:cstheme="minorHAnsi"/>
                <w:b/>
                <w:bCs/>
                <w:i/>
                <w:iCs/>
              </w:rPr>
              <w:t xml:space="preserve">array of objects</w:t>
            </w:r>
            <w:r>
              <w:t xml:space="preserve"> </w:t>
            </w:r>
          </w:p>
          <w:p w14:paraId="178316CE" w14:textId="77777777" w:rsidR="00AD2FC5" w:rsidRPr="00775565" w:rsidRDefault="00AD2FC5" w:rsidP="00D72BF0">
            <w:pPr>
              <w:spacing w:line="300" w:lineRule="atLeast"/>
              <w:rPr>
                <w:rFonts w:cstheme="minorHAnsi"/>
              </w:rPr>
            </w:pPr>
            <w:r>
              <w:t xml:space="preserve">prints the received deposit on the receipt</w:t>
            </w:r>
          </w:p>
        </w:tc>
      </w:tr>
      <w:tr w:rsidR="00AD2FC5" w:rsidRPr="00775565" w14:paraId="3A402C6C" w14:textId="77777777" w:rsidTr="00C911AA">
        <w:tc>
          <w:tcPr>
            <w:tcW w:w="4390" w:type="dxa"/>
          </w:tcPr>
          <w:p w14:paraId="17A3ABAB" w14:textId="7C187881" w:rsidR="00AD2FC5" w:rsidRDefault="00AD2FC5" w:rsidP="00D72BF0">
            <w:pPr>
              <w:spacing w:line="300" w:lineRule="atLeast"/>
              <w:ind w:left="1440"/>
              <w:rPr>
                <w:rFonts w:cstheme="minorHAnsi"/>
              </w:rPr>
            </w:pPr>
            <w:r>
              <w:rPr>
                <w:rFonts w:cstheme="minorHAnsi"/>
              </w:rPr>
              <w:t>depositReceiveDesc</w:t>
            </w:r>
          </w:p>
          <w:p w14:paraId="7CFD8E9E" w14:textId="77777777" w:rsidR="00AD2FC5" w:rsidRPr="00B84A41" w:rsidRDefault="00AD2FC5" w:rsidP="00D72BF0">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265538E3" w14:textId="77777777" w:rsidR="00AD2FC5" w:rsidRPr="00B84A41" w:rsidRDefault="00AD2FC5" w:rsidP="00D72BF0">
            <w:pPr>
              <w:spacing w:line="300" w:lineRule="atLeast"/>
              <w:rPr>
                <w:rFonts w:cstheme="minorHAnsi"/>
                <w:b/>
                <w:bCs/>
                <w:i/>
                <w:iCs/>
              </w:rPr>
            </w:pPr>
            <w:r>
              <w:rPr>
                <w:rFonts w:cstheme="minorHAnsi"/>
                <w:b/>
                <w:bCs/>
                <w:i/>
                <w:iCs/>
              </w:rPr>
              <w:t>string</w:t>
            </w:r>
          </w:p>
          <w:p w14:paraId="2E742F1D" w14:textId="77777777" w:rsidR="00AD2FC5" w:rsidRPr="00775565" w:rsidRDefault="00AD2FC5" w:rsidP="00D72BF0">
            <w:pPr>
              <w:spacing w:line="300" w:lineRule="atLeast"/>
              <w:rPr>
                <w:rFonts w:cstheme="minorHAnsi"/>
              </w:rPr>
            </w:pPr>
            <w:r>
              <w:t xml:space="preserve">description of the deposit. The length of the description cannot exceed 30 characters.</w:t>
            </w:r>
          </w:p>
        </w:tc>
      </w:tr>
      <w:tr w:rsidR="00AD2FC5" w:rsidRPr="00775565" w14:paraId="5809A709" w14:textId="77777777" w:rsidTr="00C911AA">
        <w:tc>
          <w:tcPr>
            <w:tcW w:w="4390" w:type="dxa"/>
          </w:tcPr>
          <w:p w14:paraId="4AF5109D" w14:textId="51D3D769" w:rsidR="00AD2FC5" w:rsidRPr="00775565" w:rsidRDefault="00AD2FC5" w:rsidP="00D72BF0">
            <w:pPr>
              <w:spacing w:line="300" w:lineRule="atLeast"/>
              <w:ind w:left="1440"/>
              <w:rPr>
                <w:rFonts w:cstheme="minorHAnsi"/>
              </w:rPr>
            </w:pPr>
            <w:r>
              <w:rPr>
                <w:rFonts w:cstheme="minorHAnsi"/>
              </w:rPr>
              <w:t>depositReceiveQ</w:t>
            </w:r>
          </w:p>
          <w:p w14:paraId="368B27A9" w14:textId="77777777" w:rsidR="00AD2FC5" w:rsidRPr="00B84A41" w:rsidRDefault="00AD2FC5" w:rsidP="00D72BF0">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137D42F5" w14:textId="77777777" w:rsidR="00AD2FC5" w:rsidRPr="00B84A41" w:rsidRDefault="00AD2FC5" w:rsidP="00D72BF0">
            <w:pPr>
              <w:spacing w:line="300" w:lineRule="atLeast"/>
              <w:rPr>
                <w:rFonts w:cstheme="minorHAnsi"/>
                <w:b/>
                <w:bCs/>
                <w:i/>
                <w:iCs/>
              </w:rPr>
            </w:pPr>
            <w:r>
              <w:rPr>
                <w:rFonts w:cstheme="minorHAnsi"/>
                <w:b/>
                <w:bCs/>
                <w:i/>
                <w:iCs/>
              </w:rPr>
              <w:t>double</w:t>
            </w:r>
          </w:p>
          <w:p w14:paraId="477E6C32" w14:textId="77777777" w:rsidR="00AD2FC5" w:rsidRPr="00775565" w:rsidRDefault="00AD2FC5" w:rsidP="00D72BF0">
            <w:pPr>
              <w:spacing w:line="300" w:lineRule="atLeast"/>
              <w:rPr>
                <w:rFonts w:cstheme="minorHAnsi"/>
              </w:rPr>
            </w:pPr>
            <w:r>
              <w:t xml:space="preserve">the quantity of the deposit</w:t>
            </w:r>
          </w:p>
        </w:tc>
      </w:tr>
      <w:tr w:rsidR="00AD2FC5" w:rsidRPr="00775565" w14:paraId="160F182B" w14:textId="77777777" w:rsidTr="00C911AA">
        <w:tc>
          <w:tcPr>
            <w:tcW w:w="4390" w:type="dxa"/>
          </w:tcPr>
          <w:p w14:paraId="0559DB31" w14:textId="77777777" w:rsidR="00AD2FC5" w:rsidRDefault="00AD2FC5" w:rsidP="00D72BF0">
            <w:pPr>
              <w:spacing w:line="300" w:lineRule="atLeast"/>
              <w:ind w:left="1440"/>
              <w:rPr>
                <w:rFonts w:cstheme="minorHAnsi"/>
              </w:rPr>
            </w:pPr>
            <w:r>
              <w:rPr>
                <w:rFonts w:cstheme="minorHAnsi"/>
              </w:rPr>
              <w:t>depositReceivePrice</w:t>
            </w:r>
          </w:p>
          <w:p w14:paraId="633A8EE3" w14:textId="77777777" w:rsidR="00AD2FC5" w:rsidRPr="00B84A41" w:rsidRDefault="00AD2FC5" w:rsidP="00D72BF0">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58887B1F" w14:textId="77777777" w:rsidR="00AD2FC5" w:rsidRPr="00B84A41" w:rsidRDefault="00AD2FC5" w:rsidP="00D72BF0">
            <w:pPr>
              <w:spacing w:line="300" w:lineRule="atLeast"/>
              <w:rPr>
                <w:rFonts w:cstheme="minorHAnsi"/>
                <w:b/>
                <w:bCs/>
                <w:i/>
                <w:iCs/>
              </w:rPr>
            </w:pPr>
            <w:r>
              <w:rPr>
                <w:rFonts w:cstheme="minorHAnsi"/>
                <w:b/>
                <w:bCs/>
                <w:i/>
                <w:iCs/>
              </w:rPr>
              <w:t>double</w:t>
            </w:r>
          </w:p>
          <w:p w14:paraId="06E83A3E" w14:textId="77777777" w:rsidR="00AD2FC5" w:rsidRPr="00775565" w:rsidRDefault="00AD2FC5" w:rsidP="00D72BF0">
            <w:pPr>
              <w:spacing w:line="300" w:lineRule="atLeast"/>
              <w:rPr>
                <w:rFonts w:cstheme="minorHAnsi"/>
              </w:rPr>
            </w:pPr>
            <w:r>
              <w:t xml:space="preserve">the price of a single deposit unit</w:t>
            </w:r>
          </w:p>
        </w:tc>
      </w:tr>
      <w:tr w:rsidR="00AD2FC5" w:rsidRPr="00775565" w14:paraId="0C9841CF" w14:textId="77777777" w:rsidTr="00C911AA">
        <w:tc>
          <w:tcPr>
            <w:tcW w:w="4390" w:type="dxa"/>
          </w:tcPr>
          <w:p w14:paraId="5C1EF393" w14:textId="77777777" w:rsidR="00AD2FC5" w:rsidRPr="00775565" w:rsidRDefault="00AD2FC5" w:rsidP="00D72BF0">
            <w:pPr>
              <w:spacing w:line="300" w:lineRule="atLeast"/>
              <w:ind w:left="1440"/>
              <w:rPr>
                <w:rFonts w:cstheme="minorHAnsi"/>
              </w:rPr>
            </w:pPr>
            <w:r>
              <w:rPr>
                <w:rFonts w:cstheme="minorHAnsi"/>
              </w:rPr>
              <w:t>commentLines</w:t>
            </w:r>
          </w:p>
          <w:p w14:paraId="2A7332F5" w14:textId="77777777" w:rsidR="00AD2FC5" w:rsidRPr="00B84A41" w:rsidRDefault="00AD2FC5" w:rsidP="00D72BF0">
            <w:pPr>
              <w:spacing w:line="300" w:lineRule="atLeast"/>
              <w:ind w:left="1440"/>
              <w:rPr>
                <w:rFonts w:cstheme="minorHAnsi"/>
                <w:sz w:val="18"/>
                <w:szCs w:val="18"/>
              </w:rPr>
            </w:pPr>
            <w:r>
              <w:rPr>
                <w:rFonts w:cstheme="minorHAnsi"/>
                <w:color w:val="FF0000"/>
                <w:sz w:val="18"/>
                <w:szCs w:val="18"/>
              </w:rPr>
              <w:t>optional</w:t>
            </w:r>
          </w:p>
        </w:tc>
        <w:tc>
          <w:tcPr>
            <w:tcW w:w="4960" w:type="dxa"/>
            <w:gridSpan w:val="2"/>
          </w:tcPr>
          <w:p w14:paraId="2076B1B4" w14:textId="77777777" w:rsidR="00AD2FC5" w:rsidRPr="00985236" w:rsidRDefault="00AD2FC5" w:rsidP="00D72BF0">
            <w:pPr>
              <w:spacing w:line="300" w:lineRule="atLeast"/>
              <w:rPr>
                <w:rFonts w:cstheme="minorHAnsi"/>
                <w:b/>
                <w:bCs/>
                <w:i/>
                <w:iCs/>
              </w:rPr>
            </w:pPr>
            <w:r>
              <w:rPr>
                <w:rFonts w:cstheme="minorHAnsi"/>
                <w:b/>
                <w:bCs/>
                <w:i/>
                <w:iCs/>
              </w:rPr>
              <w:t xml:space="preserve">array of objects  </w:t>
            </w:r>
          </w:p>
          <w:p w14:paraId="048C11EC" w14:textId="77777777" w:rsidR="00AD2FC5" w:rsidRPr="00775565" w:rsidRDefault="00AD2FC5" w:rsidP="00D72BF0">
            <w:pPr>
              <w:spacing w:line="300" w:lineRule="atLeast"/>
              <w:rPr>
                <w:rFonts w:cstheme="minorHAnsi"/>
              </w:rPr>
            </w:pPr>
            <w:r>
              <w:rPr>
                <w:rFonts w:cstheme="minorHAnsi"/>
              </w:rPr>
              <w:t xml:space="preserve">Prints a free text comments lines after the received </w:t>
            </w:r>
            <w:r>
              <w:t xml:space="preserve">deposit item</w:t>
            </w:r>
          </w:p>
        </w:tc>
      </w:tr>
      <w:tr w:rsidR="00AD2FC5" w:rsidRPr="00775565" w14:paraId="65DDC094" w14:textId="77777777" w:rsidTr="00C911AA">
        <w:tc>
          <w:tcPr>
            <w:tcW w:w="4390" w:type="dxa"/>
          </w:tcPr>
          <w:p w14:paraId="48216915" w14:textId="77777777" w:rsidR="00AD2FC5" w:rsidRPr="00775565" w:rsidRDefault="00AD2FC5" w:rsidP="00D72BF0">
            <w:pPr>
              <w:spacing w:line="300" w:lineRule="atLeast"/>
              <w:ind w:left="2160"/>
              <w:rPr>
                <w:rFonts w:cstheme="minorHAnsi"/>
              </w:rPr>
            </w:pPr>
            <w:r>
              <w:rPr>
                <w:rFonts w:cstheme="minorHAnsi"/>
              </w:rPr>
              <w:t>commentLine</w:t>
            </w:r>
          </w:p>
          <w:p w14:paraId="44C91E06" w14:textId="77777777" w:rsidR="00AD2FC5" w:rsidRPr="00B84A41" w:rsidRDefault="00AD2FC5" w:rsidP="00D72BF0">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7291AC63" w14:textId="77777777" w:rsidR="00AD2FC5" w:rsidRPr="00B84A41" w:rsidRDefault="00AD2FC5" w:rsidP="00D72BF0">
            <w:pPr>
              <w:spacing w:line="300" w:lineRule="atLeast"/>
              <w:rPr>
                <w:rFonts w:cstheme="minorHAnsi"/>
                <w:b/>
                <w:bCs/>
                <w:i/>
                <w:iCs/>
              </w:rPr>
            </w:pPr>
            <w:r>
              <w:rPr>
                <w:rFonts w:cstheme="minorHAnsi"/>
                <w:b/>
                <w:bCs/>
                <w:i/>
                <w:iCs/>
              </w:rPr>
              <w:t>string</w:t>
            </w:r>
          </w:p>
          <w:p w14:paraId="598F347F" w14:textId="77777777" w:rsidR="00AD2FC5" w:rsidRPr="00775565" w:rsidRDefault="00AD2FC5" w:rsidP="00D72BF0">
            <w:pPr>
              <w:spacing w:line="300" w:lineRule="atLeast"/>
              <w:rPr>
                <w:rFonts w:cstheme="minorHAnsi"/>
              </w:rPr>
            </w:pPr>
            <w:r>
              <w:rPr>
                <w:rFonts w:cstheme="minorHAnsi"/>
              </w:rPr>
              <w:t xml:space="preserve">comment line text</w:t>
            </w:r>
          </w:p>
        </w:tc>
      </w:tr>
      <w:tr w:rsidR="00AD2FC5" w:rsidRPr="00775565" w14:paraId="36390430" w14:textId="77777777" w:rsidTr="00C911AA">
        <w:tc>
          <w:tcPr>
            <w:tcW w:w="4390" w:type="dxa"/>
          </w:tcPr>
          <w:p w14:paraId="0731E2CF" w14:textId="77777777" w:rsidR="00AD2FC5" w:rsidRPr="00775565" w:rsidRDefault="00AD2FC5" w:rsidP="00D72BF0">
            <w:pPr>
              <w:spacing w:line="300" w:lineRule="atLeast"/>
              <w:ind w:left="2160"/>
              <w:rPr>
                <w:rFonts w:cstheme="minorHAnsi"/>
              </w:rPr>
            </w:pPr>
            <w:r>
              <w:rPr>
                <w:rFonts w:cstheme="minorHAnsi"/>
              </w:rPr>
              <w:t>commentLineAttrib</w:t>
            </w:r>
          </w:p>
          <w:p w14:paraId="1FD6C80A" w14:textId="77777777" w:rsidR="00AD2FC5" w:rsidRPr="00B84A41" w:rsidRDefault="00AD2FC5" w:rsidP="00D72BF0">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0DC4DAE3" w14:textId="77777777" w:rsidR="00AD2FC5" w:rsidRPr="00B84A41" w:rsidRDefault="00AD2FC5" w:rsidP="00D72BF0">
            <w:pPr>
              <w:spacing w:line="300" w:lineRule="atLeast"/>
              <w:rPr>
                <w:rFonts w:cstheme="minorHAnsi"/>
                <w:b/>
                <w:bCs/>
                <w:i/>
                <w:iCs/>
              </w:rPr>
            </w:pPr>
            <w:r>
              <w:rPr>
                <w:rFonts w:cstheme="minorHAnsi"/>
                <w:b/>
                <w:bCs/>
                <w:i/>
                <w:iCs/>
              </w:rPr>
              <w:t>int</w:t>
            </w:r>
          </w:p>
          <w:p w14:paraId="540DF33B" w14:textId="77777777" w:rsidR="00AD2FC5" w:rsidRPr="00775565" w:rsidRDefault="00AD2FC5" w:rsidP="00D72BF0">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B20D5A" w:rsidRPr="00775565" w14:paraId="254906AB" w14:textId="77777777" w:rsidTr="00171564">
        <w:tc>
          <w:tcPr>
            <w:tcW w:w="4390" w:type="dxa"/>
          </w:tcPr>
          <w:p w14:paraId="05336553" w14:textId="77777777" w:rsidR="00B20D5A" w:rsidRPr="00B20D5A" w:rsidRDefault="00B20D5A" w:rsidP="00B20D5A">
            <w:pPr>
              <w:spacing w:line="300" w:lineRule="atLeast"/>
              <w:ind w:left="720"/>
              <w:rPr>
                <w:rFonts w:cstheme="minorHAnsi"/>
                <w:lang w:val="en-US"/>
              </w:rPr>
            </w:pPr>
            <w:r>
              <w:rPr>
                <w:rFonts w:cstheme="minorHAnsi"/>
                <w:lang w:val="en-US"/>
              </w:rPr>
              <w:t>PrintTareDeposit</w:t>
            </w:r>
          </w:p>
          <w:p w14:paraId="55F74AEB" w14:textId="77777777" w:rsidR="00B20D5A" w:rsidRPr="00B84A41" w:rsidRDefault="00B20D5A" w:rsidP="00171564">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0B01F5B0" w14:textId="77777777" w:rsidR="00B20D5A" w:rsidRDefault="00B20D5A" w:rsidP="00171564">
            <w:pPr>
              <w:spacing w:line="300" w:lineRule="atLeast"/>
            </w:pPr>
            <w:r>
              <w:rPr>
                <w:rFonts w:cstheme="minorHAnsi"/>
                <w:b/>
                <w:bCs/>
                <w:i/>
                <w:iCs/>
              </w:rPr>
              <w:t xml:space="preserve">array of objects</w:t>
            </w:r>
            <w:r>
              <w:t xml:space="preserve"> </w:t>
            </w:r>
          </w:p>
          <w:p w14:paraId="653B0C05" w14:textId="77777777" w:rsidR="00B20D5A" w:rsidRPr="00775565" w:rsidRDefault="00B20D5A" w:rsidP="00171564">
            <w:pPr>
              <w:spacing w:line="300" w:lineRule="atLeast"/>
              <w:rPr>
                <w:rFonts w:cstheme="minorHAnsi"/>
              </w:rPr>
            </w:pPr>
            <w:r>
              <w:t xml:space="preserve">prints the received deposit on the receipt</w:t>
            </w:r>
          </w:p>
        </w:tc>
      </w:tr>
      <w:tr w:rsidR="00B20D5A" w:rsidRPr="00775565" w14:paraId="492C154C" w14:textId="77777777" w:rsidTr="00171564">
        <w:tc>
          <w:tcPr>
            <w:tcW w:w="4390" w:type="dxa"/>
          </w:tcPr>
          <w:p w14:paraId="2A007FB0" w14:textId="77777777" w:rsidR="00B20D5A" w:rsidRPr="00B20D5A" w:rsidRDefault="00B20D5A" w:rsidP="00B20D5A">
            <w:pPr>
              <w:spacing w:line="300" w:lineRule="atLeast"/>
              <w:ind w:left="1440"/>
              <w:rPr>
                <w:rFonts w:cstheme="minorHAnsi"/>
                <w:lang w:val="en-US"/>
              </w:rPr>
            </w:pPr>
            <w:r>
              <w:rPr>
                <w:rFonts w:cstheme="minorHAnsi"/>
                <w:lang w:val="en-US"/>
              </w:rPr>
              <w:t>Description</w:t>
            </w:r>
          </w:p>
          <w:p w14:paraId="52425AF6"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56A865E9" w14:textId="77777777" w:rsidR="00B20D5A" w:rsidRPr="00B84A41" w:rsidRDefault="00B20D5A" w:rsidP="00171564">
            <w:pPr>
              <w:spacing w:line="300" w:lineRule="atLeast"/>
              <w:rPr>
                <w:rFonts w:cstheme="minorHAnsi"/>
                <w:b/>
                <w:bCs/>
                <w:i/>
                <w:iCs/>
              </w:rPr>
            </w:pPr>
            <w:r>
              <w:rPr>
                <w:rFonts w:cstheme="minorHAnsi"/>
                <w:b/>
                <w:bCs/>
                <w:i/>
                <w:iCs/>
              </w:rPr>
              <w:t>string</w:t>
            </w:r>
          </w:p>
          <w:p w14:paraId="155A6D9E" w14:textId="77777777" w:rsidR="00B20D5A" w:rsidRPr="00775565" w:rsidRDefault="00B20D5A" w:rsidP="00171564">
            <w:pPr>
              <w:spacing w:line="300" w:lineRule="atLeast"/>
              <w:rPr>
                <w:rFonts w:cstheme="minorHAnsi"/>
              </w:rPr>
            </w:pPr>
            <w:r>
              <w:t xml:space="preserve">description of the deposit. The length of the description cannot exceed 30 characters.</w:t>
            </w:r>
          </w:p>
        </w:tc>
      </w:tr>
      <w:tr w:rsidR="00B20D5A" w:rsidRPr="00775565" w14:paraId="1F067124" w14:textId="77777777" w:rsidTr="00171564">
        <w:tc>
          <w:tcPr>
            <w:tcW w:w="4390" w:type="dxa"/>
          </w:tcPr>
          <w:p w14:paraId="6A03E272" w14:textId="77777777" w:rsidR="00B20D5A" w:rsidRPr="00B20D5A" w:rsidRDefault="00B20D5A" w:rsidP="00B20D5A">
            <w:pPr>
              <w:spacing w:line="300" w:lineRule="atLeast"/>
              <w:ind w:left="1440"/>
              <w:rPr>
                <w:rFonts w:cstheme="minorHAnsi"/>
                <w:lang w:val="en-US"/>
              </w:rPr>
            </w:pPr>
            <w:r>
              <w:rPr>
                <w:rFonts w:cstheme="minorHAnsi"/>
                <w:lang w:val="en-US"/>
              </w:rPr>
              <w:t>Quantity</w:t>
            </w:r>
          </w:p>
          <w:p w14:paraId="37A181BB"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49FAC730" w14:textId="77777777" w:rsidR="00B20D5A" w:rsidRPr="00B84A41" w:rsidRDefault="00B20D5A" w:rsidP="00171564">
            <w:pPr>
              <w:spacing w:line="300" w:lineRule="atLeast"/>
              <w:rPr>
                <w:rFonts w:cstheme="minorHAnsi"/>
                <w:b/>
                <w:bCs/>
                <w:i/>
                <w:iCs/>
              </w:rPr>
            </w:pPr>
            <w:r>
              <w:rPr>
                <w:rFonts w:cstheme="minorHAnsi"/>
                <w:b/>
                <w:bCs/>
                <w:i/>
                <w:iCs/>
              </w:rPr>
              <w:t>double</w:t>
            </w:r>
          </w:p>
          <w:p w14:paraId="34B857A0" w14:textId="77777777" w:rsidR="00B20D5A" w:rsidRPr="00775565" w:rsidRDefault="00B20D5A" w:rsidP="00171564">
            <w:pPr>
              <w:spacing w:line="300" w:lineRule="atLeast"/>
              <w:rPr>
                <w:rFonts w:cstheme="minorHAnsi"/>
              </w:rPr>
            </w:pPr>
            <w:r>
              <w:t xml:space="preserve">the quantity of the deposit</w:t>
            </w:r>
          </w:p>
        </w:tc>
      </w:tr>
      <w:tr w:rsidR="00B20D5A" w:rsidRPr="00775565" w14:paraId="2645A7F6" w14:textId="77777777" w:rsidTr="00171564">
        <w:tc>
          <w:tcPr>
            <w:tcW w:w="4390" w:type="dxa"/>
          </w:tcPr>
          <w:p w14:paraId="0BF4C8FE" w14:textId="77777777" w:rsidR="00B20D5A" w:rsidRPr="00B20D5A" w:rsidRDefault="00B20D5A" w:rsidP="00B20D5A">
            <w:pPr>
              <w:spacing w:line="300" w:lineRule="atLeast"/>
              <w:ind w:left="1440"/>
              <w:rPr>
                <w:rFonts w:cstheme="minorHAnsi"/>
                <w:lang w:val="en-US"/>
              </w:rPr>
            </w:pPr>
            <w:r>
              <w:rPr>
                <w:rFonts w:cstheme="minorHAnsi"/>
                <w:lang w:val="en-US"/>
              </w:rPr>
              <w:t>UnitPrice</w:t>
            </w:r>
          </w:p>
          <w:p w14:paraId="0D1106A4"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6138744E" w14:textId="77777777" w:rsidR="00B20D5A" w:rsidRPr="00B84A41" w:rsidRDefault="00B20D5A" w:rsidP="00171564">
            <w:pPr>
              <w:spacing w:line="300" w:lineRule="atLeast"/>
              <w:rPr>
                <w:rFonts w:cstheme="minorHAnsi"/>
                <w:b/>
                <w:bCs/>
                <w:i/>
                <w:iCs/>
              </w:rPr>
            </w:pPr>
            <w:r>
              <w:rPr>
                <w:rFonts w:cstheme="minorHAnsi"/>
                <w:b/>
                <w:bCs/>
                <w:i/>
                <w:iCs/>
              </w:rPr>
              <w:t>double</w:t>
            </w:r>
          </w:p>
          <w:p w14:paraId="4DD2AD0D" w14:textId="77777777" w:rsidR="00B20D5A" w:rsidRPr="00775565" w:rsidRDefault="00B20D5A" w:rsidP="00171564">
            <w:pPr>
              <w:spacing w:line="300" w:lineRule="atLeast"/>
              <w:rPr>
                <w:rFonts w:cstheme="minorHAnsi"/>
              </w:rPr>
            </w:pPr>
            <w:r>
              <w:t xml:space="preserve">the price of a single deposit unit</w:t>
            </w:r>
          </w:p>
        </w:tc>
      </w:tr>
      <w:tr w:rsidR="00B20D5A" w:rsidRPr="00775565" w14:paraId="16145853" w14:textId="77777777" w:rsidTr="00171564">
        <w:tc>
          <w:tcPr>
            <w:tcW w:w="4390" w:type="dxa"/>
          </w:tcPr>
          <w:p w14:paraId="594952D8" w14:textId="77777777" w:rsidR="00B20D5A" w:rsidRPr="00775565" w:rsidRDefault="00B20D5A" w:rsidP="00171564">
            <w:pPr>
              <w:spacing w:line="300" w:lineRule="atLeast"/>
              <w:ind w:left="1440"/>
              <w:rPr>
                <w:rFonts w:cstheme="minorHAnsi"/>
              </w:rPr>
            </w:pPr>
            <w:r>
              <w:rPr>
                <w:rFonts w:cstheme="minorHAnsi"/>
              </w:rPr>
              <w:t>commentLines</w:t>
            </w:r>
          </w:p>
          <w:p w14:paraId="6CFC176F"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optional</w:t>
            </w:r>
          </w:p>
        </w:tc>
        <w:tc>
          <w:tcPr>
            <w:tcW w:w="4960" w:type="dxa"/>
            <w:gridSpan w:val="2"/>
          </w:tcPr>
          <w:p w14:paraId="1E1BFDE7" w14:textId="77777777" w:rsidR="00B20D5A" w:rsidRPr="00985236" w:rsidRDefault="00B20D5A" w:rsidP="00171564">
            <w:pPr>
              <w:spacing w:line="300" w:lineRule="atLeast"/>
              <w:rPr>
                <w:rFonts w:cstheme="minorHAnsi"/>
                <w:b/>
                <w:bCs/>
                <w:i/>
                <w:iCs/>
              </w:rPr>
            </w:pPr>
            <w:r>
              <w:rPr>
                <w:rFonts w:cstheme="minorHAnsi"/>
                <w:b/>
                <w:bCs/>
                <w:i/>
                <w:iCs/>
              </w:rPr>
              <w:t xml:space="preserve">array of objects  </w:t>
            </w:r>
          </w:p>
          <w:p w14:paraId="32E85512" w14:textId="77777777" w:rsidR="00B20D5A" w:rsidRPr="00775565" w:rsidRDefault="00B20D5A" w:rsidP="00171564">
            <w:pPr>
              <w:spacing w:line="300" w:lineRule="atLeast"/>
              <w:rPr>
                <w:rFonts w:cstheme="minorHAnsi"/>
              </w:rPr>
            </w:pPr>
            <w:r>
              <w:rPr>
                <w:rFonts w:cstheme="minorHAnsi"/>
              </w:rPr>
              <w:t xml:space="preserve">Prints a free text comments lines after the received </w:t>
            </w:r>
            <w:r>
              <w:t xml:space="preserve">deposit item</w:t>
            </w:r>
          </w:p>
        </w:tc>
      </w:tr>
      <w:tr w:rsidR="00B20D5A" w:rsidRPr="00775565" w14:paraId="4F470318" w14:textId="77777777" w:rsidTr="00171564">
        <w:tc>
          <w:tcPr>
            <w:tcW w:w="4390" w:type="dxa"/>
          </w:tcPr>
          <w:p w14:paraId="258D3841" w14:textId="77777777" w:rsidR="00B20D5A" w:rsidRPr="00775565" w:rsidRDefault="00B20D5A" w:rsidP="00171564">
            <w:pPr>
              <w:spacing w:line="300" w:lineRule="atLeast"/>
              <w:ind w:left="2160"/>
              <w:rPr>
                <w:rFonts w:cstheme="minorHAnsi"/>
              </w:rPr>
            </w:pPr>
            <w:r>
              <w:rPr>
                <w:rFonts w:cstheme="minorHAnsi"/>
              </w:rPr>
              <w:t>commentLine</w:t>
            </w:r>
          </w:p>
          <w:p w14:paraId="35B3CFC2"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4E361D84" w14:textId="77777777" w:rsidR="00B20D5A" w:rsidRPr="00B84A41" w:rsidRDefault="00B20D5A" w:rsidP="00171564">
            <w:pPr>
              <w:spacing w:line="300" w:lineRule="atLeast"/>
              <w:rPr>
                <w:rFonts w:cstheme="minorHAnsi"/>
                <w:b/>
                <w:bCs/>
                <w:i/>
                <w:iCs/>
              </w:rPr>
            </w:pPr>
            <w:r>
              <w:rPr>
                <w:rFonts w:cstheme="minorHAnsi"/>
                <w:b/>
                <w:bCs/>
                <w:i/>
                <w:iCs/>
              </w:rPr>
              <w:t>string</w:t>
            </w:r>
          </w:p>
          <w:p w14:paraId="0D173B34" w14:textId="77777777" w:rsidR="00B20D5A" w:rsidRPr="00775565" w:rsidRDefault="00B20D5A" w:rsidP="00171564">
            <w:pPr>
              <w:spacing w:line="300" w:lineRule="atLeast"/>
              <w:rPr>
                <w:rFonts w:cstheme="minorHAnsi"/>
              </w:rPr>
            </w:pPr>
            <w:r>
              <w:rPr>
                <w:rFonts w:cstheme="minorHAnsi"/>
              </w:rPr>
              <w:t xml:space="preserve">comment line text</w:t>
            </w:r>
          </w:p>
        </w:tc>
      </w:tr>
      <w:tr w:rsidR="00B20D5A" w:rsidRPr="00775565" w14:paraId="7E58F1C8" w14:textId="77777777" w:rsidTr="00171564">
        <w:tc>
          <w:tcPr>
            <w:tcW w:w="4390" w:type="dxa"/>
          </w:tcPr>
          <w:p w14:paraId="724E9B50" w14:textId="77777777" w:rsidR="00B20D5A" w:rsidRPr="00775565" w:rsidRDefault="00B20D5A" w:rsidP="00171564">
            <w:pPr>
              <w:spacing w:line="300" w:lineRule="atLeast"/>
              <w:ind w:left="2160"/>
              <w:rPr>
                <w:rFonts w:cstheme="minorHAnsi"/>
              </w:rPr>
            </w:pPr>
            <w:r>
              <w:rPr>
                <w:rFonts w:cstheme="minorHAnsi"/>
              </w:rPr>
              <w:t>commentLineAttrib</w:t>
            </w:r>
          </w:p>
          <w:p w14:paraId="4CA945F8"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14EE2951" w14:textId="77777777" w:rsidR="00B20D5A" w:rsidRPr="00B84A41" w:rsidRDefault="00B20D5A" w:rsidP="00171564">
            <w:pPr>
              <w:spacing w:line="300" w:lineRule="atLeast"/>
              <w:rPr>
                <w:rFonts w:cstheme="minorHAnsi"/>
                <w:b/>
                <w:bCs/>
                <w:i/>
                <w:iCs/>
              </w:rPr>
            </w:pPr>
            <w:r>
              <w:rPr>
                <w:rFonts w:cstheme="minorHAnsi"/>
                <w:b/>
                <w:bCs/>
                <w:i/>
                <w:iCs/>
              </w:rPr>
              <w:t>int</w:t>
            </w:r>
          </w:p>
          <w:p w14:paraId="0FB3C353" w14:textId="77777777" w:rsidR="00B20D5A" w:rsidRPr="00775565" w:rsidRDefault="00B20D5A" w:rsidP="00171564">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B20D5A" w:rsidRPr="00775565" w14:paraId="0915612D" w14:textId="77777777" w:rsidTr="00171564">
        <w:tc>
          <w:tcPr>
            <w:tcW w:w="4390" w:type="dxa"/>
          </w:tcPr>
          <w:p w14:paraId="21A106DF" w14:textId="77777777" w:rsidR="00B20D5A" w:rsidRPr="00B20D5A" w:rsidRDefault="00B20D5A" w:rsidP="00B20D5A">
            <w:pPr>
              <w:spacing w:line="300" w:lineRule="atLeast"/>
              <w:ind w:left="720"/>
              <w:rPr>
                <w:rFonts w:cstheme="minorHAnsi"/>
                <w:lang w:val="en-US"/>
              </w:rPr>
            </w:pPr>
            <w:r>
              <w:rPr>
                <w:rFonts w:cstheme="minorHAnsi"/>
                <w:lang w:val="en-US"/>
              </w:rPr>
              <w:t>PrintTareDepositVoid</w:t>
            </w:r>
          </w:p>
          <w:p w14:paraId="09646330" w14:textId="77777777" w:rsidR="00B20D5A" w:rsidRPr="00B84A41" w:rsidRDefault="00B20D5A" w:rsidP="00171564">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6B3DF0D1" w14:textId="77777777" w:rsidR="00B20D5A" w:rsidRDefault="00B20D5A" w:rsidP="00171564">
            <w:pPr>
              <w:spacing w:line="300" w:lineRule="atLeast"/>
            </w:pPr>
            <w:r>
              <w:rPr>
                <w:rFonts w:cstheme="minorHAnsi"/>
                <w:b/>
                <w:bCs/>
                <w:i/>
                <w:iCs/>
              </w:rPr>
              <w:t xml:space="preserve">array of objects</w:t>
            </w:r>
            <w:r>
              <w:t xml:space="preserve"> </w:t>
            </w:r>
          </w:p>
          <w:p w14:paraId="424C6D99" w14:textId="77777777" w:rsidR="00B20D5A" w:rsidRPr="00775565" w:rsidRDefault="00B20D5A" w:rsidP="00171564">
            <w:pPr>
              <w:spacing w:line="300" w:lineRule="atLeast"/>
              <w:rPr>
                <w:rFonts w:cstheme="minorHAnsi"/>
              </w:rPr>
            </w:pPr>
            <w:r>
              <w:t xml:space="preserve">prints the received deposit on the receipt</w:t>
            </w:r>
          </w:p>
        </w:tc>
      </w:tr>
      <w:tr w:rsidR="00B20D5A" w:rsidRPr="00775565" w14:paraId="425C260E" w14:textId="77777777" w:rsidTr="00171564">
        <w:tc>
          <w:tcPr>
            <w:tcW w:w="4390" w:type="dxa"/>
          </w:tcPr>
          <w:p w14:paraId="6B8800F9" w14:textId="77777777" w:rsidR="00B20D5A" w:rsidRPr="00B20D5A" w:rsidRDefault="00B20D5A" w:rsidP="00B20D5A">
            <w:pPr>
              <w:spacing w:line="300" w:lineRule="atLeast"/>
              <w:ind w:left="1440"/>
              <w:rPr>
                <w:rFonts w:cstheme="minorHAnsi"/>
                <w:lang w:val="en-US"/>
              </w:rPr>
            </w:pPr>
            <w:r>
              <w:rPr>
                <w:rFonts w:cstheme="minorHAnsi"/>
                <w:lang w:val="en-US"/>
              </w:rPr>
              <w:t>Description</w:t>
            </w:r>
          </w:p>
          <w:p w14:paraId="1B212094"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60EB9FBC" w14:textId="77777777" w:rsidR="00B20D5A" w:rsidRPr="00B84A41" w:rsidRDefault="00B20D5A" w:rsidP="00171564">
            <w:pPr>
              <w:spacing w:line="300" w:lineRule="atLeast"/>
              <w:rPr>
                <w:rFonts w:cstheme="minorHAnsi"/>
                <w:b/>
                <w:bCs/>
                <w:i/>
                <w:iCs/>
              </w:rPr>
            </w:pPr>
            <w:r>
              <w:rPr>
                <w:rFonts w:cstheme="minorHAnsi"/>
                <w:b/>
                <w:bCs/>
                <w:i/>
                <w:iCs/>
              </w:rPr>
              <w:t>string</w:t>
            </w:r>
          </w:p>
          <w:p w14:paraId="4A5BE48F" w14:textId="77777777" w:rsidR="00B20D5A" w:rsidRPr="00775565" w:rsidRDefault="00B20D5A" w:rsidP="00171564">
            <w:pPr>
              <w:spacing w:line="300" w:lineRule="atLeast"/>
              <w:rPr>
                <w:rFonts w:cstheme="minorHAnsi"/>
              </w:rPr>
            </w:pPr>
            <w:r>
              <w:lastRenderedPageBreak/>
              <w:t xml:space="preserve">description of the deposit. The length of the description cannot exceed 30 characters.</w:t>
            </w:r>
          </w:p>
        </w:tc>
      </w:tr>
      <w:tr w:rsidR="00B20D5A" w:rsidRPr="00775565" w14:paraId="5D0FD532" w14:textId="77777777" w:rsidTr="00171564">
        <w:tc>
          <w:tcPr>
            <w:tcW w:w="4390" w:type="dxa"/>
          </w:tcPr>
          <w:p w14:paraId="07C2D96E" w14:textId="77777777" w:rsidR="00B20D5A" w:rsidRPr="00B20D5A" w:rsidRDefault="00B20D5A" w:rsidP="00B20D5A">
            <w:pPr>
              <w:spacing w:line="300" w:lineRule="atLeast"/>
              <w:ind w:left="1440"/>
              <w:rPr>
                <w:rFonts w:cstheme="minorHAnsi"/>
                <w:lang w:val="en-US"/>
              </w:rPr>
            </w:pPr>
            <w:r>
              <w:rPr>
                <w:rFonts w:cstheme="minorHAnsi"/>
                <w:lang w:val="en-US"/>
              </w:rPr>
              <w:lastRenderedPageBreak/>
              <w:t>Quantity</w:t>
            </w:r>
          </w:p>
          <w:p w14:paraId="220F2B80"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3B048253" w14:textId="77777777" w:rsidR="00B20D5A" w:rsidRPr="00B84A41" w:rsidRDefault="00B20D5A" w:rsidP="00171564">
            <w:pPr>
              <w:spacing w:line="300" w:lineRule="atLeast"/>
              <w:rPr>
                <w:rFonts w:cstheme="minorHAnsi"/>
                <w:b/>
                <w:bCs/>
                <w:i/>
                <w:iCs/>
              </w:rPr>
            </w:pPr>
            <w:r>
              <w:rPr>
                <w:rFonts w:cstheme="minorHAnsi"/>
                <w:b/>
                <w:bCs/>
                <w:i/>
                <w:iCs/>
              </w:rPr>
              <w:t>double</w:t>
            </w:r>
          </w:p>
          <w:p w14:paraId="3708862A" w14:textId="77777777" w:rsidR="00B20D5A" w:rsidRPr="00775565" w:rsidRDefault="00B20D5A" w:rsidP="00171564">
            <w:pPr>
              <w:spacing w:line="300" w:lineRule="atLeast"/>
              <w:rPr>
                <w:rFonts w:cstheme="minorHAnsi"/>
              </w:rPr>
            </w:pPr>
            <w:r>
              <w:t xml:space="preserve">the quantity of the deposit</w:t>
            </w:r>
          </w:p>
        </w:tc>
      </w:tr>
      <w:tr w:rsidR="00B20D5A" w:rsidRPr="00775565" w14:paraId="63361087" w14:textId="77777777" w:rsidTr="00171564">
        <w:tc>
          <w:tcPr>
            <w:tcW w:w="4390" w:type="dxa"/>
          </w:tcPr>
          <w:p w14:paraId="76BEF305" w14:textId="77777777" w:rsidR="00B20D5A" w:rsidRPr="00B20D5A" w:rsidRDefault="00B20D5A" w:rsidP="00B20D5A">
            <w:pPr>
              <w:spacing w:line="300" w:lineRule="atLeast"/>
              <w:ind w:left="1440"/>
              <w:rPr>
                <w:rFonts w:cstheme="minorHAnsi"/>
                <w:lang w:val="en-US"/>
              </w:rPr>
            </w:pPr>
            <w:r>
              <w:rPr>
                <w:rFonts w:cstheme="minorHAnsi"/>
                <w:lang w:val="en-US"/>
              </w:rPr>
              <w:t>UnitPrice</w:t>
            </w:r>
          </w:p>
          <w:p w14:paraId="22755572"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0A5BA8C5" w14:textId="77777777" w:rsidR="00B20D5A" w:rsidRPr="00B84A41" w:rsidRDefault="00B20D5A" w:rsidP="00171564">
            <w:pPr>
              <w:spacing w:line="300" w:lineRule="atLeast"/>
              <w:rPr>
                <w:rFonts w:cstheme="minorHAnsi"/>
                <w:b/>
                <w:bCs/>
                <w:i/>
                <w:iCs/>
              </w:rPr>
            </w:pPr>
            <w:r>
              <w:rPr>
                <w:rFonts w:cstheme="minorHAnsi"/>
                <w:b/>
                <w:bCs/>
                <w:i/>
                <w:iCs/>
              </w:rPr>
              <w:t>double</w:t>
            </w:r>
          </w:p>
          <w:p w14:paraId="79664370" w14:textId="77777777" w:rsidR="00B20D5A" w:rsidRPr="00775565" w:rsidRDefault="00B20D5A" w:rsidP="00171564">
            <w:pPr>
              <w:spacing w:line="300" w:lineRule="atLeast"/>
              <w:rPr>
                <w:rFonts w:cstheme="minorHAnsi"/>
              </w:rPr>
            </w:pPr>
            <w:r>
              <w:t xml:space="preserve">the price of a single deposit unit</w:t>
            </w:r>
          </w:p>
        </w:tc>
      </w:tr>
      <w:tr w:rsidR="00B20D5A" w:rsidRPr="00775565" w14:paraId="1A390601" w14:textId="77777777" w:rsidTr="00171564">
        <w:tc>
          <w:tcPr>
            <w:tcW w:w="4390" w:type="dxa"/>
          </w:tcPr>
          <w:p w14:paraId="2C24FA2A" w14:textId="77777777" w:rsidR="00B20D5A" w:rsidRPr="00775565" w:rsidRDefault="00B20D5A" w:rsidP="00171564">
            <w:pPr>
              <w:spacing w:line="300" w:lineRule="atLeast"/>
              <w:ind w:left="1440"/>
              <w:rPr>
                <w:rFonts w:cstheme="minorHAnsi"/>
              </w:rPr>
            </w:pPr>
            <w:r>
              <w:rPr>
                <w:rFonts w:cstheme="minorHAnsi"/>
              </w:rPr>
              <w:t>commentLines</w:t>
            </w:r>
          </w:p>
          <w:p w14:paraId="219DDF0C"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optional</w:t>
            </w:r>
          </w:p>
        </w:tc>
        <w:tc>
          <w:tcPr>
            <w:tcW w:w="4960" w:type="dxa"/>
            <w:gridSpan w:val="2"/>
          </w:tcPr>
          <w:p w14:paraId="40829545" w14:textId="77777777" w:rsidR="00B20D5A" w:rsidRPr="00985236" w:rsidRDefault="00B20D5A" w:rsidP="00171564">
            <w:pPr>
              <w:spacing w:line="300" w:lineRule="atLeast"/>
              <w:rPr>
                <w:rFonts w:cstheme="minorHAnsi"/>
                <w:b/>
                <w:bCs/>
                <w:i/>
                <w:iCs/>
              </w:rPr>
            </w:pPr>
            <w:r>
              <w:rPr>
                <w:rFonts w:cstheme="minorHAnsi"/>
                <w:b/>
                <w:bCs/>
                <w:i/>
                <w:iCs/>
              </w:rPr>
              <w:t xml:space="preserve">array of objects  </w:t>
            </w:r>
          </w:p>
          <w:p w14:paraId="6CA53D99" w14:textId="77777777" w:rsidR="00B20D5A" w:rsidRPr="00775565" w:rsidRDefault="00B20D5A" w:rsidP="00171564">
            <w:pPr>
              <w:spacing w:line="300" w:lineRule="atLeast"/>
              <w:rPr>
                <w:rFonts w:cstheme="minorHAnsi"/>
              </w:rPr>
            </w:pPr>
            <w:r>
              <w:rPr>
                <w:rFonts w:cstheme="minorHAnsi"/>
              </w:rPr>
              <w:t xml:space="preserve">Prints a free text comments lines after the received </w:t>
            </w:r>
            <w:r>
              <w:t xml:space="preserve">deposit item</w:t>
            </w:r>
          </w:p>
        </w:tc>
      </w:tr>
      <w:tr w:rsidR="00B20D5A" w:rsidRPr="00775565" w14:paraId="43B60C6B" w14:textId="77777777" w:rsidTr="00171564">
        <w:tc>
          <w:tcPr>
            <w:tcW w:w="4390" w:type="dxa"/>
          </w:tcPr>
          <w:p w14:paraId="18A80BBD" w14:textId="77777777" w:rsidR="00B20D5A" w:rsidRPr="00775565" w:rsidRDefault="00B20D5A" w:rsidP="00171564">
            <w:pPr>
              <w:spacing w:line="300" w:lineRule="atLeast"/>
              <w:ind w:left="2160"/>
              <w:rPr>
                <w:rFonts w:cstheme="minorHAnsi"/>
              </w:rPr>
            </w:pPr>
            <w:r>
              <w:rPr>
                <w:rFonts w:cstheme="minorHAnsi"/>
              </w:rPr>
              <w:t>commentLine</w:t>
            </w:r>
          </w:p>
          <w:p w14:paraId="01D70E0E"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3242F200" w14:textId="77777777" w:rsidR="00B20D5A" w:rsidRPr="00B84A41" w:rsidRDefault="00B20D5A" w:rsidP="00171564">
            <w:pPr>
              <w:spacing w:line="300" w:lineRule="atLeast"/>
              <w:rPr>
                <w:rFonts w:cstheme="minorHAnsi"/>
                <w:b/>
                <w:bCs/>
                <w:i/>
                <w:iCs/>
              </w:rPr>
            </w:pPr>
            <w:r>
              <w:rPr>
                <w:rFonts w:cstheme="minorHAnsi"/>
                <w:b/>
                <w:bCs/>
                <w:i/>
                <w:iCs/>
              </w:rPr>
              <w:t>string</w:t>
            </w:r>
          </w:p>
          <w:p w14:paraId="4D4AA558" w14:textId="77777777" w:rsidR="00B20D5A" w:rsidRPr="00775565" w:rsidRDefault="00B20D5A" w:rsidP="00171564">
            <w:pPr>
              <w:spacing w:line="300" w:lineRule="atLeast"/>
              <w:rPr>
                <w:rFonts w:cstheme="minorHAnsi"/>
              </w:rPr>
            </w:pPr>
            <w:r>
              <w:rPr>
                <w:rFonts w:cstheme="minorHAnsi"/>
              </w:rPr>
              <w:t xml:space="preserve">comment line text</w:t>
            </w:r>
          </w:p>
        </w:tc>
      </w:tr>
      <w:tr w:rsidR="00B20D5A" w:rsidRPr="00775565" w14:paraId="2E9695A8" w14:textId="77777777" w:rsidTr="00171564">
        <w:tc>
          <w:tcPr>
            <w:tcW w:w="4390" w:type="dxa"/>
          </w:tcPr>
          <w:p w14:paraId="3A072A7B" w14:textId="77777777" w:rsidR="00B20D5A" w:rsidRPr="00775565" w:rsidRDefault="00B20D5A" w:rsidP="00171564">
            <w:pPr>
              <w:spacing w:line="300" w:lineRule="atLeast"/>
              <w:ind w:left="2160"/>
              <w:rPr>
                <w:rFonts w:cstheme="minorHAnsi"/>
              </w:rPr>
            </w:pPr>
            <w:r>
              <w:rPr>
                <w:rFonts w:cstheme="minorHAnsi"/>
              </w:rPr>
              <w:t>commentLineAttrib</w:t>
            </w:r>
          </w:p>
          <w:p w14:paraId="3FF580B5"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4857794B" w14:textId="77777777" w:rsidR="00B20D5A" w:rsidRPr="00B84A41" w:rsidRDefault="00B20D5A" w:rsidP="00171564">
            <w:pPr>
              <w:spacing w:line="300" w:lineRule="atLeast"/>
              <w:rPr>
                <w:rFonts w:cstheme="minorHAnsi"/>
                <w:b/>
                <w:bCs/>
                <w:i/>
                <w:iCs/>
              </w:rPr>
            </w:pPr>
            <w:r>
              <w:rPr>
                <w:rFonts w:cstheme="minorHAnsi"/>
                <w:b/>
                <w:bCs/>
                <w:i/>
                <w:iCs/>
              </w:rPr>
              <w:t>int</w:t>
            </w:r>
          </w:p>
          <w:p w14:paraId="5ED50E68" w14:textId="77777777" w:rsidR="00B20D5A" w:rsidRPr="00775565" w:rsidRDefault="00B20D5A" w:rsidP="00171564">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510EDE" w:rsidRPr="00775565" w14:paraId="11B3ACDF" w14:textId="77777777" w:rsidTr="00D72BF0">
        <w:tc>
          <w:tcPr>
            <w:tcW w:w="4390" w:type="dxa"/>
          </w:tcPr>
          <w:p w14:paraId="703E6132" w14:textId="77777777" w:rsidR="00510EDE" w:rsidRPr="00775565" w:rsidRDefault="00510EDE" w:rsidP="00D72BF0">
            <w:pPr>
              <w:spacing w:line="300" w:lineRule="atLeast"/>
              <w:ind w:left="1440"/>
              <w:rPr>
                <w:rFonts w:cstheme="minorHAnsi"/>
              </w:rPr>
            </w:pPr>
            <w:r>
              <w:t>LinkPreReceipt</w:t>
            </w:r>
            <w:r>
              <w:rPr>
                <w:rFonts w:cstheme="minorHAnsi"/>
                <w:color w:val="FF0000"/>
                <w:sz w:val="18"/>
                <w:szCs w:val="18"/>
              </w:rPr>
              <w:t xml:space="preserve"> optional</w:t>
            </w:r>
          </w:p>
        </w:tc>
        <w:tc>
          <w:tcPr>
            <w:tcW w:w="4960" w:type="dxa"/>
            <w:gridSpan w:val="2"/>
          </w:tcPr>
          <w:p w14:paraId="24239DC6" w14:textId="77777777" w:rsidR="00510EDE" w:rsidRPr="00775565" w:rsidRDefault="00510EDE" w:rsidP="00D72BF0">
            <w:pPr>
              <w:spacing w:line="300" w:lineRule="atLeast"/>
              <w:rPr>
                <w:rFonts w:cstheme="minorHAnsi"/>
              </w:rPr>
            </w:pPr>
            <w:r>
              <w:rPr>
                <w:rFonts w:cstheme="minorHAnsi"/>
                <w:b/>
                <w:bCs/>
                <w:i/>
                <w:iCs/>
              </w:rPr>
              <w:t xml:space="preserve">array of objects  </w:t>
            </w:r>
          </w:p>
          <w:p w14:paraId="056869E8" w14:textId="77777777" w:rsidR="00510EDE" w:rsidRPr="00C12AAC" w:rsidRDefault="00510EDE" w:rsidP="00D72BF0">
            <w:pPr>
              <w:spacing w:line="300" w:lineRule="atLeast"/>
              <w:rPr>
                <w:rFonts w:cstheme="minorHAnsi"/>
                <w:b/>
                <w:bCs/>
                <w:i/>
                <w:iCs/>
              </w:rPr>
            </w:pPr>
            <w:del w:id="9024" w:author="Claude" w:date="2026-09-29T00:00:00Z">
              <w:r>
                <w:rPr>
                  <w:rFonts w:cstheme="minorHAnsi"/>
                </w:rPr>
                <w:delText xml:space="preserve">Prints a free text comments lines after the particular sold item</w:delText>
              </w:r>
            </w:del>
            <w:ins w:id="9025" w:author="Claude" w:date="2026-09-29T00:00:00Z">
              <w:r>
                <w:rPr>
                  <w:rFonts w:cstheme="minorHAnsi"/>
                </w:rPr>
                <w:t xml:space="preserve">Links a pre-receipt (prepayment) to this receipt</w:t>
              </w:r>
            </w:ins>
          </w:p>
        </w:tc>
      </w:tr>
      <w:tr w:rsidR="00510EDE" w:rsidRPr="00775565" w14:paraId="4380BD7E" w14:textId="77777777" w:rsidTr="00D72BF0">
        <w:tc>
          <w:tcPr>
            <w:tcW w:w="4390" w:type="dxa"/>
          </w:tcPr>
          <w:p w14:paraId="34FB9458" w14:textId="77777777" w:rsidR="00510EDE" w:rsidRPr="00775565" w:rsidRDefault="00510EDE" w:rsidP="00D72BF0">
            <w:pPr>
              <w:spacing w:line="300" w:lineRule="atLeast"/>
              <w:ind w:left="2160"/>
              <w:rPr>
                <w:rFonts w:cstheme="minorHAnsi"/>
              </w:rPr>
            </w:pPr>
            <w:r>
              <w:rPr>
                <w:rFonts w:cstheme="minorHAnsi"/>
              </w:rPr>
              <w:t>ReceiptNo</w:t>
            </w:r>
          </w:p>
          <w:p w14:paraId="3276C9B0" w14:textId="77777777" w:rsidR="00510EDE" w:rsidRPr="00775565" w:rsidRDefault="00510EDE" w:rsidP="00D72BF0">
            <w:pPr>
              <w:spacing w:line="300" w:lineRule="atLeast"/>
              <w:ind w:left="2148"/>
              <w:rPr>
                <w:rFonts w:cstheme="minorHAnsi"/>
              </w:rPr>
            </w:pPr>
            <w:r>
              <w:rPr>
                <w:rFonts w:cstheme="minorHAnsi"/>
                <w:color w:val="FF0000"/>
                <w:sz w:val="18"/>
                <w:szCs w:val="18"/>
              </w:rPr>
              <w:t>required</w:t>
            </w:r>
          </w:p>
        </w:tc>
        <w:tc>
          <w:tcPr>
            <w:tcW w:w="4960" w:type="dxa"/>
            <w:gridSpan w:val="2"/>
          </w:tcPr>
          <w:p w14:paraId="122436FD" w14:textId="77777777" w:rsidR="00510EDE" w:rsidRPr="00B84A41" w:rsidRDefault="00510EDE" w:rsidP="00D72BF0">
            <w:pPr>
              <w:spacing w:line="300" w:lineRule="atLeast"/>
              <w:rPr>
                <w:rFonts w:cstheme="minorHAnsi"/>
                <w:b/>
                <w:bCs/>
                <w:i/>
                <w:iCs/>
              </w:rPr>
            </w:pPr>
            <w:r>
              <w:rPr>
                <w:rFonts w:cstheme="minorHAnsi"/>
                <w:b/>
                <w:bCs/>
                <w:i/>
                <w:iCs/>
              </w:rPr>
              <w:t>string</w:t>
            </w:r>
          </w:p>
          <w:p w14:paraId="125E376B" w14:textId="77777777" w:rsidR="00510EDE" w:rsidRPr="00C12AAC" w:rsidRDefault="00510EDE" w:rsidP="00D72BF0">
            <w:pPr>
              <w:spacing w:line="300" w:lineRule="atLeast"/>
              <w:rPr>
                <w:rFonts w:cstheme="minorHAnsi"/>
                <w:b/>
                <w:bCs/>
                <w:i/>
                <w:iCs/>
              </w:rPr>
            </w:pPr>
            <w:r>
              <w:rPr>
                <w:rFonts w:cstheme="minorHAnsi"/>
              </w:rPr>
              <w:t xml:space="preserve">pre-receipt No</w:t>
            </w:r>
          </w:p>
        </w:tc>
      </w:tr>
      <w:tr w:rsidR="00510EDE" w:rsidRPr="00775565" w14:paraId="4A6A7CBA" w14:textId="77777777" w:rsidTr="00D72BF0">
        <w:tc>
          <w:tcPr>
            <w:tcW w:w="4390" w:type="dxa"/>
          </w:tcPr>
          <w:p w14:paraId="3CF25866" w14:textId="77777777" w:rsidR="00510EDE" w:rsidRPr="00775565" w:rsidRDefault="00510EDE" w:rsidP="00D72BF0">
            <w:pPr>
              <w:spacing w:line="300" w:lineRule="atLeast"/>
              <w:ind w:left="2160"/>
              <w:rPr>
                <w:rFonts w:cstheme="minorHAnsi"/>
              </w:rPr>
            </w:pPr>
            <w:r>
              <w:rPr>
                <w:rFonts w:cstheme="minorHAnsi"/>
              </w:rPr>
              <w:t>Amount</w:t>
            </w:r>
          </w:p>
          <w:p w14:paraId="383621CA" w14:textId="77777777" w:rsidR="00510EDE" w:rsidRPr="00775565" w:rsidRDefault="00510EDE" w:rsidP="00D72BF0">
            <w:pPr>
              <w:spacing w:line="300" w:lineRule="atLeast"/>
              <w:ind w:left="2148"/>
              <w:rPr>
                <w:rFonts w:cstheme="minorHAnsi"/>
              </w:rPr>
            </w:pPr>
            <w:r>
              <w:rPr>
                <w:rFonts w:cstheme="minorHAnsi"/>
                <w:color w:val="FF0000"/>
                <w:sz w:val="18"/>
                <w:szCs w:val="18"/>
              </w:rPr>
              <w:t>required</w:t>
            </w:r>
          </w:p>
        </w:tc>
        <w:tc>
          <w:tcPr>
            <w:tcW w:w="4960" w:type="dxa"/>
            <w:gridSpan w:val="2"/>
          </w:tcPr>
          <w:p w14:paraId="0FBB08F8" w14:textId="77777777" w:rsidR="00510EDE" w:rsidRPr="00B84A41" w:rsidRDefault="00510EDE" w:rsidP="00D72BF0">
            <w:pPr>
              <w:spacing w:line="300" w:lineRule="atLeast"/>
              <w:rPr>
                <w:rFonts w:cstheme="minorHAnsi"/>
                <w:b/>
                <w:bCs/>
                <w:i/>
                <w:iCs/>
              </w:rPr>
            </w:pPr>
            <w:r>
              <w:rPr>
                <w:rFonts w:cstheme="minorHAnsi"/>
                <w:b/>
                <w:bCs/>
                <w:i/>
                <w:iCs/>
              </w:rPr>
              <w:t>double</w:t>
            </w:r>
          </w:p>
          <w:p w14:paraId="1553C99E" w14:textId="77777777" w:rsidR="00510EDE" w:rsidRPr="00C12AAC" w:rsidRDefault="00510EDE" w:rsidP="00D72BF0">
            <w:pPr>
              <w:spacing w:line="300" w:lineRule="atLeast"/>
              <w:rPr>
                <w:rFonts w:cstheme="minorHAnsi"/>
                <w:b/>
                <w:bCs/>
                <w:i/>
                <w:iCs/>
              </w:rPr>
            </w:pPr>
            <w:r>
              <w:rPr>
                <w:rFonts w:cstheme="minorHAnsi"/>
              </w:rPr>
              <w:t xml:space="preserve">Pre-receipt </w:t>
            </w:r>
            <w:del w:id="9026" w:author="Claude" w:date="2026-09-29T00:00:00Z">
              <w:r>
                <w:rPr>
                  <w:rFonts w:cstheme="minorHAnsi"/>
                </w:rPr>
                <w:delText xml:space="preserve">amunt</w:delText>
              </w:r>
            </w:del>
            <w:ins w:id="9027" w:author="Claude" w:date="2026-09-29T00:00:00Z">
              <w:r>
                <w:rPr>
                  <w:rFonts w:cstheme="minorHAnsi"/>
                </w:rPr>
                <w:t xml:space="preserve">amount</w:t>
              </w:r>
            </w:ins>
          </w:p>
        </w:tc>
      </w:tr>
      <w:tr w:rsidR="002E6B21" w:rsidRPr="00775565" w14:paraId="64D6B566" w14:textId="77777777" w:rsidTr="00510EDE">
        <w:trPr>
          <w:del w:id="9028" w:author="Claude" w:date="2026-09-29T00:00:00Z"/>
        </w:trPr>
        <w:tc>
          <w:tcPr>
            <w:tcW w:w="4456" w:type="dxa"/>
            <w:gridSpan w:val="2"/>
          </w:tcPr>
          <w:p w14:paraId="75FE0A02" w14:textId="77777777" w:rsidR="002E6B21" w:rsidRPr="00775565" w:rsidRDefault="002E6B21" w:rsidP="00876192">
            <w:pPr>
              <w:spacing w:line="300" w:lineRule="atLeast"/>
              <w:ind w:left="1440"/>
              <w:rPr>
                <w:del w:id="9030" w:author="Claude" w:date="2026-09-29T00:00:00Z"/>
                <w:rFonts w:cstheme="minorHAnsi"/>
              </w:rPr>
            </w:pPr>
            <w:del w:id="9029" w:author="Claude" w:date="2026-09-29T00:00:00Z">
              <w:r>
                <w:rPr>
                  <w:rFonts w:cstheme="minorHAnsi"/>
                </w:rPr>
                <w:delText xml:space="preserve">commentLines</w:delText>
              </w:r>
            </w:del>
          </w:p>
          <w:p w14:paraId="3AFBB8FB" w14:textId="2DD2F526" w:rsidR="002E6B21" w:rsidRPr="00B84A41" w:rsidRDefault="002E6B21" w:rsidP="00876192">
            <w:pPr>
              <w:spacing w:line="300" w:lineRule="atLeast"/>
              <w:ind w:left="1440"/>
              <w:rPr>
                <w:del w:id="9032" w:author="Claude" w:date="2026-09-29T00:00:00Z"/>
                <w:rFonts w:cstheme="minorHAnsi"/>
                <w:sz w:val="18"/>
                <w:szCs w:val="18"/>
              </w:rPr>
            </w:pPr>
            <w:del w:id="9031" w:author="Claude" w:date="2026-09-29T00:00:00Z">
              <w:r>
                <w:rPr>
                  <w:rFonts w:cstheme="minorHAnsi"/>
                  <w:color w:val="FF0000"/>
                  <w:sz w:val="18"/>
                  <w:szCs w:val="18"/>
                </w:rPr>
                <w:delText xml:space="preserve">optional</w:delText>
              </w:r>
            </w:del>
          </w:p>
        </w:tc>
        <w:tc>
          <w:tcPr>
            <w:tcW w:w="4894" w:type="dxa"/>
          </w:tcPr>
          <w:p w14:paraId="50B9ED0C" w14:textId="77777777" w:rsidR="002E6B21" w:rsidRPr="00775565" w:rsidRDefault="002E6B21" w:rsidP="00D21993">
            <w:pPr>
              <w:spacing w:line="300" w:lineRule="atLeast"/>
              <w:rPr>
                <w:del w:id="9034" w:author="Claude" w:date="2026-09-29T00:00:00Z"/>
                <w:rFonts w:cstheme="minorHAnsi"/>
              </w:rPr>
            </w:pPr>
            <w:del w:id="9033" w:author="Claude" w:date="2026-09-29T00:00:00Z">
              <w:r>
                <w:rPr>
                  <w:rFonts w:cstheme="minorHAnsi"/>
                  <w:b/>
                  <w:bCs/>
                  <w:i/>
                  <w:iCs/>
                </w:rPr>
                <w:delText xml:space="preserve">array of objects  </w:delText>
              </w:r>
            </w:del>
          </w:p>
          <w:p w14:paraId="65F4365F" w14:textId="1819A075" w:rsidR="002E6B21" w:rsidRPr="00775565" w:rsidRDefault="002E6B21" w:rsidP="00D21993">
            <w:pPr>
              <w:spacing w:line="300" w:lineRule="atLeast"/>
              <w:rPr>
                <w:del w:id="9036" w:author="Claude" w:date="2026-09-29T00:00:00Z"/>
                <w:rFonts w:cstheme="minorHAnsi"/>
              </w:rPr>
            </w:pPr>
            <w:del w:id="9035" w:author="Claude" w:date="2026-09-29T00:00:00Z">
              <w:r>
                <w:rPr>
                  <w:rFonts w:cstheme="minorHAnsi"/>
                </w:rPr>
                <w:delText xml:space="preserve">Prints a free text comments lines after the particular sold item</w:delText>
              </w:r>
            </w:del>
          </w:p>
        </w:tc>
      </w:tr>
      <w:tr w:rsidR="002E6B21" w:rsidRPr="00775565" w14:paraId="4956AD04" w14:textId="77777777" w:rsidTr="00510EDE">
        <w:trPr>
          <w:del w:id="9037" w:author="Claude" w:date="2026-09-29T00:00:00Z"/>
        </w:trPr>
        <w:tc>
          <w:tcPr>
            <w:tcW w:w="4456" w:type="dxa"/>
            <w:gridSpan w:val="2"/>
          </w:tcPr>
          <w:p w14:paraId="1C81380E" w14:textId="77777777" w:rsidR="002E6B21" w:rsidRPr="00775565" w:rsidRDefault="002E6B21" w:rsidP="00876192">
            <w:pPr>
              <w:spacing w:line="300" w:lineRule="atLeast"/>
              <w:ind w:left="2160"/>
              <w:rPr>
                <w:del w:id="9039" w:author="Claude" w:date="2026-09-29T00:00:00Z"/>
                <w:rFonts w:cstheme="minorHAnsi"/>
              </w:rPr>
            </w:pPr>
            <w:del w:id="9038" w:author="Claude" w:date="2026-09-29T00:00:00Z">
              <w:r>
                <w:rPr>
                  <w:rFonts w:cstheme="minorHAnsi"/>
                </w:rPr>
                <w:delText xml:space="preserve">commentLine</w:delText>
              </w:r>
            </w:del>
          </w:p>
          <w:p w14:paraId="179F7433" w14:textId="24501F78" w:rsidR="002E6B21" w:rsidRPr="00B84A41" w:rsidRDefault="002E6B21" w:rsidP="00876192">
            <w:pPr>
              <w:spacing w:line="300" w:lineRule="atLeast"/>
              <w:ind w:left="2160"/>
              <w:rPr>
                <w:del w:id="9041" w:author="Claude" w:date="2026-09-29T00:00:00Z"/>
                <w:rFonts w:cstheme="minorHAnsi"/>
                <w:sz w:val="18"/>
                <w:szCs w:val="18"/>
              </w:rPr>
            </w:pPr>
            <w:del w:id="9040" w:author="Claude" w:date="2026-09-29T00:00:00Z">
              <w:r>
                <w:rPr>
                  <w:rFonts w:cstheme="minorHAnsi"/>
                  <w:color w:val="FF0000"/>
                  <w:sz w:val="18"/>
                  <w:szCs w:val="18"/>
                </w:rPr>
                <w:delText xml:space="preserve">required</w:delText>
              </w:r>
            </w:del>
          </w:p>
        </w:tc>
        <w:tc>
          <w:tcPr>
            <w:tcW w:w="4894" w:type="dxa"/>
          </w:tcPr>
          <w:p w14:paraId="52968D65" w14:textId="77777777" w:rsidR="002E6B21" w:rsidRPr="00B84A41" w:rsidRDefault="002E6B21" w:rsidP="002E6B21">
            <w:pPr>
              <w:spacing w:line="300" w:lineRule="atLeast"/>
              <w:rPr>
                <w:del w:id="9043" w:author="Claude" w:date="2026-09-29T00:00:00Z"/>
                <w:rFonts w:cstheme="minorHAnsi"/>
                <w:b/>
                <w:bCs/>
                <w:i/>
                <w:iCs/>
              </w:rPr>
            </w:pPr>
            <w:del w:id="9042" w:author="Claude" w:date="2026-09-29T00:00:00Z">
              <w:r>
                <w:rPr>
                  <w:rFonts w:cstheme="minorHAnsi"/>
                  <w:b/>
                  <w:bCs/>
                  <w:i/>
                  <w:iCs/>
                </w:rPr>
                <w:delText xml:space="preserve">string</w:delText>
              </w:r>
            </w:del>
          </w:p>
          <w:p w14:paraId="5B398957" w14:textId="74BB49AF" w:rsidR="002E6B21" w:rsidRPr="00775565" w:rsidRDefault="002E6B21" w:rsidP="002E6B21">
            <w:pPr>
              <w:spacing w:line="300" w:lineRule="atLeast"/>
              <w:rPr>
                <w:del w:id="9045" w:author="Claude" w:date="2026-09-29T00:00:00Z"/>
                <w:rFonts w:cstheme="minorHAnsi"/>
              </w:rPr>
            </w:pPr>
            <w:del w:id="9044" w:author="Claude" w:date="2026-09-29T00:00:00Z">
              <w:r>
                <w:rPr>
                  <w:rFonts w:cstheme="minorHAnsi"/>
                </w:rPr>
                <w:delText xml:space="preserve">comment line text</w:delText>
              </w:r>
            </w:del>
          </w:p>
        </w:tc>
      </w:tr>
      <w:tr w:rsidR="002E6B21" w:rsidRPr="00775565" w14:paraId="576FA5DC" w14:textId="77777777" w:rsidTr="00510EDE">
        <w:trPr>
          <w:del w:id="9046" w:author="Claude" w:date="2026-09-29T00:00:00Z"/>
        </w:trPr>
        <w:tc>
          <w:tcPr>
            <w:tcW w:w="4456" w:type="dxa"/>
            <w:gridSpan w:val="2"/>
          </w:tcPr>
          <w:p w14:paraId="7031AD47" w14:textId="77777777" w:rsidR="002E6B21" w:rsidRPr="00775565" w:rsidRDefault="002E6B21" w:rsidP="00876192">
            <w:pPr>
              <w:spacing w:line="300" w:lineRule="atLeast"/>
              <w:ind w:left="2160"/>
              <w:rPr>
                <w:del w:id="9048" w:author="Claude" w:date="2026-09-29T00:00:00Z"/>
                <w:rFonts w:cstheme="minorHAnsi"/>
              </w:rPr>
            </w:pPr>
            <w:del w:id="9047" w:author="Claude" w:date="2026-09-29T00:00:00Z">
              <w:r>
                <w:rPr>
                  <w:rFonts w:cstheme="minorHAnsi"/>
                </w:rPr>
                <w:delText xml:space="preserve">commentLineAttrib</w:delText>
              </w:r>
            </w:del>
          </w:p>
          <w:p w14:paraId="6D51E4CC" w14:textId="3CD17773" w:rsidR="002E6B21" w:rsidRPr="00B84A41" w:rsidRDefault="002E6B21" w:rsidP="00876192">
            <w:pPr>
              <w:spacing w:line="300" w:lineRule="atLeast"/>
              <w:ind w:left="2160"/>
              <w:rPr>
                <w:del w:id="9050" w:author="Claude" w:date="2026-09-29T00:00:00Z"/>
                <w:rFonts w:cstheme="minorHAnsi"/>
                <w:sz w:val="18"/>
                <w:szCs w:val="18"/>
              </w:rPr>
            </w:pPr>
            <w:del w:id="9049" w:author="Claude" w:date="2026-09-29T00:00:00Z">
              <w:r>
                <w:rPr>
                  <w:rFonts w:cstheme="minorHAnsi"/>
                  <w:color w:val="FF0000"/>
                  <w:sz w:val="18"/>
                  <w:szCs w:val="18"/>
                </w:rPr>
                <w:delText xml:space="preserve">required</w:delText>
              </w:r>
            </w:del>
          </w:p>
        </w:tc>
        <w:tc>
          <w:tcPr>
            <w:tcW w:w="4894" w:type="dxa"/>
          </w:tcPr>
          <w:p w14:paraId="2BCC4152" w14:textId="77777777" w:rsidR="002E6B21" w:rsidRPr="00B84A41" w:rsidRDefault="002E6B21" w:rsidP="002E6B21">
            <w:pPr>
              <w:spacing w:line="300" w:lineRule="atLeast"/>
              <w:rPr>
                <w:del w:id="9052" w:author="Claude" w:date="2026-09-29T00:00:00Z"/>
                <w:rFonts w:cstheme="minorHAnsi"/>
                <w:b/>
                <w:bCs/>
                <w:i/>
                <w:iCs/>
              </w:rPr>
            </w:pPr>
            <w:del w:id="9051" w:author="Claude" w:date="2026-09-29T00:00:00Z">
              <w:r>
                <w:rPr>
                  <w:rFonts w:cstheme="minorHAnsi"/>
                  <w:b/>
                  <w:bCs/>
                  <w:i/>
                  <w:iCs/>
                </w:rPr>
                <w:delText xml:space="preserve">int</w:delText>
              </w:r>
            </w:del>
          </w:p>
          <w:p w14:paraId="79C36110" w14:textId="55F2ADAC" w:rsidR="002E6B21" w:rsidRPr="00775565" w:rsidRDefault="002E6B21" w:rsidP="002E6B21">
            <w:pPr>
              <w:spacing w:line="300" w:lineRule="atLeast"/>
              <w:rPr>
                <w:del w:id="9055" w:author="Claude" w:date="2026-09-29T00:00:00Z"/>
                <w:rFonts w:cstheme="minorHAnsi"/>
              </w:rPr>
            </w:pPr>
            <w:del w:id="9053" w:author="Claude" w:date="2026-09-29T00:00:00Z">
              <w:r>
                <w:rPr>
                  <w:rFonts w:cstheme="minorHAnsi"/>
                </w:rPr>
                <w:delText xml:space="preserve">comment line text </w:delText>
              </w:r>
            </w:del>
            <w:del w:id="9054" w:author="Claude" w:date="2026-09-29T00:00:00Z">
              <w:r>
                <w:delText xml:space="preserve">font size and properties (possible values explained in comments section)</w:delText>
              </w:r>
            </w:del>
          </w:p>
        </w:tc>
      </w:tr>
      <w:tr w:rsidR="002E6B21" w:rsidRPr="00775565" w14:paraId="221921E3" w14:textId="77777777" w:rsidTr="00510EDE">
        <w:tc>
          <w:tcPr>
            <w:tcW w:w="4456" w:type="dxa"/>
            <w:gridSpan w:val="2"/>
          </w:tcPr>
          <w:p w14:paraId="39299509" w14:textId="77777777" w:rsidR="002E6B21" w:rsidRPr="00775565" w:rsidRDefault="002E6B21" w:rsidP="00876192">
            <w:pPr>
              <w:spacing w:line="300" w:lineRule="atLeast"/>
              <w:ind w:left="720"/>
              <w:rPr>
                <w:rFonts w:cstheme="minorHAnsi"/>
              </w:rPr>
            </w:pPr>
            <w:r>
              <w:rPr>
                <w:rFonts w:cstheme="minorHAnsi"/>
              </w:rPr>
              <w:t>receiptDiscount</w:t>
            </w:r>
          </w:p>
          <w:p w14:paraId="41FB3437" w14:textId="0B474F51" w:rsidR="002E6B21" w:rsidRPr="00B84A41" w:rsidRDefault="002E6B21" w:rsidP="00876192">
            <w:pPr>
              <w:spacing w:line="300" w:lineRule="atLeast"/>
              <w:ind w:left="720"/>
              <w:rPr>
                <w:rFonts w:cstheme="minorHAnsi"/>
                <w:sz w:val="18"/>
                <w:szCs w:val="18"/>
              </w:rPr>
            </w:pPr>
            <w:r>
              <w:rPr>
                <w:rFonts w:cstheme="minorHAnsi"/>
                <w:color w:val="FF0000"/>
                <w:sz w:val="18"/>
                <w:szCs w:val="18"/>
              </w:rPr>
              <w:t>optional</w:t>
            </w:r>
          </w:p>
        </w:tc>
        <w:tc>
          <w:tcPr>
            <w:tcW w:w="4894" w:type="dxa"/>
          </w:tcPr>
          <w:p w14:paraId="45C2A5EB" w14:textId="280EA256" w:rsidR="002E6B21" w:rsidRPr="00B84A41" w:rsidRDefault="00600123" w:rsidP="002E6B21">
            <w:pPr>
              <w:spacing w:line="300" w:lineRule="atLeast"/>
              <w:rPr>
                <w:rFonts w:cstheme="minorHAnsi"/>
                <w:b/>
                <w:bCs/>
                <w:i/>
                <w:iCs/>
              </w:rPr>
            </w:pPr>
            <w:r>
              <w:rPr>
                <w:rFonts w:cstheme="minorHAnsi"/>
                <w:b/>
                <w:bCs/>
                <w:i/>
                <w:iCs/>
              </w:rPr>
              <w:t>object</w:t>
            </w:r>
          </w:p>
          <w:p w14:paraId="5D0EF6A6" w14:textId="793A24ED" w:rsidR="00600123" w:rsidRPr="00775565" w:rsidRDefault="00600123" w:rsidP="002E6B21">
            <w:pPr>
              <w:spacing w:line="300" w:lineRule="atLeast"/>
              <w:rPr>
                <w:rFonts w:cstheme="minorHAnsi"/>
              </w:rPr>
            </w:pPr>
            <w:r>
              <w:t xml:space="preserve">Applies discount/surcharge for the current total of the receipt</w:t>
            </w:r>
          </w:p>
        </w:tc>
      </w:tr>
      <w:tr w:rsidR="00600123" w:rsidRPr="00775565" w14:paraId="03730581" w14:textId="77777777" w:rsidTr="00510EDE">
        <w:tc>
          <w:tcPr>
            <w:tcW w:w="4456" w:type="dxa"/>
            <w:gridSpan w:val="2"/>
          </w:tcPr>
          <w:p w14:paraId="64F601C2" w14:textId="77777777" w:rsidR="00600123" w:rsidRPr="00775565" w:rsidRDefault="00600123" w:rsidP="00876192">
            <w:pPr>
              <w:spacing w:line="300" w:lineRule="atLeast"/>
              <w:ind w:left="1440"/>
              <w:rPr>
                <w:rFonts w:cstheme="minorHAnsi"/>
              </w:rPr>
            </w:pPr>
            <w:r>
              <w:rPr>
                <w:rFonts w:cstheme="minorHAnsi"/>
              </w:rPr>
              <w:t>receiptDiscountType</w:t>
            </w:r>
          </w:p>
          <w:p w14:paraId="2AE7F9DD" w14:textId="4CAE51C8" w:rsidR="00600123" w:rsidRPr="00EB56C2" w:rsidRDefault="00600123"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597BD305" w14:textId="77777777" w:rsidR="00600123" w:rsidRPr="00B84A41" w:rsidRDefault="00600123" w:rsidP="00600123">
            <w:pPr>
              <w:spacing w:line="300" w:lineRule="atLeast"/>
              <w:rPr>
                <w:rFonts w:cstheme="minorHAnsi"/>
                <w:b/>
                <w:bCs/>
                <w:i/>
                <w:iCs/>
              </w:rPr>
            </w:pPr>
            <w:r>
              <w:rPr>
                <w:rFonts w:cstheme="minorHAnsi"/>
                <w:b/>
                <w:bCs/>
                <w:i/>
                <w:iCs/>
              </w:rPr>
              <w:t>int</w:t>
            </w:r>
          </w:p>
          <w:p w14:paraId="7E5B4EE3" w14:textId="49A044DD" w:rsidR="00600123" w:rsidRPr="00775565" w:rsidRDefault="00600123" w:rsidP="00600123">
            <w:pPr>
              <w:spacing w:line="300" w:lineRule="atLeast"/>
              <w:rPr>
                <w:rFonts w:cstheme="minorHAnsi"/>
              </w:rPr>
            </w:pPr>
            <w:r>
              <w:rPr>
                <w:rFonts w:cstheme="minorHAnsi"/>
                <w:b/>
                <w:bCs/>
                <w:i/>
                <w:iCs/>
              </w:rPr>
              <w:t>values:</w:t>
            </w:r>
            <w:r>
              <w:rPr>
                <w:rFonts w:cstheme="minorHAnsi"/>
              </w:rPr>
              <w:t xml:space="preserve"> </w:t>
            </w:r>
            <w:r>
              <w:rPr>
                <w:rFonts w:cstheme="minorHAnsi"/>
                <w:highlight w:val="lightGray"/>
              </w:rPr>
              <w:t>1;2</w:t>
            </w:r>
          </w:p>
          <w:p w14:paraId="0FEE6622" w14:textId="77777777" w:rsidR="00600123" w:rsidRPr="00775565" w:rsidRDefault="00600123" w:rsidP="00600123">
            <w:pPr>
              <w:spacing w:line="300" w:lineRule="atLeast"/>
            </w:pPr>
            <w:r>
              <w:rPr>
                <w:rFonts w:cstheme="minorHAnsi"/>
              </w:rPr>
              <w:t xml:space="preserve">1 – p</w:t>
            </w:r>
            <w:r>
              <w:t xml:space="preserve">ercent discount;</w:t>
            </w:r>
          </w:p>
          <w:p w14:paraId="47D0F002" w14:textId="77777777" w:rsidR="00600123" w:rsidRPr="00775565" w:rsidRDefault="00600123" w:rsidP="00600123">
            <w:pPr>
              <w:spacing w:line="300" w:lineRule="atLeast"/>
            </w:pPr>
            <w:r>
              <w:t xml:space="preserve">2 – absolute discount;</w:t>
            </w:r>
          </w:p>
          <w:p w14:paraId="206951C7" w14:textId="35944568" w:rsidR="00600123" w:rsidRPr="00775565" w:rsidRDefault="00600123" w:rsidP="00600123">
            <w:pPr>
              <w:spacing w:line="300" w:lineRule="atLeast"/>
              <w:rPr>
                <w:rFonts w:cstheme="minorHAnsi"/>
              </w:rPr>
            </w:pPr>
            <w:r>
              <w:t xml:space="preserve">Negative value corresponds to the discount, positive value corresponds to the surcharge</w:t>
            </w:r>
          </w:p>
        </w:tc>
      </w:tr>
      <w:tr w:rsidR="00600123" w:rsidRPr="00775565" w14:paraId="0F5E1606" w14:textId="77777777" w:rsidTr="00510EDE">
        <w:tc>
          <w:tcPr>
            <w:tcW w:w="4456" w:type="dxa"/>
            <w:gridSpan w:val="2"/>
          </w:tcPr>
          <w:p w14:paraId="2C50A81E" w14:textId="77777777" w:rsidR="00600123" w:rsidRPr="00775565" w:rsidRDefault="00600123" w:rsidP="00876192">
            <w:pPr>
              <w:spacing w:line="300" w:lineRule="atLeast"/>
              <w:ind w:left="1440"/>
              <w:rPr>
                <w:rFonts w:cstheme="minorHAnsi"/>
              </w:rPr>
            </w:pPr>
            <w:r>
              <w:rPr>
                <w:rFonts w:cstheme="minorHAnsi"/>
              </w:rPr>
              <w:t>receiptDiscountAmount</w:t>
            </w:r>
          </w:p>
          <w:p w14:paraId="5DF90969" w14:textId="2D4E5919" w:rsidR="00600123" w:rsidRPr="00EB56C2" w:rsidRDefault="00600123"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3167D8C3" w14:textId="77777777" w:rsidR="00600123" w:rsidRPr="00B84A41" w:rsidRDefault="00600123" w:rsidP="00600123">
            <w:pPr>
              <w:spacing w:line="300" w:lineRule="atLeast"/>
              <w:rPr>
                <w:rFonts w:cstheme="minorHAnsi"/>
                <w:b/>
                <w:bCs/>
                <w:i/>
                <w:iCs/>
              </w:rPr>
            </w:pPr>
            <w:r>
              <w:rPr>
                <w:rFonts w:cstheme="minorHAnsi"/>
                <w:b/>
                <w:bCs/>
                <w:i/>
                <w:iCs/>
              </w:rPr>
              <w:t>double</w:t>
            </w:r>
          </w:p>
          <w:p w14:paraId="35EAE4F3" w14:textId="77F375FF" w:rsidR="00600123" w:rsidRPr="00775565" w:rsidRDefault="00600123" w:rsidP="00600123">
            <w:pPr>
              <w:spacing w:line="300" w:lineRule="atLeast"/>
              <w:rPr>
                <w:rFonts w:cstheme="minorHAnsi"/>
              </w:rPr>
            </w:pPr>
            <w:r>
              <w:rPr>
                <w:rFonts w:cstheme="minorHAnsi"/>
              </w:rPr>
              <w:t xml:space="preserve">discount value</w:t>
            </w:r>
          </w:p>
        </w:tc>
      </w:tr>
      <w:tr w:rsidR="002E6B21" w:rsidRPr="00775565" w14:paraId="4862FF66" w14:textId="77777777" w:rsidTr="00510EDE">
        <w:tc>
          <w:tcPr>
            <w:tcW w:w="4456" w:type="dxa"/>
            <w:gridSpan w:val="2"/>
          </w:tcPr>
          <w:p w14:paraId="7C7989C0" w14:textId="788B4FAF" w:rsidR="002E6B21" w:rsidRDefault="002E6B21" w:rsidP="00876192">
            <w:pPr>
              <w:spacing w:line="300" w:lineRule="atLeast"/>
              <w:ind w:left="720"/>
              <w:rPr>
                <w:rFonts w:cstheme="minorHAnsi"/>
              </w:rPr>
            </w:pPr>
            <w:r>
              <w:rPr>
                <w:rFonts w:cstheme="minorHAnsi"/>
              </w:rPr>
              <w:t xml:space="preserve">receiptPayment </w:t>
            </w:r>
          </w:p>
          <w:p w14:paraId="38301BA9" w14:textId="0BED4884" w:rsidR="00510EDE" w:rsidRPr="00510EDE" w:rsidRDefault="00510EDE" w:rsidP="00510EDE">
            <w:pPr>
              <w:spacing w:line="300" w:lineRule="atLeast"/>
              <w:ind w:left="720"/>
              <w:rPr>
                <w:rFonts w:cstheme="minorHAnsi"/>
                <w:color w:val="FF0000"/>
              </w:rPr>
            </w:pPr>
            <w:r>
              <w:rPr>
                <w:rFonts w:cstheme="minorHAnsi"/>
                <w:color w:val="FF0000"/>
              </w:rPr>
              <w:t xml:space="preserve">(or receiptPaymentEx or EndPreReceipt)</w:t>
            </w:r>
          </w:p>
          <w:p w14:paraId="123C5E83" w14:textId="5DA683E8" w:rsidR="002E6B21" w:rsidRPr="00EB56C2" w:rsidRDefault="002E6B21" w:rsidP="00876192">
            <w:pPr>
              <w:spacing w:line="300" w:lineRule="atLeast"/>
              <w:ind w:left="720"/>
              <w:rPr>
                <w:rFonts w:cstheme="minorHAnsi"/>
                <w:sz w:val="18"/>
                <w:szCs w:val="18"/>
              </w:rPr>
            </w:pPr>
            <w:r>
              <w:rPr>
                <w:rFonts w:cstheme="minorHAnsi"/>
                <w:color w:val="FF0000"/>
                <w:sz w:val="18"/>
                <w:szCs w:val="18"/>
              </w:rPr>
              <w:lastRenderedPageBreak/>
              <w:t>required</w:t>
            </w:r>
          </w:p>
        </w:tc>
        <w:tc>
          <w:tcPr>
            <w:tcW w:w="4894" w:type="dxa"/>
          </w:tcPr>
          <w:p w14:paraId="4A6C7449" w14:textId="77777777" w:rsidR="002E6B21" w:rsidRPr="00B84A41" w:rsidRDefault="002E6B21" w:rsidP="002E6B21">
            <w:pPr>
              <w:spacing w:line="300" w:lineRule="atLeast"/>
              <w:rPr>
                <w:rFonts w:cstheme="minorHAnsi"/>
                <w:b/>
                <w:bCs/>
                <w:i/>
                <w:iCs/>
              </w:rPr>
            </w:pPr>
            <w:r>
              <w:rPr>
                <w:rFonts w:cstheme="minorHAnsi"/>
                <w:b/>
                <w:bCs/>
                <w:i/>
                <w:iCs/>
              </w:rPr>
              <w:lastRenderedPageBreak/>
              <w:t>object</w:t>
            </w:r>
          </w:p>
          <w:p w14:paraId="2CD175F6" w14:textId="77777777" w:rsidR="006F3ED8" w:rsidRPr="00775565" w:rsidRDefault="006F3ED8" w:rsidP="002E6B21">
            <w:pPr>
              <w:spacing w:line="300" w:lineRule="atLeast"/>
            </w:pPr>
            <w:r>
              <w:t xml:space="preserve">Makes payment and ends the fiscal receipt.</w:t>
            </w:r>
          </w:p>
          <w:p w14:paraId="310282DC" w14:textId="7AA72C24" w:rsidR="006242F6" w:rsidRPr="00775565" w:rsidRDefault="006242F6" w:rsidP="002E6B21">
            <w:pPr>
              <w:spacing w:line="300" w:lineRule="atLeast"/>
              <w:rPr>
                <w:rFonts w:cstheme="minorHAnsi"/>
              </w:rPr>
            </w:pPr>
            <w:r>
              <w:lastRenderedPageBreak/>
              <w:t xml:space="preserve">Any combinations of payments can be used, but the total sum of non-cash amount must be equal or less than the total of the receipt. If the sum of non-cash payments is less than the total of the receipt then the lacking sum will be deducted from the cash payment amount.</w:t>
            </w:r>
          </w:p>
        </w:tc>
      </w:tr>
      <w:tr w:rsidR="002E6B21" w:rsidRPr="00775565" w14:paraId="72C02054" w14:textId="77777777" w:rsidTr="00510EDE">
        <w:tc>
          <w:tcPr>
            <w:tcW w:w="4456" w:type="dxa"/>
            <w:gridSpan w:val="2"/>
          </w:tcPr>
          <w:p w14:paraId="54413819" w14:textId="77777777" w:rsidR="002E6B21" w:rsidRDefault="002E6B21" w:rsidP="00876192">
            <w:pPr>
              <w:spacing w:line="300" w:lineRule="atLeast"/>
              <w:ind w:left="1440"/>
              <w:rPr>
                <w:rFonts w:cstheme="minorHAnsi"/>
              </w:rPr>
            </w:pPr>
            <w:r>
              <w:rPr>
                <w:rFonts w:cstheme="minorHAnsi"/>
              </w:rPr>
              <w:lastRenderedPageBreak/>
              <w:t>cash</w:t>
            </w:r>
          </w:p>
          <w:p w14:paraId="68FFCA8A" w14:textId="124A8185"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35E1372B" w14:textId="77777777" w:rsidR="002E6B21" w:rsidRPr="00B84A41" w:rsidRDefault="002E6B21" w:rsidP="002E6B21">
            <w:pPr>
              <w:spacing w:line="300" w:lineRule="atLeast"/>
              <w:rPr>
                <w:rFonts w:cstheme="minorHAnsi"/>
                <w:b/>
                <w:bCs/>
                <w:i/>
                <w:iCs/>
              </w:rPr>
            </w:pPr>
            <w:r>
              <w:rPr>
                <w:rFonts w:cstheme="minorHAnsi"/>
                <w:b/>
                <w:bCs/>
                <w:i/>
                <w:iCs/>
              </w:rPr>
              <w:t>double</w:t>
            </w:r>
          </w:p>
          <w:p w14:paraId="380A0073" w14:textId="6A93CBBD" w:rsidR="006242F6" w:rsidRPr="00775565" w:rsidRDefault="006242F6" w:rsidP="002E6B21">
            <w:pPr>
              <w:spacing w:line="300" w:lineRule="atLeast"/>
              <w:rPr>
                <w:rFonts w:cstheme="minorHAnsi"/>
              </w:rPr>
            </w:pPr>
            <w:r>
              <w:t xml:space="preserve">cash payment amount in local currency</w:t>
            </w:r>
          </w:p>
        </w:tc>
      </w:tr>
      <w:tr w:rsidR="002E6B21" w:rsidRPr="00775565" w14:paraId="6CDFB019" w14:textId="77777777" w:rsidTr="00510EDE">
        <w:tc>
          <w:tcPr>
            <w:tcW w:w="4456" w:type="dxa"/>
            <w:gridSpan w:val="2"/>
          </w:tcPr>
          <w:p w14:paraId="6A5A66E8" w14:textId="77777777" w:rsidR="002E6B21" w:rsidRDefault="002E6B21" w:rsidP="00876192">
            <w:pPr>
              <w:spacing w:line="300" w:lineRule="atLeast"/>
              <w:ind w:left="1440"/>
              <w:rPr>
                <w:rFonts w:cstheme="minorHAnsi"/>
              </w:rPr>
            </w:pPr>
            <w:r>
              <w:rPr>
                <w:rFonts w:cstheme="minorHAnsi"/>
              </w:rPr>
              <w:t>credit1</w:t>
            </w:r>
          </w:p>
          <w:p w14:paraId="35AEC48E" w14:textId="292ACE37"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26463468" w14:textId="77777777" w:rsidR="00B84A41" w:rsidRPr="00B84A41" w:rsidRDefault="00B84A41" w:rsidP="00B84A41">
            <w:pPr>
              <w:spacing w:line="300" w:lineRule="atLeast"/>
              <w:rPr>
                <w:rFonts w:cstheme="minorHAnsi"/>
                <w:b/>
                <w:bCs/>
                <w:i/>
                <w:iCs/>
              </w:rPr>
            </w:pPr>
            <w:r>
              <w:rPr>
                <w:rFonts w:cstheme="minorHAnsi"/>
                <w:b/>
                <w:bCs/>
                <w:i/>
                <w:iCs/>
              </w:rPr>
              <w:t>double</w:t>
            </w:r>
          </w:p>
          <w:p w14:paraId="0CB73E5A" w14:textId="491F087E" w:rsidR="006242F6" w:rsidRPr="00775565" w:rsidRDefault="006242F6" w:rsidP="002E6B21">
            <w:pPr>
              <w:spacing w:line="300" w:lineRule="atLeast"/>
              <w:rPr>
                <w:rFonts w:cstheme="minorHAnsi"/>
              </w:rPr>
            </w:pPr>
            <w:r>
              <w:t xml:space="preserve">non-cash payment amount with credit 1</w:t>
            </w:r>
          </w:p>
        </w:tc>
      </w:tr>
      <w:tr w:rsidR="002E6B21" w:rsidRPr="00775565" w14:paraId="56892008" w14:textId="77777777" w:rsidTr="00510EDE">
        <w:tc>
          <w:tcPr>
            <w:tcW w:w="4456" w:type="dxa"/>
            <w:gridSpan w:val="2"/>
          </w:tcPr>
          <w:p w14:paraId="2EAFC877" w14:textId="77777777" w:rsidR="002E6B21" w:rsidRDefault="002E6B21" w:rsidP="00876192">
            <w:pPr>
              <w:spacing w:line="300" w:lineRule="atLeast"/>
              <w:ind w:left="1440"/>
              <w:rPr>
                <w:rFonts w:cstheme="minorHAnsi"/>
              </w:rPr>
            </w:pPr>
            <w:r>
              <w:rPr>
                <w:rFonts w:cstheme="minorHAnsi"/>
              </w:rPr>
              <w:t>credit2</w:t>
            </w:r>
          </w:p>
          <w:p w14:paraId="1011A09C" w14:textId="28AA5C77"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6E555005" w14:textId="77777777" w:rsidR="00B84A41" w:rsidRPr="00B84A41" w:rsidRDefault="00B84A41" w:rsidP="00B84A41">
            <w:pPr>
              <w:spacing w:line="300" w:lineRule="atLeast"/>
              <w:rPr>
                <w:rFonts w:cstheme="minorHAnsi"/>
                <w:b/>
                <w:bCs/>
                <w:i/>
                <w:iCs/>
              </w:rPr>
            </w:pPr>
            <w:r>
              <w:rPr>
                <w:rFonts w:cstheme="minorHAnsi"/>
                <w:b/>
                <w:bCs/>
                <w:i/>
                <w:iCs/>
              </w:rPr>
              <w:t>double</w:t>
            </w:r>
          </w:p>
          <w:p w14:paraId="0F4B4B01" w14:textId="08E0807B" w:rsidR="006242F6" w:rsidRPr="00775565" w:rsidRDefault="006242F6" w:rsidP="002E6B21">
            <w:pPr>
              <w:spacing w:line="300" w:lineRule="atLeast"/>
              <w:rPr>
                <w:rFonts w:cstheme="minorHAnsi"/>
              </w:rPr>
            </w:pPr>
            <w:r>
              <w:t xml:space="preserve">non-cash payment amount with credit 2</w:t>
            </w:r>
          </w:p>
        </w:tc>
      </w:tr>
      <w:tr w:rsidR="002E6B21" w:rsidRPr="00775565" w14:paraId="69C23384" w14:textId="77777777" w:rsidTr="00510EDE">
        <w:tc>
          <w:tcPr>
            <w:tcW w:w="4456" w:type="dxa"/>
            <w:gridSpan w:val="2"/>
          </w:tcPr>
          <w:p w14:paraId="5A16FC22" w14:textId="77777777" w:rsidR="002E6B21" w:rsidRDefault="002E6B21" w:rsidP="00876192">
            <w:pPr>
              <w:spacing w:line="300" w:lineRule="atLeast"/>
              <w:ind w:left="1440"/>
              <w:rPr>
                <w:rFonts w:cstheme="minorHAnsi"/>
              </w:rPr>
            </w:pPr>
            <w:r>
              <w:rPr>
                <w:rFonts w:cstheme="minorHAnsi"/>
              </w:rPr>
              <w:t>credit3</w:t>
            </w:r>
          </w:p>
          <w:p w14:paraId="591A486F" w14:textId="3ED38D8D"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59EBD2A4" w14:textId="77777777" w:rsidR="00B84A41" w:rsidRPr="00B84A41" w:rsidRDefault="00B84A41" w:rsidP="00B84A41">
            <w:pPr>
              <w:spacing w:line="300" w:lineRule="atLeast"/>
              <w:rPr>
                <w:rFonts w:cstheme="minorHAnsi"/>
                <w:b/>
                <w:bCs/>
                <w:i/>
                <w:iCs/>
              </w:rPr>
            </w:pPr>
            <w:r>
              <w:rPr>
                <w:rFonts w:cstheme="minorHAnsi"/>
                <w:b/>
                <w:bCs/>
                <w:i/>
                <w:iCs/>
              </w:rPr>
              <w:t>double</w:t>
            </w:r>
          </w:p>
          <w:p w14:paraId="6059A2AA" w14:textId="74E678E3" w:rsidR="006242F6" w:rsidRPr="00775565" w:rsidRDefault="006242F6" w:rsidP="002E6B21">
            <w:pPr>
              <w:spacing w:line="300" w:lineRule="atLeast"/>
              <w:rPr>
                <w:rFonts w:cstheme="minorHAnsi"/>
              </w:rPr>
            </w:pPr>
            <w:r>
              <w:t xml:space="preserve">non-cash payment amount with credit 3</w:t>
            </w:r>
          </w:p>
        </w:tc>
      </w:tr>
      <w:tr w:rsidR="002E6B21" w:rsidRPr="00775565" w14:paraId="4800EF24" w14:textId="77777777" w:rsidTr="00510EDE">
        <w:tc>
          <w:tcPr>
            <w:tcW w:w="4456" w:type="dxa"/>
            <w:gridSpan w:val="2"/>
          </w:tcPr>
          <w:p w14:paraId="37FE99EF" w14:textId="77777777" w:rsidR="002E6B21" w:rsidRDefault="002E6B21" w:rsidP="00876192">
            <w:pPr>
              <w:spacing w:line="300" w:lineRule="atLeast"/>
              <w:ind w:left="1440"/>
              <w:rPr>
                <w:rFonts w:cstheme="minorHAnsi"/>
              </w:rPr>
            </w:pPr>
            <w:r>
              <w:rPr>
                <w:rFonts w:cstheme="minorHAnsi"/>
              </w:rPr>
              <w:t>credit4</w:t>
            </w:r>
          </w:p>
          <w:p w14:paraId="6C15C343" w14:textId="3D643420"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46FCBD1D" w14:textId="77777777" w:rsidR="00B84A41" w:rsidRPr="00B84A41" w:rsidRDefault="00B84A41" w:rsidP="00B84A41">
            <w:pPr>
              <w:spacing w:line="300" w:lineRule="atLeast"/>
              <w:rPr>
                <w:rFonts w:cstheme="minorHAnsi"/>
                <w:b/>
                <w:bCs/>
                <w:i/>
                <w:iCs/>
              </w:rPr>
            </w:pPr>
            <w:r>
              <w:rPr>
                <w:rFonts w:cstheme="minorHAnsi"/>
                <w:b/>
                <w:bCs/>
                <w:i/>
                <w:iCs/>
              </w:rPr>
              <w:t>double</w:t>
            </w:r>
          </w:p>
          <w:p w14:paraId="19F0DAA7" w14:textId="6B28D76B" w:rsidR="006242F6" w:rsidRPr="00775565" w:rsidRDefault="006242F6" w:rsidP="002E6B21">
            <w:pPr>
              <w:spacing w:line="300" w:lineRule="atLeast"/>
              <w:rPr>
                <w:rFonts w:cstheme="minorHAnsi"/>
              </w:rPr>
            </w:pPr>
            <w:r>
              <w:t xml:space="preserve">non-cash payment amount with credit 4</w:t>
            </w:r>
          </w:p>
        </w:tc>
      </w:tr>
      <w:tr w:rsidR="00510EDE" w:rsidRPr="00775565" w14:paraId="5CD3B157" w14:textId="77777777" w:rsidTr="00D72BF0">
        <w:tc>
          <w:tcPr>
            <w:tcW w:w="4456" w:type="dxa"/>
            <w:gridSpan w:val="2"/>
          </w:tcPr>
          <w:p w14:paraId="4B723C97" w14:textId="77777777" w:rsidR="00510EDE" w:rsidRDefault="00510EDE" w:rsidP="00D72BF0">
            <w:pPr>
              <w:spacing w:line="300" w:lineRule="atLeast"/>
              <w:ind w:left="720"/>
              <w:rPr>
                <w:rFonts w:cstheme="minorHAnsi"/>
              </w:rPr>
            </w:pPr>
            <w:r>
              <w:rPr>
                <w:rFonts w:cstheme="minorHAnsi"/>
              </w:rPr>
              <w:t xml:space="preserve">receiptPaymentEx </w:t>
            </w:r>
          </w:p>
          <w:p w14:paraId="7F9C89BF" w14:textId="2AA972B8" w:rsidR="00510EDE" w:rsidRPr="00510EDE" w:rsidRDefault="00510EDE" w:rsidP="00510EDE">
            <w:pPr>
              <w:spacing w:line="300" w:lineRule="atLeast"/>
              <w:ind w:left="720"/>
              <w:rPr>
                <w:rFonts w:cstheme="minorHAnsi"/>
                <w:color w:val="FF0000"/>
              </w:rPr>
            </w:pPr>
            <w:r>
              <w:rPr>
                <w:rFonts w:cstheme="minorHAnsi"/>
                <w:color w:val="FF0000"/>
              </w:rPr>
              <w:t xml:space="preserve">(or receiptPayment or EndPreReceipt)</w:t>
            </w:r>
          </w:p>
          <w:p w14:paraId="335D6AF6" w14:textId="77777777" w:rsidR="00510EDE" w:rsidRPr="00EB56C2" w:rsidRDefault="00510EDE" w:rsidP="00D72BF0">
            <w:pPr>
              <w:spacing w:line="300" w:lineRule="atLeast"/>
              <w:ind w:left="720"/>
              <w:rPr>
                <w:rFonts w:cstheme="minorHAnsi"/>
                <w:sz w:val="18"/>
                <w:szCs w:val="18"/>
              </w:rPr>
            </w:pPr>
            <w:r>
              <w:rPr>
                <w:rFonts w:cstheme="minorHAnsi"/>
                <w:color w:val="FF0000"/>
                <w:sz w:val="18"/>
                <w:szCs w:val="18"/>
              </w:rPr>
              <w:t>required</w:t>
            </w:r>
          </w:p>
        </w:tc>
        <w:tc>
          <w:tcPr>
            <w:tcW w:w="4894" w:type="dxa"/>
          </w:tcPr>
          <w:p w14:paraId="21DD1B89" w14:textId="77777777" w:rsidR="00510EDE" w:rsidRPr="00B84A41" w:rsidRDefault="00510EDE" w:rsidP="00D72BF0">
            <w:pPr>
              <w:spacing w:line="300" w:lineRule="atLeast"/>
              <w:rPr>
                <w:rFonts w:cstheme="minorHAnsi"/>
                <w:b/>
                <w:bCs/>
                <w:i/>
                <w:iCs/>
              </w:rPr>
            </w:pPr>
            <w:r>
              <w:rPr>
                <w:rFonts w:cstheme="minorHAnsi"/>
                <w:b/>
                <w:bCs/>
                <w:i/>
                <w:iCs/>
              </w:rPr>
              <w:t>object</w:t>
            </w:r>
          </w:p>
          <w:p w14:paraId="3A762B24" w14:textId="77777777" w:rsidR="00510EDE" w:rsidRPr="00775565" w:rsidRDefault="00510EDE" w:rsidP="00D72BF0">
            <w:pPr>
              <w:spacing w:line="300" w:lineRule="atLeast"/>
            </w:pPr>
            <w:r>
              <w:t xml:space="preserve">Makes payment and ends the fiscal receipt.</w:t>
            </w:r>
          </w:p>
          <w:p w14:paraId="6261CBC8" w14:textId="77777777" w:rsidR="00510EDE" w:rsidRPr="00775565" w:rsidRDefault="00510EDE" w:rsidP="00D72BF0">
            <w:pPr>
              <w:spacing w:line="300" w:lineRule="atLeast"/>
              <w:rPr>
                <w:rFonts w:cstheme="minorHAnsi"/>
              </w:rPr>
            </w:pPr>
            <w:r>
              <w:t xml:space="preserve">Any combinations of payments can be used, but the total sum of non-cash amount must be equal or less than the total of the receipt. If the sum of non-cash payments is less than the total of the receipt then the lacking sum will be deducted from the cash payment amount.</w:t>
            </w:r>
          </w:p>
        </w:tc>
      </w:tr>
      <w:tr w:rsidR="00510EDE" w:rsidRPr="00775565" w14:paraId="0129FED2" w14:textId="77777777" w:rsidTr="00D72BF0">
        <w:tc>
          <w:tcPr>
            <w:tcW w:w="4456" w:type="dxa"/>
            <w:gridSpan w:val="2"/>
          </w:tcPr>
          <w:p w14:paraId="40472FD8" w14:textId="77777777" w:rsidR="00510EDE" w:rsidRDefault="00510EDE" w:rsidP="00D72BF0">
            <w:pPr>
              <w:spacing w:line="300" w:lineRule="atLeast"/>
              <w:ind w:left="1440"/>
              <w:rPr>
                <w:rFonts w:cstheme="minorHAnsi"/>
              </w:rPr>
            </w:pPr>
            <w:r>
              <w:rPr>
                <w:rFonts w:cstheme="minorHAnsi"/>
              </w:rPr>
              <w:t>cash</w:t>
            </w:r>
          </w:p>
          <w:p w14:paraId="06035820"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49587142" w14:textId="77777777" w:rsidR="00510EDE" w:rsidRPr="00B84A41" w:rsidRDefault="00510EDE" w:rsidP="00D72BF0">
            <w:pPr>
              <w:spacing w:line="300" w:lineRule="atLeast"/>
              <w:rPr>
                <w:rFonts w:cstheme="minorHAnsi"/>
                <w:b/>
                <w:bCs/>
                <w:i/>
                <w:iCs/>
              </w:rPr>
            </w:pPr>
            <w:r>
              <w:rPr>
                <w:rFonts w:cstheme="minorHAnsi"/>
                <w:b/>
                <w:bCs/>
                <w:i/>
                <w:iCs/>
              </w:rPr>
              <w:t>double</w:t>
            </w:r>
          </w:p>
          <w:p w14:paraId="60FDBC34" w14:textId="77777777" w:rsidR="00510EDE" w:rsidRPr="00775565" w:rsidRDefault="00510EDE" w:rsidP="00D72BF0">
            <w:pPr>
              <w:spacing w:line="300" w:lineRule="atLeast"/>
              <w:rPr>
                <w:rFonts w:cstheme="minorHAnsi"/>
              </w:rPr>
            </w:pPr>
            <w:r>
              <w:t xml:space="preserve">cash payment amount in local currency</w:t>
            </w:r>
          </w:p>
        </w:tc>
      </w:tr>
      <w:tr w:rsidR="00510EDE" w:rsidRPr="00775565" w14:paraId="6B4471AD" w14:textId="77777777" w:rsidTr="00D72BF0">
        <w:tc>
          <w:tcPr>
            <w:tcW w:w="4456" w:type="dxa"/>
            <w:gridSpan w:val="2"/>
          </w:tcPr>
          <w:p w14:paraId="43216F4B" w14:textId="77777777" w:rsidR="00510EDE" w:rsidRDefault="00510EDE" w:rsidP="00D72BF0">
            <w:pPr>
              <w:spacing w:line="300" w:lineRule="atLeast"/>
              <w:ind w:left="1440"/>
              <w:rPr>
                <w:rFonts w:cstheme="minorHAnsi"/>
              </w:rPr>
            </w:pPr>
            <w:r>
              <w:rPr>
                <w:rFonts w:cstheme="minorHAnsi"/>
              </w:rPr>
              <w:t>credit1</w:t>
            </w:r>
          </w:p>
          <w:p w14:paraId="74B76224"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3A3CF8D6" w14:textId="77777777" w:rsidR="00510EDE" w:rsidRPr="00B84A41" w:rsidRDefault="00510EDE" w:rsidP="00D72BF0">
            <w:pPr>
              <w:spacing w:line="300" w:lineRule="atLeast"/>
              <w:rPr>
                <w:rFonts w:cstheme="minorHAnsi"/>
                <w:b/>
                <w:bCs/>
                <w:i/>
                <w:iCs/>
              </w:rPr>
            </w:pPr>
            <w:r>
              <w:rPr>
                <w:rFonts w:cstheme="minorHAnsi"/>
                <w:b/>
                <w:bCs/>
                <w:i/>
                <w:iCs/>
              </w:rPr>
              <w:t>double</w:t>
            </w:r>
          </w:p>
          <w:p w14:paraId="50230A06" w14:textId="7620AAC4" w:rsidR="00510EDE" w:rsidRPr="00775565" w:rsidRDefault="00510EDE" w:rsidP="00D72BF0">
            <w:pPr>
              <w:spacing w:line="300" w:lineRule="atLeast"/>
              <w:rPr>
                <w:rFonts w:cstheme="minorHAnsi"/>
              </w:rPr>
            </w:pPr>
            <w:r>
              <w:t xml:space="preserve">payment by bank card</w:t>
            </w:r>
          </w:p>
        </w:tc>
      </w:tr>
      <w:tr w:rsidR="00510EDE" w:rsidRPr="00775565" w14:paraId="66D54F48" w14:textId="77777777" w:rsidTr="00D72BF0">
        <w:tc>
          <w:tcPr>
            <w:tcW w:w="4456" w:type="dxa"/>
            <w:gridSpan w:val="2"/>
          </w:tcPr>
          <w:p w14:paraId="3BC9F076" w14:textId="77777777" w:rsidR="00510EDE" w:rsidRDefault="00510EDE" w:rsidP="00D72BF0">
            <w:pPr>
              <w:spacing w:line="300" w:lineRule="atLeast"/>
              <w:ind w:left="1440"/>
              <w:rPr>
                <w:rFonts w:cstheme="minorHAnsi"/>
              </w:rPr>
            </w:pPr>
            <w:r>
              <w:rPr>
                <w:rFonts w:cstheme="minorHAnsi"/>
              </w:rPr>
              <w:t>credit2</w:t>
            </w:r>
          </w:p>
          <w:p w14:paraId="4D1AA706"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128667F3" w14:textId="77777777" w:rsidR="00510EDE" w:rsidRPr="00B84A41" w:rsidRDefault="00510EDE" w:rsidP="00D72BF0">
            <w:pPr>
              <w:spacing w:line="300" w:lineRule="atLeast"/>
              <w:rPr>
                <w:rFonts w:cstheme="minorHAnsi"/>
                <w:b/>
                <w:bCs/>
                <w:i/>
                <w:iCs/>
              </w:rPr>
            </w:pPr>
            <w:r>
              <w:rPr>
                <w:rFonts w:cstheme="minorHAnsi"/>
                <w:b/>
                <w:bCs/>
                <w:i/>
                <w:iCs/>
              </w:rPr>
              <w:t>double</w:t>
            </w:r>
          </w:p>
          <w:p w14:paraId="494E95CA" w14:textId="02A912B8" w:rsidR="00510EDE" w:rsidRPr="00775565" w:rsidRDefault="00510EDE" w:rsidP="00D72BF0">
            <w:pPr>
              <w:spacing w:line="300" w:lineRule="atLeast"/>
              <w:rPr>
                <w:rFonts w:cstheme="minorHAnsi"/>
              </w:rPr>
            </w:pPr>
            <w:r>
              <w:t xml:space="preserve">gift coupon</w:t>
            </w:r>
          </w:p>
        </w:tc>
      </w:tr>
      <w:tr w:rsidR="00510EDE" w:rsidRPr="00775565" w14:paraId="23FACDF9" w14:textId="77777777" w:rsidTr="00D72BF0">
        <w:tc>
          <w:tcPr>
            <w:tcW w:w="4456" w:type="dxa"/>
            <w:gridSpan w:val="2"/>
          </w:tcPr>
          <w:p w14:paraId="204F6263" w14:textId="77777777" w:rsidR="00510EDE" w:rsidRDefault="00510EDE" w:rsidP="00D72BF0">
            <w:pPr>
              <w:spacing w:line="300" w:lineRule="atLeast"/>
              <w:ind w:left="1440"/>
              <w:rPr>
                <w:rFonts w:cstheme="minorHAnsi"/>
              </w:rPr>
            </w:pPr>
            <w:r>
              <w:rPr>
                <w:rFonts w:cstheme="minorHAnsi"/>
              </w:rPr>
              <w:t>credit3</w:t>
            </w:r>
          </w:p>
          <w:p w14:paraId="207E32A7"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2469FD79" w14:textId="77777777" w:rsidR="00510EDE" w:rsidRPr="00B84A41" w:rsidRDefault="00510EDE" w:rsidP="00D72BF0">
            <w:pPr>
              <w:spacing w:line="300" w:lineRule="atLeast"/>
              <w:rPr>
                <w:rFonts w:cstheme="minorHAnsi"/>
                <w:b/>
                <w:bCs/>
                <w:i/>
                <w:iCs/>
              </w:rPr>
            </w:pPr>
            <w:r>
              <w:rPr>
                <w:rFonts w:cstheme="minorHAnsi"/>
                <w:b/>
                <w:bCs/>
                <w:i/>
                <w:iCs/>
              </w:rPr>
              <w:t>double</w:t>
            </w:r>
          </w:p>
          <w:p w14:paraId="112DC567" w14:textId="25F49E08" w:rsidR="00510EDE" w:rsidRPr="00775565" w:rsidRDefault="00134D52" w:rsidP="00D72BF0">
            <w:pPr>
              <w:spacing w:line="300" w:lineRule="atLeast"/>
              <w:rPr>
                <w:rFonts w:cstheme="minorHAnsi"/>
              </w:rPr>
            </w:pPr>
            <w:r>
              <w:t>transfer</w:t>
            </w:r>
          </w:p>
        </w:tc>
      </w:tr>
      <w:tr w:rsidR="00510EDE" w:rsidRPr="00775565" w:rsidTr="00D72BF0">
        <w:trPr>
          <w:ins w:id="9066" w:author="Claude" w:date="2026-09-29T00:00:00Z"/>
        </w:trPr>
        <w:tc>
          <w:tcPr>
            <w:tcW w:w="4456" w:type="dxa"/>
            <w:gridSpan w:val="2"/>
          </w:tcPr>
          <w:p w:rsidR="00510EDE" w:rsidRDefault="00510EDE" w:rsidP="00D72BF0">
            <w:pPr>
              <w:spacing w:line="300" w:lineRule="atLeast"/>
              <w:ind w:left="1440"/>
              <w:rPr>
                <w:ins w:id="9067" w:author="Claude" w:date="2026-09-29T00:00:00Z"/>
                <w:rFonts w:cstheme="minorHAnsi"/>
              </w:rPr>
            </w:pPr>
            <w:ins w:id="9068" w:author="Claude" w:date="2026-09-29T00:00:00Z">
              <w:r>
                <w:rPr>
                  <w:rFonts w:cstheme="minorHAnsi"/>
                </w:rPr>
                <w:t xml:space="preserve">credit4</w:t>
              </w:r>
            </w:ins>
          </w:p>
          <w:p w:rsidR="00510EDE" w:rsidRPr="00EB56C2" w:rsidRDefault="00510EDE" w:rsidP="00D72BF0">
            <w:pPr>
              <w:spacing w:line="300" w:lineRule="atLeast"/>
              <w:ind w:left="1440"/>
              <w:rPr>
                <w:ins w:id="9069" w:author="Claude" w:date="2026-09-29T00:00:00Z"/>
                <w:rFonts w:cstheme="minorHAnsi"/>
                <w:sz w:val="18"/>
                <w:szCs w:val="18"/>
              </w:rPr>
            </w:pPr>
            <w:ins w:id="9070" w:author="Claude" w:date="2026-09-29T00:00:00Z">
              <w:r>
                <w:rPr>
                  <w:rFonts w:cstheme="minorHAnsi"/>
                  <w:color w:val="FF0000"/>
                  <w:sz w:val="18"/>
                  <w:szCs w:val="18"/>
                </w:rPr>
                <w:t xml:space="preserve">required</w:t>
              </w:r>
            </w:ins>
          </w:p>
        </w:tc>
        <w:tc>
          <w:tcPr>
            <w:tcW w:w="4894" w:type="dxa"/>
          </w:tcPr>
          <w:p w:rsidR="00510EDE" w:rsidRPr="00B84A41" w:rsidRDefault="00510EDE" w:rsidP="00D72BF0">
            <w:pPr>
              <w:spacing w:line="300" w:lineRule="atLeast"/>
              <w:rPr>
                <w:ins w:id="9071" w:author="Claude" w:date="2026-09-29T00:00:00Z"/>
                <w:rFonts w:cstheme="minorHAnsi"/>
                <w:b/>
                <w:bCs/>
                <w:i/>
                <w:iCs/>
              </w:rPr>
            </w:pPr>
            <w:ins w:id="9072" w:author="Claude" w:date="2026-09-29T00:00:00Z">
              <w:r>
                <w:rPr>
                  <w:rFonts w:cstheme="minorHAnsi"/>
                  <w:b/>
                  <w:bCs/>
                  <w:i/>
                  <w:iCs/>
                </w:rPr>
                <w:t xml:space="preserve">double</w:t>
              </w:r>
            </w:ins>
          </w:p>
          <w:p w:rsidR="00510EDE" w:rsidRPr="00775565" w:rsidRDefault="00134D52" w:rsidP="00D72BF0">
            <w:pPr>
              <w:spacing w:line="300" w:lineRule="atLeast"/>
              <w:rPr>
                <w:ins w:id="9073" w:author="Claude" w:date="2026-09-29T00:00:00Z"/>
                <w:rFonts w:cstheme="minorHAnsi"/>
              </w:rPr>
            </w:pPr>
            <w:ins w:id="9074" w:author="Claude" w:date="2026-09-29T00:00:00Z">
              <w:r>
                <w:t xml:space="preserve">non-cash payment amount with credit 4</w:t>
              </w:r>
            </w:ins>
          </w:p>
        </w:tc>
      </w:tr>
      <w:tr w:rsidR="00510EDE" w:rsidRPr="00775565" w14:paraId="1E399F74" w14:textId="77777777" w:rsidTr="00D72BF0">
        <w:tc>
          <w:tcPr>
            <w:tcW w:w="4456" w:type="dxa"/>
            <w:gridSpan w:val="2"/>
          </w:tcPr>
          <w:p w14:paraId="67BC7CDB" w14:textId="576DBC54" w:rsidR="00510EDE" w:rsidRDefault="00510EDE" w:rsidP="00D72BF0">
            <w:pPr>
              <w:spacing w:line="300" w:lineRule="atLeast"/>
              <w:ind w:left="1440"/>
              <w:rPr>
                <w:rFonts w:cstheme="minorHAnsi"/>
              </w:rPr>
            </w:pPr>
            <w:r>
              <w:rPr>
                <w:rFonts w:cstheme="minorHAnsi"/>
              </w:rPr>
              <w:t>credit5</w:t>
            </w:r>
          </w:p>
          <w:p w14:paraId="450ECEA0"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6419ADA2" w14:textId="77777777" w:rsidR="00510EDE" w:rsidRPr="00B84A41" w:rsidRDefault="00510EDE" w:rsidP="00D72BF0">
            <w:pPr>
              <w:spacing w:line="300" w:lineRule="atLeast"/>
              <w:rPr>
                <w:rFonts w:cstheme="minorHAnsi"/>
                <w:b/>
                <w:bCs/>
                <w:i/>
                <w:iCs/>
              </w:rPr>
            </w:pPr>
            <w:r>
              <w:rPr>
                <w:rFonts w:cstheme="minorHAnsi"/>
                <w:b/>
                <w:bCs/>
                <w:i/>
                <w:iCs/>
              </w:rPr>
              <w:t>double</w:t>
            </w:r>
          </w:p>
          <w:p w14:paraId="48271411" w14:textId="1D063E6C" w:rsidR="00510EDE" w:rsidRPr="00775565" w:rsidRDefault="00134D52" w:rsidP="00D72BF0">
            <w:pPr>
              <w:spacing w:line="300" w:lineRule="atLeast"/>
              <w:rPr>
                <w:rFonts w:cstheme="minorHAnsi"/>
              </w:rPr>
            </w:pPr>
            <w:r>
              <w:t xml:space="preserve">conpensation from PSDF</w:t>
            </w:r>
          </w:p>
        </w:tc>
      </w:tr>
      <w:tr w:rsidR="00510EDE" w:rsidRPr="00775565" w14:paraId="5BCEEEA9" w14:textId="77777777" w:rsidTr="00510EDE">
        <w:tc>
          <w:tcPr>
            <w:tcW w:w="4456" w:type="dxa"/>
            <w:gridSpan w:val="2"/>
          </w:tcPr>
          <w:p w14:paraId="74F4ADBB" w14:textId="01C3B798" w:rsidR="00510EDE" w:rsidRDefault="00510EDE" w:rsidP="00510EDE">
            <w:pPr>
              <w:spacing w:line="300" w:lineRule="atLeast"/>
              <w:ind w:left="1440"/>
              <w:rPr>
                <w:rFonts w:cstheme="minorHAnsi"/>
              </w:rPr>
            </w:pPr>
            <w:r>
              <w:rPr>
                <w:rFonts w:cstheme="minorHAnsi"/>
              </w:rPr>
              <w:t>credit6</w:t>
            </w:r>
          </w:p>
          <w:p w14:paraId="7A127658" w14:textId="69B9E7AD" w:rsidR="00510EDE" w:rsidRPr="00775565" w:rsidRDefault="00510EDE" w:rsidP="00510EDE">
            <w:pPr>
              <w:spacing w:line="300" w:lineRule="atLeast"/>
              <w:ind w:left="1440"/>
              <w:rPr>
                <w:rFonts w:cstheme="minorHAnsi"/>
              </w:rPr>
            </w:pPr>
            <w:r>
              <w:rPr>
                <w:rFonts w:cstheme="minorHAnsi"/>
                <w:color w:val="FF0000"/>
                <w:sz w:val="18"/>
                <w:szCs w:val="18"/>
              </w:rPr>
              <w:t>required</w:t>
            </w:r>
          </w:p>
        </w:tc>
        <w:tc>
          <w:tcPr>
            <w:tcW w:w="4894" w:type="dxa"/>
          </w:tcPr>
          <w:p w14:paraId="4092E986" w14:textId="77777777" w:rsidR="00510EDE" w:rsidRPr="00B84A41" w:rsidRDefault="00510EDE" w:rsidP="00510EDE">
            <w:pPr>
              <w:spacing w:line="300" w:lineRule="atLeast"/>
              <w:rPr>
                <w:rFonts w:cstheme="minorHAnsi"/>
                <w:b/>
                <w:bCs/>
                <w:i/>
                <w:iCs/>
              </w:rPr>
            </w:pPr>
            <w:r>
              <w:rPr>
                <w:rFonts w:cstheme="minorHAnsi"/>
                <w:b/>
                <w:bCs/>
                <w:i/>
                <w:iCs/>
              </w:rPr>
              <w:t>double</w:t>
            </w:r>
          </w:p>
          <w:p w14:paraId="31531810" w14:textId="37FE1CBB" w:rsidR="00510EDE" w:rsidRPr="00134D52" w:rsidRDefault="00134D52" w:rsidP="00510EDE">
            <w:pPr>
              <w:spacing w:line="300" w:lineRule="atLeast"/>
              <w:rPr>
                <w:rFonts w:cstheme="minorHAnsi"/>
              </w:rPr>
            </w:pPr>
            <w:r>
              <w:rPr>
                <w:rFonts w:cstheme="minorHAnsi"/>
              </w:rPr>
              <w:t xml:space="preserve">compansation from VB</w:t>
            </w:r>
          </w:p>
        </w:tc>
      </w:tr>
      <w:tr w:rsidR="00510EDE" w:rsidRPr="00775565" w14:paraId="3991F188" w14:textId="77777777" w:rsidTr="00510EDE">
        <w:tc>
          <w:tcPr>
            <w:tcW w:w="4456" w:type="dxa"/>
            <w:gridSpan w:val="2"/>
          </w:tcPr>
          <w:p w14:paraId="1BF9C4B9" w14:textId="022992F9" w:rsidR="00510EDE" w:rsidRDefault="00510EDE" w:rsidP="00510EDE">
            <w:pPr>
              <w:spacing w:line="300" w:lineRule="atLeast"/>
              <w:ind w:left="1440"/>
              <w:rPr>
                <w:rFonts w:cstheme="minorHAnsi"/>
              </w:rPr>
            </w:pPr>
            <w:r>
              <w:rPr>
                <w:rFonts w:cstheme="minorHAnsi"/>
              </w:rPr>
              <w:t>credit7</w:t>
            </w:r>
          </w:p>
          <w:p w14:paraId="2CA6A2DC" w14:textId="57FC9DC2" w:rsidR="00510EDE" w:rsidRPr="00775565" w:rsidRDefault="00510EDE" w:rsidP="00510EDE">
            <w:pPr>
              <w:spacing w:line="300" w:lineRule="atLeast"/>
              <w:ind w:left="1440"/>
              <w:rPr>
                <w:rFonts w:cstheme="minorHAnsi"/>
              </w:rPr>
            </w:pPr>
            <w:r>
              <w:rPr>
                <w:rFonts w:cstheme="minorHAnsi"/>
                <w:color w:val="FF0000"/>
                <w:sz w:val="18"/>
                <w:szCs w:val="18"/>
              </w:rPr>
              <w:t>required</w:t>
            </w:r>
          </w:p>
        </w:tc>
        <w:tc>
          <w:tcPr>
            <w:tcW w:w="4894" w:type="dxa"/>
          </w:tcPr>
          <w:p w14:paraId="5F15808F" w14:textId="77777777" w:rsidR="00510EDE" w:rsidRPr="00B84A41" w:rsidRDefault="00510EDE" w:rsidP="00510EDE">
            <w:pPr>
              <w:spacing w:line="300" w:lineRule="atLeast"/>
              <w:rPr>
                <w:rFonts w:cstheme="minorHAnsi"/>
                <w:b/>
                <w:bCs/>
                <w:i/>
                <w:iCs/>
              </w:rPr>
            </w:pPr>
            <w:r>
              <w:rPr>
                <w:rFonts w:cstheme="minorHAnsi"/>
                <w:b/>
                <w:bCs/>
                <w:i/>
                <w:iCs/>
              </w:rPr>
              <w:t>double</w:t>
            </w:r>
          </w:p>
          <w:p w14:paraId="0FC2A71E" w14:textId="645EF78D" w:rsidR="00510EDE" w:rsidRPr="00134D52" w:rsidRDefault="00134D52" w:rsidP="00510EDE">
            <w:pPr>
              <w:spacing w:line="300" w:lineRule="atLeast"/>
              <w:rPr>
                <w:rFonts w:cstheme="minorHAnsi"/>
              </w:rPr>
            </w:pPr>
            <w:r>
              <w:rPr>
                <w:rFonts w:cstheme="minorHAnsi"/>
              </w:rPr>
              <w:t xml:space="preserve">Crypto currency</w:t>
            </w:r>
          </w:p>
        </w:tc>
      </w:tr>
      <w:tr w:rsidR="00510EDE" w:rsidRPr="00775565" w14:paraId="5849D505" w14:textId="77777777" w:rsidTr="00510EDE">
        <w:tc>
          <w:tcPr>
            <w:tcW w:w="4456" w:type="dxa"/>
            <w:gridSpan w:val="2"/>
          </w:tcPr>
          <w:p w14:paraId="113D104B" w14:textId="73A9074A" w:rsidR="00510EDE" w:rsidRDefault="00510EDE" w:rsidP="00510EDE">
            <w:pPr>
              <w:spacing w:line="300" w:lineRule="atLeast"/>
              <w:ind w:left="1440"/>
              <w:rPr>
                <w:rFonts w:cstheme="minorHAnsi"/>
              </w:rPr>
            </w:pPr>
            <w:r>
              <w:rPr>
                <w:rFonts w:cstheme="minorHAnsi"/>
              </w:rPr>
              <w:t>credit8</w:t>
            </w:r>
          </w:p>
          <w:p w14:paraId="2EEBBAC2" w14:textId="6EA6C78A" w:rsidR="00510EDE" w:rsidRPr="00775565" w:rsidRDefault="00510EDE" w:rsidP="00510EDE">
            <w:pPr>
              <w:spacing w:line="300" w:lineRule="atLeast"/>
              <w:ind w:left="1440"/>
              <w:rPr>
                <w:rFonts w:cstheme="minorHAnsi"/>
              </w:rPr>
            </w:pPr>
            <w:r>
              <w:rPr>
                <w:rFonts w:cstheme="minorHAnsi"/>
                <w:color w:val="FF0000"/>
                <w:sz w:val="18"/>
                <w:szCs w:val="18"/>
              </w:rPr>
              <w:t>required</w:t>
            </w:r>
          </w:p>
        </w:tc>
        <w:tc>
          <w:tcPr>
            <w:tcW w:w="4894" w:type="dxa"/>
          </w:tcPr>
          <w:p w14:paraId="56F1E7B5" w14:textId="77777777" w:rsidR="00510EDE" w:rsidRPr="00B84A41" w:rsidRDefault="00510EDE" w:rsidP="00510EDE">
            <w:pPr>
              <w:spacing w:line="300" w:lineRule="atLeast"/>
              <w:rPr>
                <w:rFonts w:cstheme="minorHAnsi"/>
                <w:b/>
                <w:bCs/>
                <w:i/>
                <w:iCs/>
              </w:rPr>
            </w:pPr>
            <w:r>
              <w:rPr>
                <w:rFonts w:cstheme="minorHAnsi"/>
                <w:b/>
                <w:bCs/>
                <w:i/>
                <w:iCs/>
              </w:rPr>
              <w:t>double</w:t>
            </w:r>
          </w:p>
          <w:p w14:paraId="246881D7" w14:textId="7ACBA44C" w:rsidR="00510EDE" w:rsidRPr="00134D52" w:rsidRDefault="00134D52" w:rsidP="00510EDE">
            <w:pPr>
              <w:spacing w:line="300" w:lineRule="atLeast"/>
              <w:rPr>
                <w:rFonts w:cstheme="minorHAnsi"/>
              </w:rPr>
            </w:pPr>
            <w:r>
              <w:rPr>
                <w:rFonts w:cstheme="minorHAnsi"/>
              </w:rPr>
              <w:t>Other</w:t>
            </w:r>
          </w:p>
        </w:tc>
      </w:tr>
      <w:tr w:rsidR="009C591F" w:rsidRPr="00775565" w14:paraId="1F032924" w14:textId="77777777" w:rsidTr="00D72BF0">
        <w:tc>
          <w:tcPr>
            <w:tcW w:w="4456" w:type="dxa"/>
            <w:gridSpan w:val="2"/>
          </w:tcPr>
          <w:p w14:paraId="7BB5D6F1" w14:textId="7B7BE93E" w:rsidR="009C591F" w:rsidRDefault="009C591F" w:rsidP="00D72BF0">
            <w:pPr>
              <w:spacing w:line="300" w:lineRule="atLeast"/>
              <w:ind w:left="720"/>
              <w:rPr>
                <w:rFonts w:cstheme="minorHAnsi"/>
              </w:rPr>
            </w:pPr>
            <w:r>
              <w:rPr>
                <w:rFonts w:cstheme="minorHAnsi"/>
              </w:rPr>
              <w:t>EndPreReceipt</w:t>
            </w:r>
          </w:p>
          <w:p w14:paraId="0A03D6D0" w14:textId="035730CF" w:rsidR="009C591F" w:rsidRPr="00510EDE" w:rsidRDefault="009C591F" w:rsidP="00D72BF0">
            <w:pPr>
              <w:spacing w:line="300" w:lineRule="atLeast"/>
              <w:ind w:left="720"/>
              <w:rPr>
                <w:rFonts w:cstheme="minorHAnsi"/>
                <w:color w:val="FF0000"/>
              </w:rPr>
            </w:pPr>
            <w:r>
              <w:rPr>
                <w:rFonts w:cstheme="minorHAnsi"/>
                <w:color w:val="FF0000"/>
              </w:rPr>
              <w:t xml:space="preserve">(or receiptPaymentEx or receiptPayment)</w:t>
            </w:r>
          </w:p>
          <w:p w14:paraId="5054AC53" w14:textId="77777777" w:rsidR="009C591F" w:rsidRPr="00EB56C2" w:rsidRDefault="009C591F" w:rsidP="00D72BF0">
            <w:pPr>
              <w:spacing w:line="300" w:lineRule="atLeast"/>
              <w:ind w:left="720"/>
              <w:rPr>
                <w:rFonts w:cstheme="minorHAnsi"/>
                <w:sz w:val="18"/>
                <w:szCs w:val="18"/>
              </w:rPr>
            </w:pPr>
            <w:r>
              <w:rPr>
                <w:rFonts w:cstheme="minorHAnsi"/>
                <w:color w:val="FF0000"/>
                <w:sz w:val="18"/>
                <w:szCs w:val="18"/>
              </w:rPr>
              <w:lastRenderedPageBreak/>
              <w:t>required</w:t>
            </w:r>
          </w:p>
        </w:tc>
        <w:tc>
          <w:tcPr>
            <w:tcW w:w="4894" w:type="dxa"/>
          </w:tcPr>
          <w:p w14:paraId="5B63BFEC" w14:textId="77777777" w:rsidR="009C591F" w:rsidRPr="00B84A41" w:rsidRDefault="009C591F" w:rsidP="00D72BF0">
            <w:pPr>
              <w:spacing w:line="300" w:lineRule="atLeast"/>
              <w:rPr>
                <w:rFonts w:cstheme="minorHAnsi"/>
                <w:b/>
                <w:bCs/>
                <w:i/>
                <w:iCs/>
              </w:rPr>
            </w:pPr>
            <w:r>
              <w:rPr>
                <w:rFonts w:cstheme="minorHAnsi"/>
                <w:b/>
                <w:bCs/>
                <w:i/>
                <w:iCs/>
              </w:rPr>
              <w:lastRenderedPageBreak/>
              <w:t>object</w:t>
            </w:r>
          </w:p>
          <w:p w14:paraId="0A92062A" w14:textId="707D9F53" w:rsidR="009C591F" w:rsidRPr="00775565" w:rsidRDefault="004A6C20" w:rsidP="00D72BF0">
            <w:pPr>
              <w:spacing w:line="300" w:lineRule="atLeast"/>
              <w:rPr>
                <w:rFonts w:cstheme="minorHAnsi"/>
              </w:rPr>
            </w:pPr>
            <w:r>
              <w:t xml:space="preserve">End Receipt as Pre-receipt</w:t>
            </w:r>
          </w:p>
        </w:tc>
      </w:tr>
      <w:tr w:rsidR="00C63266" w:rsidRPr="00C63266" w14:paraId="12E4A8BE" w14:textId="77777777" w:rsidTr="00510EDE">
        <w:tc>
          <w:tcPr>
            <w:tcW w:w="4456" w:type="dxa"/>
            <w:gridSpan w:val="2"/>
          </w:tcPr>
          <w:p w14:paraId="6310E645" w14:textId="77777777" w:rsidR="00C63266" w:rsidRPr="00C63266" w:rsidRDefault="00C63266" w:rsidP="00C63266">
            <w:pPr>
              <w:spacing w:line="300" w:lineRule="atLeast"/>
              <w:ind w:left="720"/>
              <w:rPr>
                <w:rFonts w:cstheme="minorHAnsi"/>
              </w:rPr>
            </w:pPr>
            <w:r>
              <w:rPr>
                <w:rFonts w:cstheme="minorHAnsi"/>
              </w:rPr>
              <w:t>EndPreReceiptLine</w:t>
            </w:r>
          </w:p>
          <w:p w14:paraId="0D140F2C" w14:textId="02F111B2" w:rsidR="00C63266" w:rsidRPr="00775565" w:rsidRDefault="00C63266" w:rsidP="00C63266">
            <w:pPr>
              <w:spacing w:line="300" w:lineRule="atLeast"/>
              <w:ind w:left="720"/>
              <w:rPr>
                <w:rFonts w:cstheme="minorHAnsi"/>
              </w:rPr>
            </w:pPr>
            <w:r>
              <w:rPr>
                <w:rFonts w:cstheme="minorHAnsi"/>
                <w:color w:val="FF0000"/>
                <w:sz w:val="18"/>
                <w:szCs w:val="18"/>
              </w:rPr>
              <w:t>required</w:t>
            </w:r>
          </w:p>
        </w:tc>
        <w:tc>
          <w:tcPr>
            <w:tcW w:w="4894" w:type="dxa"/>
          </w:tcPr>
          <w:p w14:paraId="5596BD2F" w14:textId="43012E97" w:rsidR="00C63266" w:rsidRPr="00C63266" w:rsidRDefault="00C63266" w:rsidP="00C63266">
            <w:pPr>
              <w:spacing w:line="300" w:lineRule="atLeast"/>
              <w:ind w:left="720" w:hanging="616"/>
              <w:rPr>
                <w:rFonts w:cstheme="minorHAnsi"/>
              </w:rPr>
            </w:pPr>
            <w:r>
              <w:rPr>
                <w:rFonts w:cstheme="minorHAnsi"/>
              </w:rPr>
              <w:t xml:space="preserve">String, always „EndPreReceipt"</w:t>
            </w:r>
          </w:p>
        </w:tc>
      </w:tr>
      <w:tr w:rsidR="002769E4" w:rsidRPr="002769E4" w14:paraId="566100FD" w14:textId="77777777" w:rsidTr="00510EDE">
        <w:tc>
          <w:tcPr>
            <w:tcW w:w="4456" w:type="dxa"/>
            <w:gridSpan w:val="2"/>
          </w:tcPr>
          <w:p w14:paraId="51080FB7" w14:textId="77777777" w:rsidR="002769E4" w:rsidRDefault="002769E4" w:rsidP="002769E4">
            <w:pPr>
              <w:spacing w:line="300" w:lineRule="atLeast"/>
              <w:rPr>
                <w:rFonts w:cstheme="minorHAnsi"/>
              </w:rPr>
            </w:pPr>
            <w:r>
              <w:rPr>
                <w:rFonts w:cstheme="minorHAnsi"/>
              </w:rPr>
              <w:t>SetFooter</w:t>
            </w:r>
          </w:p>
          <w:p w14:paraId="6BD2BB63" w14:textId="3D4FC216" w:rsidR="002769E4" w:rsidRPr="00C63266" w:rsidRDefault="002769E4" w:rsidP="002769E4">
            <w:pPr>
              <w:spacing w:line="300" w:lineRule="atLeast"/>
              <w:rPr>
                <w:rFonts w:cstheme="minorHAnsi"/>
              </w:rPr>
            </w:pPr>
            <w:r>
              <w:rPr>
                <w:rFonts w:cstheme="minorHAnsi"/>
                <w:color w:val="FF0000"/>
                <w:sz w:val="18"/>
                <w:szCs w:val="18"/>
              </w:rPr>
              <w:t>optional</w:t>
            </w:r>
          </w:p>
        </w:tc>
        <w:tc>
          <w:tcPr>
            <w:tcW w:w="4894" w:type="dxa"/>
          </w:tcPr>
          <w:p w14:paraId="4CBD06D1" w14:textId="77777777" w:rsidR="002769E4" w:rsidRPr="00B84A41" w:rsidRDefault="002769E4" w:rsidP="002769E4">
            <w:pPr>
              <w:spacing w:line="300" w:lineRule="atLeast"/>
              <w:rPr>
                <w:rFonts w:cstheme="minorHAnsi"/>
                <w:b/>
                <w:bCs/>
                <w:i/>
                <w:iCs/>
              </w:rPr>
            </w:pPr>
            <w:r>
              <w:rPr>
                <w:rFonts w:cstheme="minorHAnsi"/>
                <w:b/>
                <w:bCs/>
                <w:i/>
                <w:iCs/>
              </w:rPr>
              <w:t>object</w:t>
            </w:r>
          </w:p>
          <w:p w14:paraId="0E6BBDE7" w14:textId="6AAFE901" w:rsidR="002769E4" w:rsidRDefault="002769E4" w:rsidP="002769E4">
            <w:pPr>
              <w:spacing w:line="300" w:lineRule="atLeast"/>
              <w:rPr>
                <w:rFonts w:cstheme="minorHAnsi"/>
              </w:rPr>
            </w:pPr>
            <w:r>
              <w:t xml:space="preserve">Set new Footer lines</w:t>
            </w:r>
          </w:p>
        </w:tc>
      </w:tr>
      <w:tr w:rsidR="002769E4" w:rsidRPr="00C63266" w14:paraId="43950F0F" w14:textId="77777777" w:rsidTr="00510EDE">
        <w:tc>
          <w:tcPr>
            <w:tcW w:w="4456" w:type="dxa"/>
            <w:gridSpan w:val="2"/>
          </w:tcPr>
          <w:p w14:paraId="6BA96C79" w14:textId="3DD6C598" w:rsidR="002769E4" w:rsidRDefault="002769E4" w:rsidP="00C63266">
            <w:pPr>
              <w:spacing w:line="300" w:lineRule="atLeast"/>
              <w:ind w:left="720"/>
              <w:rPr>
                <w:rFonts w:cstheme="minorHAnsi"/>
              </w:rPr>
            </w:pPr>
            <w:r>
              <w:rPr>
                <w:rFonts w:cstheme="minorHAnsi"/>
              </w:rPr>
              <w:t>line1</w:t>
            </w:r>
          </w:p>
        </w:tc>
        <w:tc>
          <w:tcPr>
            <w:tcW w:w="4894" w:type="dxa"/>
          </w:tcPr>
          <w:p w14:paraId="60D8ADCA" w14:textId="77777777" w:rsidR="002769E4" w:rsidRPr="00B84A41" w:rsidRDefault="002769E4" w:rsidP="002769E4">
            <w:pPr>
              <w:spacing w:line="300" w:lineRule="atLeast"/>
              <w:rPr>
                <w:rFonts w:cstheme="minorHAnsi"/>
                <w:b/>
                <w:bCs/>
                <w:i/>
                <w:iCs/>
              </w:rPr>
            </w:pPr>
            <w:r>
              <w:rPr>
                <w:rFonts w:cstheme="minorHAnsi"/>
                <w:b/>
                <w:bCs/>
                <w:i/>
                <w:iCs/>
              </w:rPr>
              <w:t>string</w:t>
            </w:r>
          </w:p>
          <w:p w14:paraId="5DB35371" w14:textId="47276D37" w:rsidR="002769E4" w:rsidRDefault="002769E4" w:rsidP="002769E4">
            <w:pPr>
              <w:spacing w:line="300" w:lineRule="atLeast"/>
              <w:ind w:left="720" w:hanging="616"/>
              <w:rPr>
                <w:rFonts w:cstheme="minorHAnsi"/>
              </w:rPr>
            </w:pPr>
            <w:r>
              <w:rPr>
                <w:rFonts w:cstheme="minorHAnsi"/>
              </w:rPr>
              <w:t xml:space="preserve">footer line text</w:t>
            </w:r>
          </w:p>
        </w:tc>
      </w:tr>
      <w:tr w:rsidR="002769E4" w:rsidRPr="00C63266" w14:paraId="3D36DDB6" w14:textId="77777777" w:rsidTr="00510EDE">
        <w:tc>
          <w:tcPr>
            <w:tcW w:w="4456" w:type="dxa"/>
            <w:gridSpan w:val="2"/>
          </w:tcPr>
          <w:p w14:paraId="7FBB22CB" w14:textId="5B7CBCC4" w:rsidR="002769E4" w:rsidRDefault="002769E4" w:rsidP="00C63266">
            <w:pPr>
              <w:spacing w:line="300" w:lineRule="atLeast"/>
              <w:ind w:left="720"/>
              <w:rPr>
                <w:rFonts w:cstheme="minorHAnsi"/>
              </w:rPr>
            </w:pPr>
            <w:r>
              <w:rPr>
                <w:rFonts w:cstheme="minorHAnsi"/>
              </w:rPr>
              <w:t>line2</w:t>
            </w:r>
          </w:p>
        </w:tc>
        <w:tc>
          <w:tcPr>
            <w:tcW w:w="4894" w:type="dxa"/>
          </w:tcPr>
          <w:p w14:paraId="7A375A91" w14:textId="77777777" w:rsidR="002769E4" w:rsidRPr="00B84A41" w:rsidRDefault="002769E4" w:rsidP="002769E4">
            <w:pPr>
              <w:spacing w:line="300" w:lineRule="atLeast"/>
              <w:rPr>
                <w:rFonts w:cstheme="minorHAnsi"/>
                <w:b/>
                <w:bCs/>
                <w:i/>
                <w:iCs/>
              </w:rPr>
            </w:pPr>
            <w:r>
              <w:rPr>
                <w:rFonts w:cstheme="minorHAnsi"/>
                <w:b/>
                <w:bCs/>
                <w:i/>
                <w:iCs/>
              </w:rPr>
              <w:t>string</w:t>
            </w:r>
          </w:p>
          <w:p w14:paraId="4932CEDD" w14:textId="375BEC4B" w:rsidR="002769E4" w:rsidRDefault="002769E4" w:rsidP="002769E4">
            <w:pPr>
              <w:spacing w:line="300" w:lineRule="atLeast"/>
              <w:ind w:left="720" w:hanging="616"/>
              <w:rPr>
                <w:rFonts w:cstheme="minorHAnsi"/>
              </w:rPr>
            </w:pPr>
            <w:r>
              <w:rPr>
                <w:rFonts w:cstheme="minorHAnsi"/>
              </w:rPr>
              <w:t xml:space="preserve">footer line text</w:t>
            </w:r>
          </w:p>
        </w:tc>
      </w:tr>
      <w:tr w:rsidR="002769E4" w:rsidRPr="00C63266" w14:paraId="1BE7DA8B" w14:textId="77777777" w:rsidTr="00510EDE">
        <w:tc>
          <w:tcPr>
            <w:tcW w:w="4456" w:type="dxa"/>
            <w:gridSpan w:val="2"/>
          </w:tcPr>
          <w:p w14:paraId="35091D22" w14:textId="49F95867" w:rsidR="002769E4" w:rsidRDefault="002769E4" w:rsidP="00C63266">
            <w:pPr>
              <w:spacing w:line="300" w:lineRule="atLeast"/>
              <w:ind w:left="720"/>
              <w:rPr>
                <w:rFonts w:cstheme="minorHAnsi"/>
              </w:rPr>
            </w:pPr>
            <w:r>
              <w:rPr>
                <w:rFonts w:cstheme="minorHAnsi"/>
              </w:rPr>
              <w:t>line3</w:t>
            </w:r>
          </w:p>
        </w:tc>
        <w:tc>
          <w:tcPr>
            <w:tcW w:w="4894" w:type="dxa"/>
          </w:tcPr>
          <w:p w14:paraId="1727874C" w14:textId="77777777" w:rsidR="002769E4" w:rsidRPr="00B84A41" w:rsidRDefault="002769E4" w:rsidP="002769E4">
            <w:pPr>
              <w:spacing w:line="300" w:lineRule="atLeast"/>
              <w:rPr>
                <w:rFonts w:cstheme="minorHAnsi"/>
                <w:b/>
                <w:bCs/>
                <w:i/>
                <w:iCs/>
              </w:rPr>
            </w:pPr>
            <w:r>
              <w:rPr>
                <w:rFonts w:cstheme="minorHAnsi"/>
                <w:b/>
                <w:bCs/>
                <w:i/>
                <w:iCs/>
              </w:rPr>
              <w:t>string</w:t>
            </w:r>
          </w:p>
          <w:p w14:paraId="39AF79FE" w14:textId="6CD9B939" w:rsidR="002769E4" w:rsidRDefault="002769E4" w:rsidP="002769E4">
            <w:pPr>
              <w:spacing w:line="300" w:lineRule="atLeast"/>
              <w:ind w:left="720" w:hanging="616"/>
              <w:rPr>
                <w:rFonts w:cstheme="minorHAnsi"/>
              </w:rPr>
            </w:pPr>
            <w:r>
              <w:rPr>
                <w:rFonts w:cstheme="minorHAnsi"/>
              </w:rPr>
              <w:t xml:space="preserve">footer line text</w:t>
            </w:r>
          </w:p>
        </w:tc>
      </w:tr>
      <w:tr w:rsidR="002769E4" w:rsidRPr="00C63266" w14:paraId="6B1BE115" w14:textId="77777777" w:rsidTr="00510EDE">
        <w:tc>
          <w:tcPr>
            <w:tcW w:w="4456" w:type="dxa"/>
            <w:gridSpan w:val="2"/>
          </w:tcPr>
          <w:p w14:paraId="3329F3FB" w14:textId="60A63AB3" w:rsidR="002769E4" w:rsidRDefault="002769E4" w:rsidP="00C63266">
            <w:pPr>
              <w:spacing w:line="300" w:lineRule="atLeast"/>
              <w:ind w:left="720"/>
              <w:rPr>
                <w:rFonts w:cstheme="minorHAnsi"/>
              </w:rPr>
            </w:pPr>
            <w:r>
              <w:rPr>
                <w:rFonts w:cstheme="minorHAnsi"/>
              </w:rPr>
              <w:t>line4</w:t>
            </w:r>
          </w:p>
        </w:tc>
        <w:tc>
          <w:tcPr>
            <w:tcW w:w="4894" w:type="dxa"/>
          </w:tcPr>
          <w:p w14:paraId="1FCE2B0D" w14:textId="77777777" w:rsidR="002769E4" w:rsidRPr="00B84A41" w:rsidRDefault="002769E4" w:rsidP="002769E4">
            <w:pPr>
              <w:spacing w:line="300" w:lineRule="atLeast"/>
              <w:rPr>
                <w:rFonts w:cstheme="minorHAnsi"/>
                <w:b/>
                <w:bCs/>
                <w:i/>
                <w:iCs/>
              </w:rPr>
            </w:pPr>
            <w:r>
              <w:rPr>
                <w:rFonts w:cstheme="minorHAnsi"/>
                <w:b/>
                <w:bCs/>
                <w:i/>
                <w:iCs/>
              </w:rPr>
              <w:t>string</w:t>
            </w:r>
          </w:p>
          <w:p w14:paraId="6B81BC26" w14:textId="606ABAF0" w:rsidR="002769E4" w:rsidRDefault="002769E4" w:rsidP="002769E4">
            <w:pPr>
              <w:spacing w:line="300" w:lineRule="atLeast"/>
              <w:ind w:left="720" w:hanging="616"/>
              <w:rPr>
                <w:rFonts w:cstheme="minorHAnsi"/>
              </w:rPr>
            </w:pPr>
            <w:r>
              <w:rPr>
                <w:rFonts w:cstheme="minorHAnsi"/>
              </w:rPr>
              <w:t xml:space="preserve">footer line text</w:t>
            </w:r>
          </w:p>
        </w:tc>
      </w:tr>
      <w:tr w:rsidR="00510EDE" w:rsidRPr="00775565" w14:paraId="762C2E29" w14:textId="77777777" w:rsidTr="00510EDE">
        <w:tc>
          <w:tcPr>
            <w:tcW w:w="4456" w:type="dxa"/>
            <w:gridSpan w:val="2"/>
          </w:tcPr>
          <w:p w14:paraId="72F63339" w14:textId="77777777" w:rsidR="00510EDE" w:rsidRPr="00775565" w:rsidRDefault="00510EDE" w:rsidP="00510EDE">
            <w:pPr>
              <w:spacing w:line="300" w:lineRule="atLeast"/>
              <w:rPr>
                <w:rFonts w:cstheme="minorHAnsi"/>
              </w:rPr>
            </w:pPr>
            <w:r>
              <w:rPr>
                <w:rFonts w:cstheme="minorHAnsi"/>
              </w:rPr>
              <w:t>bottomCommentLines</w:t>
            </w:r>
          </w:p>
          <w:p w14:paraId="6A181248" w14:textId="77777777" w:rsidR="00510EDE" w:rsidRPr="00EB56C2" w:rsidRDefault="00510EDE" w:rsidP="00510EDE">
            <w:pPr>
              <w:spacing w:line="300" w:lineRule="atLeast"/>
              <w:rPr>
                <w:rFonts w:cstheme="minorHAnsi"/>
                <w:sz w:val="18"/>
                <w:szCs w:val="18"/>
              </w:rPr>
            </w:pPr>
            <w:r>
              <w:rPr>
                <w:rFonts w:cstheme="minorHAnsi"/>
                <w:color w:val="FF0000"/>
                <w:sz w:val="18"/>
                <w:szCs w:val="18"/>
              </w:rPr>
              <w:t>optional</w:t>
            </w:r>
          </w:p>
        </w:tc>
        <w:tc>
          <w:tcPr>
            <w:tcW w:w="4894" w:type="dxa"/>
          </w:tcPr>
          <w:p w14:paraId="388248AC" w14:textId="77777777" w:rsidR="00510EDE" w:rsidRPr="00B84A41" w:rsidRDefault="00510EDE" w:rsidP="00510EDE">
            <w:pPr>
              <w:spacing w:line="300" w:lineRule="atLeast"/>
              <w:rPr>
                <w:rFonts w:cstheme="minorHAnsi"/>
                <w:b/>
                <w:bCs/>
                <w:i/>
                <w:iCs/>
              </w:rPr>
            </w:pPr>
            <w:r>
              <w:rPr>
                <w:rFonts w:cstheme="minorHAnsi"/>
                <w:b/>
                <w:bCs/>
                <w:i/>
                <w:iCs/>
              </w:rPr>
              <w:t xml:space="preserve">array of objects  </w:t>
            </w:r>
          </w:p>
          <w:p w14:paraId="792AB344" w14:textId="07C5BA0C" w:rsidR="00510EDE" w:rsidRPr="00775565" w:rsidRDefault="00510EDE" w:rsidP="00510EDE">
            <w:pPr>
              <w:spacing w:line="300" w:lineRule="atLeast"/>
              <w:rPr>
                <w:rFonts w:cstheme="minorHAnsi"/>
              </w:rPr>
            </w:pPr>
            <w:r>
              <w:rPr>
                <w:rFonts w:cstheme="minorHAnsi"/>
              </w:rPr>
              <w:t xml:space="preserve">Prints a free text comments lines </w:t>
            </w:r>
            <w:del w:id="9056" w:author="Claude" w:date="2026-09-29T00:00:00Z">
              <w:r>
                <w:rPr>
                  <w:rFonts w:cstheme="minorHAnsi"/>
                </w:rPr>
                <w:delText xml:space="preserve">in the beginning of receipt, before items sales</w:delText>
              </w:r>
            </w:del>
            <w:ins w:id="9057" w:author="Claude" w:date="2026-09-29T00:00:00Z">
              <w:r>
                <w:rPr>
                  <w:rFonts w:cstheme="minorHAnsi"/>
                </w:rPr>
                <w:t xml:space="preserve">at the end of the receipt, after the items</w:t>
              </w:r>
            </w:ins>
          </w:p>
        </w:tc>
      </w:tr>
      <w:tr w:rsidR="00510EDE" w:rsidRPr="00775565" w14:paraId="6B095B85" w14:textId="77777777" w:rsidTr="00510EDE">
        <w:tc>
          <w:tcPr>
            <w:tcW w:w="4456" w:type="dxa"/>
            <w:gridSpan w:val="2"/>
          </w:tcPr>
          <w:p w14:paraId="17F3E1D8" w14:textId="77777777" w:rsidR="00510EDE" w:rsidRPr="00775565" w:rsidRDefault="00510EDE" w:rsidP="00510EDE">
            <w:pPr>
              <w:spacing w:line="300" w:lineRule="atLeast"/>
              <w:ind w:left="720"/>
              <w:rPr>
                <w:rFonts w:cstheme="minorHAnsi"/>
              </w:rPr>
            </w:pPr>
            <w:r>
              <w:rPr>
                <w:rFonts w:cstheme="minorHAnsi"/>
              </w:rPr>
              <w:t>commentLine</w:t>
            </w:r>
          </w:p>
          <w:p w14:paraId="022BD432" w14:textId="77777777" w:rsidR="00510EDE" w:rsidRPr="00EB56C2" w:rsidRDefault="00510EDE" w:rsidP="00510EDE">
            <w:pPr>
              <w:spacing w:line="300" w:lineRule="atLeast"/>
              <w:ind w:left="720"/>
              <w:rPr>
                <w:rFonts w:cstheme="minorHAnsi"/>
                <w:sz w:val="18"/>
                <w:szCs w:val="18"/>
              </w:rPr>
            </w:pPr>
            <w:r>
              <w:rPr>
                <w:rFonts w:cstheme="minorHAnsi"/>
                <w:color w:val="FF0000"/>
                <w:sz w:val="18"/>
                <w:szCs w:val="18"/>
              </w:rPr>
              <w:t>required</w:t>
            </w:r>
          </w:p>
        </w:tc>
        <w:tc>
          <w:tcPr>
            <w:tcW w:w="4894" w:type="dxa"/>
          </w:tcPr>
          <w:p w14:paraId="66782288" w14:textId="77777777" w:rsidR="00510EDE" w:rsidRPr="00B84A41" w:rsidRDefault="00510EDE" w:rsidP="00510EDE">
            <w:pPr>
              <w:spacing w:line="300" w:lineRule="atLeast"/>
              <w:rPr>
                <w:rFonts w:cstheme="minorHAnsi"/>
                <w:b/>
                <w:bCs/>
                <w:i/>
                <w:iCs/>
              </w:rPr>
            </w:pPr>
            <w:r>
              <w:rPr>
                <w:rFonts w:cstheme="minorHAnsi"/>
                <w:b/>
                <w:bCs/>
                <w:i/>
                <w:iCs/>
              </w:rPr>
              <w:t>string</w:t>
            </w:r>
          </w:p>
          <w:p w14:paraId="29D1A73B" w14:textId="77777777" w:rsidR="00510EDE" w:rsidRPr="00775565" w:rsidRDefault="00510EDE" w:rsidP="00510EDE">
            <w:pPr>
              <w:spacing w:line="300" w:lineRule="atLeast"/>
              <w:rPr>
                <w:rFonts w:cstheme="minorHAnsi"/>
              </w:rPr>
            </w:pPr>
            <w:r>
              <w:rPr>
                <w:rFonts w:cstheme="minorHAnsi"/>
              </w:rPr>
              <w:t xml:space="preserve">comment line text</w:t>
            </w:r>
          </w:p>
        </w:tc>
      </w:tr>
      <w:tr w:rsidR="00510EDE" w:rsidRPr="00775565" w14:paraId="7E5F2CD1" w14:textId="77777777" w:rsidTr="00510EDE">
        <w:tc>
          <w:tcPr>
            <w:tcW w:w="4456" w:type="dxa"/>
            <w:gridSpan w:val="2"/>
          </w:tcPr>
          <w:p w14:paraId="6108FC65" w14:textId="77777777" w:rsidR="00510EDE" w:rsidRPr="00775565" w:rsidRDefault="00510EDE" w:rsidP="00510EDE">
            <w:pPr>
              <w:spacing w:line="300" w:lineRule="atLeast"/>
              <w:ind w:left="720"/>
              <w:rPr>
                <w:rFonts w:cstheme="minorHAnsi"/>
              </w:rPr>
            </w:pPr>
            <w:r>
              <w:rPr>
                <w:rFonts w:cstheme="minorHAnsi"/>
              </w:rPr>
              <w:t>commentLineAttrib</w:t>
            </w:r>
          </w:p>
          <w:p w14:paraId="30C78AEE" w14:textId="77777777" w:rsidR="00510EDE" w:rsidRPr="00EB56C2" w:rsidRDefault="00510EDE" w:rsidP="00510EDE">
            <w:pPr>
              <w:spacing w:line="300" w:lineRule="atLeast"/>
              <w:ind w:left="720"/>
              <w:rPr>
                <w:rFonts w:cstheme="minorHAnsi"/>
                <w:sz w:val="18"/>
                <w:szCs w:val="18"/>
              </w:rPr>
            </w:pPr>
            <w:r>
              <w:rPr>
                <w:rFonts w:cstheme="minorHAnsi"/>
                <w:color w:val="FF0000"/>
                <w:sz w:val="18"/>
                <w:szCs w:val="18"/>
              </w:rPr>
              <w:t>required</w:t>
            </w:r>
          </w:p>
        </w:tc>
        <w:tc>
          <w:tcPr>
            <w:tcW w:w="4894" w:type="dxa"/>
          </w:tcPr>
          <w:p w14:paraId="722996F0" w14:textId="77777777" w:rsidR="00510EDE" w:rsidRPr="00B84A41" w:rsidRDefault="00510EDE" w:rsidP="00510EDE">
            <w:pPr>
              <w:spacing w:line="300" w:lineRule="atLeast"/>
              <w:rPr>
                <w:rFonts w:cstheme="minorHAnsi"/>
                <w:b/>
                <w:bCs/>
                <w:i/>
                <w:iCs/>
              </w:rPr>
            </w:pPr>
            <w:r>
              <w:rPr>
                <w:rFonts w:cstheme="minorHAnsi"/>
                <w:b/>
                <w:bCs/>
                <w:i/>
                <w:iCs/>
              </w:rPr>
              <w:t>int</w:t>
            </w:r>
          </w:p>
          <w:p w14:paraId="40906428" w14:textId="77777777" w:rsidR="00510EDE" w:rsidRPr="00775565" w:rsidRDefault="00510EDE" w:rsidP="00510EDE">
            <w:pPr>
              <w:spacing w:line="300" w:lineRule="atLeast"/>
              <w:rPr>
                <w:rFonts w:cstheme="minorHAnsi"/>
              </w:rPr>
            </w:pPr>
            <w:r>
              <w:rPr>
                <w:rFonts w:cstheme="minorHAnsi"/>
              </w:rPr>
              <w:t xml:space="preserve">comment line text </w:t>
            </w:r>
            <w:r>
              <w:t xml:space="preserve">font size and properties (possible values explained in comments section)</w:t>
            </w:r>
          </w:p>
        </w:tc>
      </w:tr>
    </w:tbl>
    <w:p w14:paraId="3C3EB489" w14:textId="121D9BE5" w:rsidR="008D28EB" w:rsidRDefault="008D28EB" w:rsidP="008D28EB">
      <w:pPr>
        <w:rPr>
          <w:i/>
          <w:iCs/>
        </w:rPr>
      </w:pPr>
    </w:p>
    <w:p w14:paraId="14F25864" w14:textId="3035B0A6" w:rsidR="00BF578D" w:rsidRDefault="00BF578D" w:rsidP="008D28EB">
      <w:pPr>
        <w:rPr>
          <w:i/>
          <w:iCs/>
        </w:rPr>
      </w:pPr>
    </w:p>
    <w:p w14:paraId="21DC2A16" w14:textId="11B50D3A" w:rsidR="00A37730" w:rsidRDefault="00A37730" w:rsidP="00B652EE">
      <w:r>
        <w:t xml:space="preserve">JSON file example for printing fiscal receipt:</w:t>
      </w:r>
    </w:p>
    <w:p w14:paraId="64B2BA88"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37AAD364"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"receiptType": "fiscal",</w:t>
      </w:r>
    </w:p>
    <w:p w14:paraId="2F7C70F5"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"topCommentLines": </w:t>
      </w:r>
    </w:p>
    <w:p w14:paraId="5406215F"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0A3B2676"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"Top comment Lines",</w:t>
      </w:r>
    </w:p>
    <w:p w14:paraId="1A3F3464"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05C9AAA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24A4D011"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"fiscalReceipt":</w:t>
      </w:r>
    </w:p>
    <w:p w14:paraId="61CED844"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   </w:t>
      </w:r>
    </w:p>
    <w:p w14:paraId="574B9C77"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"receiptItem": </w:t>
      </w:r>
    </w:p>
    <w:p w14:paraId="0ABE736D"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75EC92E"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"itemDescription": "Item description",</w:t>
      </w:r>
    </w:p>
    <w:p w14:paraId="1A58C67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"itemQuantity": 1.0,</w:t>
      </w:r>
    </w:p>
    <w:p w14:paraId="5AC2E4D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"itemPrice": 10.0,</w:t>
      </w:r>
    </w:p>
    <w:p w14:paraId="01D2515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"vatID": 0,</w:t>
      </w:r>
    </w:p>
    <w:p w14:paraId="7C866D4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"itemUnit": "vnt",</w:t>
      </w:r>
    </w:p>
    <w:p w14:paraId="4C1A7F34"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2F8ED2F8"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w:t>
      </w:r>
    </w:p>
    <w:p w14:paraId="15404F36"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F2B794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"itemDiscountType": 1,</w:t>
      </w:r>
    </w:p>
    <w:p w14:paraId="21D938AB"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"itemDiscountAmount": -10</w:t>
      </w:r>
    </w:p>
    <w:p w14:paraId="255FCCB8"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73D6517"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"commentLines": </w:t>
      </w:r>
    </w:p>
    <w:p w14:paraId="395C10AD"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1BF89737"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"Item Comment lines",</w:t>
      </w:r>
    </w:p>
    <w:p w14:paraId="2ACDCEB5"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347FB24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21E7DE76"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74E07F8"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lastRenderedPageBreak/>
        <w:t xml:space="preserve">            "DepositReceive": </w:t>
      </w:r>
    </w:p>
    <w:p w14:paraId="67948A4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88A0084"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"depositReceiveDesc": "depositReceive description",</w:t>
      </w:r>
    </w:p>
    <w:p w14:paraId="7142944D"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"depositReceiveQ": 1.0,</w:t>
      </w:r>
    </w:p>
    <w:p w14:paraId="224051B3"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"depositReceivePrice": 10.0,</w:t>
      </w:r>
    </w:p>
    <w:p w14:paraId="188B0018"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"commentLines": </w:t>
      </w:r>
    </w:p>
    <w:p w14:paraId="278F57CF"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12877C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"depositReceive Comment lines",</w:t>
      </w:r>
    </w:p>
    <w:p w14:paraId="4888672F"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33EB580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69C07B6" w14:textId="77777777" w:rsid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5F695A6"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"PrintTareDeposit": [</w:t>
      </w:r>
    </w:p>
    <w:p w14:paraId="3FD7F91E"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5B7CB862"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"Description": "Tare deposit with comments",</w:t>
      </w:r>
    </w:p>
    <w:p w14:paraId="5ABA6230"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"Quantity": 2.0,</w:t>
      </w:r>
    </w:p>
    <w:p w14:paraId="3B55BC6E"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"UnitPrice": 5.00,</w:t>
      </w:r>
    </w:p>
    <w:p w14:paraId="632A9E80"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"CommentLines": [</w:t>
      </w:r>
    </w:p>
    <w:p w14:paraId="750F8CD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709ABCA4"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 "This is a comment line 1",</w:t>
      </w:r>
    </w:p>
    <w:p w14:paraId="7B43C3C1"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"CommentLineAttrib": 0</w:t>
      </w:r>
    </w:p>
    <w:p w14:paraId="71B9BDC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7DB215BD"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33F8F882"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 "This is a comment line 2",</w:t>
      </w:r>
    </w:p>
    <w:p w14:paraId="71626F03"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"CommentLineAttrib": 1</w:t>
      </w:r>
    </w:p>
    <w:p w14:paraId="6849B37C"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6E777D60"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7911CA33"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3A871052"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6A89F520"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"PrintTareDepositVoid": [</w:t>
      </w:r>
    </w:p>
    <w:p w14:paraId="498DB693"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5CA1F919"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"Description": "Void with comments",</w:t>
      </w:r>
    </w:p>
    <w:p w14:paraId="4CDE09CD"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"Quantity": 1.0,</w:t>
      </w:r>
    </w:p>
    <w:p w14:paraId="7D2ACF84"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"UnitPrice": 3.00,</w:t>
      </w:r>
    </w:p>
    <w:p w14:paraId="6E67F72F"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"CommentLines": [</w:t>
      </w:r>
    </w:p>
    <w:p w14:paraId="2582A636"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202F1AE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 "Void comment",</w:t>
      </w:r>
    </w:p>
    <w:p w14:paraId="4A277C49"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"CommentLineAttrib": 0</w:t>
      </w:r>
    </w:p>
    <w:p w14:paraId="67D7E617"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60A2FDEF"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67F4A42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2F4A15FB"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0AE0B9C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"LinkPreReceipt": </w:t>
      </w:r>
    </w:p>
    <w:p w14:paraId="6A447111"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EB28E96"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"ReceiptNo": "145",</w:t>
      </w:r>
    </w:p>
    <w:p w14:paraId="0315028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"Amount": 12.12 </w:t>
      </w:r>
    </w:p>
    <w:p w14:paraId="580F06C7"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383E54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"receiptDiscount":</w:t>
      </w:r>
    </w:p>
    <w:p w14:paraId="06007FC3"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C320593"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"receiptDiscountType": 2,</w:t>
      </w:r>
    </w:p>
    <w:p w14:paraId="060CB8E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"receiptDiscountAmount": -1</w:t>
      </w:r>
    </w:p>
    <w:p w14:paraId="311E9AB0"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E2115D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"receiptPaymentEx":</w:t>
      </w:r>
    </w:p>
    <w:p w14:paraId="564F08DB"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113A53B"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"cash": 19.00,</w:t>
      </w:r>
    </w:p>
    <w:p w14:paraId="59B6A2F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"credit1": 0,</w:t>
      </w:r>
    </w:p>
    <w:p w14:paraId="4E9607F0"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"credit2": 0,</w:t>
      </w:r>
    </w:p>
    <w:p w14:paraId="6CBB5CD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"credit3": 0,</w:t>
      </w:r>
    </w:p>
    <w:p w14:paraId="6AE5E8C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"credit4": 0,</w:t>
      </w:r>
    </w:p>
    <w:p w14:paraId="1120863F"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"credit5": 0,</w:t>
      </w:r>
    </w:p>
    <w:p w14:paraId="27CAD1E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"credit6": 0,</w:t>
      </w:r>
    </w:p>
    <w:p w14:paraId="2AE3CC3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"credit7": 0,</w:t>
      </w:r>
    </w:p>
    <w:p w14:paraId="001EE58E"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"credit8": 0</w:t>
      </w:r>
    </w:p>
    <w:p w14:paraId="3C591E33"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lastRenderedPageBreak/>
        <w:t>            }</w:t>
      </w:r>
    </w:p>
    <w:p w14:paraId="41E86B69" w14:textId="77777777" w:rsid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C2F30BB"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"SetFooter":</w:t>
      </w:r>
    </w:p>
    <w:p w14:paraId="796D40A2"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6F558AB9"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"line1" : "Foot1",</w:t>
      </w:r>
    </w:p>
    <w:p w14:paraId="3FB7CF6C"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"line2" : "Foot2",</w:t>
      </w:r>
    </w:p>
    <w:p w14:paraId="099D3196"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"line3" : "Foot3",</w:t>
      </w:r>
    </w:p>
    <w:p w14:paraId="6E8408AD"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"line4" : "Foot4"</w:t>
      </w:r>
    </w:p>
    <w:p w14:paraId="08A640BA" w14:textId="594DAD3C" w:rsidR="002769E4" w:rsidRPr="002769E4" w:rsidRDefault="002769E4" w:rsidP="004E456E">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0C6D7E0E"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"bottomCommentLines": </w:t>
      </w:r>
    </w:p>
    <w:p w14:paraId="5F89899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A6F7F81"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"Bottom comment Lines",</w:t>
      </w:r>
    </w:p>
    <w:p w14:paraId="627B4D0E"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2F480015"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837F1F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154B078C" w14:textId="77777777" w:rsidR="004E456E" w:rsidRPr="004E456E" w:rsidRDefault="004E456E" w:rsidP="004E456E">
      <w:pPr>
        <w:autoSpaceDE w:val="0"/>
        <w:autoSpaceDN w:val="0"/>
        <w:adjustRightInd w:val="0"/>
        <w:rPr>
          <w:rFonts w:ascii="Consolas" w:hAnsi="Consolas" w:cs="Cascadia Mono"/>
          <w:color w:val="000000"/>
          <w:sz w:val="18"/>
          <w:szCs w:val="18"/>
        </w:rPr>
      </w:pPr>
    </w:p>
    <w:p w14:paraId="5B5556FC" w14:textId="77777777" w:rsidR="002D1D0A" w:rsidRDefault="002D1D0A" w:rsidP="00451799">
      <w:pPr>
        <w:autoSpaceDE w:val="0"/>
        <w:autoSpaceDN w:val="0"/>
        <w:adjustRightInd w:val="0"/>
        <w:rPr>
          <w:rFonts w:ascii="Consolas" w:hAnsi="Consolas" w:cs="Cascadia Mono"/>
          <w:color w:val="000000"/>
          <w:sz w:val="18"/>
          <w:szCs w:val="18"/>
        </w:rPr>
      </w:pPr>
    </w:p>
    <w:p w14:paraId="623C8043" w14:textId="1E9E1148" w:rsidR="002D1D0A" w:rsidRDefault="002D1D0A" w:rsidP="002D1D0A">
      <w:pPr>
        <w:spacing w:line="300" w:lineRule="atLeast"/>
        <w:rPr>
          <w:rFonts w:cstheme="minorHAnsi"/>
        </w:rPr>
      </w:pPr>
      <w:r>
        <w:rPr>
          <w:rFonts w:cstheme="minorHAnsi"/>
        </w:rPr>
        <w:t xml:space="preserve">EndPreReceipt example:</w:t>
      </w:r>
    </w:p>
    <w:p w14:paraId="129284FD" w14:textId="77777777" w:rsidR="002D1D0A" w:rsidRPr="002D1D0A" w:rsidRDefault="002D1D0A" w:rsidP="002D1D0A">
      <w:pPr>
        <w:spacing w:line="300" w:lineRule="atLeast"/>
        <w:rPr>
          <w:rFonts w:cstheme="minorHAnsi"/>
        </w:rPr>
      </w:pPr>
    </w:p>
    <w:p w14:paraId="5183250B"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2F30EAB1"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"receiptType": "fiscal",</w:t>
      </w:r>
    </w:p>
    <w:p w14:paraId="02A85E06"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"topCommentLines": </w:t>
      </w:r>
    </w:p>
    <w:p w14:paraId="102BB7DE"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8396F27"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"Top comment Lines",</w:t>
      </w:r>
    </w:p>
    <w:p w14:paraId="4E6A2227"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58AD1D17"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0441DCEB"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"fiscalReceipt":</w:t>
      </w:r>
    </w:p>
    <w:p w14:paraId="6DC4C383"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   </w:t>
      </w:r>
    </w:p>
    <w:p w14:paraId="308D75DF"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"receiptItem": </w:t>
      </w:r>
    </w:p>
    <w:p w14:paraId="3DEFBA76"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0D12187"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"itemDescription": "Item description",</w:t>
      </w:r>
    </w:p>
    <w:p w14:paraId="61FFF7A8"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"itemQuantity": 1.0,</w:t>
      </w:r>
    </w:p>
    <w:p w14:paraId="33CCCA0A"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"itemPrice": 10.0,</w:t>
      </w:r>
    </w:p>
    <w:p w14:paraId="526FAB96"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"vatID": 0,</w:t>
      </w:r>
    </w:p>
    <w:p w14:paraId="21167E0C"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"itemUnit": "vnt",</w:t>
      </w:r>
    </w:p>
    <w:p w14:paraId="76EE630E"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"commentLines": </w:t>
      </w:r>
    </w:p>
    <w:p w14:paraId="325B01FA"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867B141"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"Item Comment lines",</w:t>
      </w:r>
    </w:p>
    <w:p w14:paraId="6D07F7DB"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65BC8651"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0C79B1B6"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3A35641"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"EndPreReceipt":</w:t>
      </w:r>
    </w:p>
    <w:p w14:paraId="1C30CBDD"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1709A55E"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"EndPreReceiptLine": "EndPreReceipt"  </w:t>
      </w:r>
    </w:p>
    <w:p w14:paraId="6819D6F2"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257ECE9"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2288F2B"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29094D5F" w14:textId="77777777" w:rsidR="00C63266" w:rsidRPr="00C63266" w:rsidRDefault="00C63266" w:rsidP="00C63266">
      <w:pPr>
        <w:autoSpaceDE w:val="0"/>
        <w:autoSpaceDN w:val="0"/>
        <w:adjustRightInd w:val="0"/>
        <w:rPr>
          <w:rFonts w:ascii="Consolas" w:hAnsi="Consolas" w:cs="Cascadia Mono"/>
          <w:color w:val="000000"/>
          <w:sz w:val="18"/>
          <w:szCs w:val="18"/>
        </w:rPr>
      </w:pPr>
    </w:p>
    <w:p w14:paraId="5DB3CEEF" w14:textId="77777777" w:rsidR="002D1D0A" w:rsidRPr="002D1D0A" w:rsidRDefault="002D1D0A" w:rsidP="002D1D0A">
      <w:pPr>
        <w:autoSpaceDE w:val="0"/>
        <w:autoSpaceDN w:val="0"/>
        <w:adjustRightInd w:val="0"/>
        <w:rPr>
          <w:rFonts w:ascii="Consolas" w:hAnsi="Consolas" w:cs="Cascadia Mono"/>
          <w:color w:val="000000"/>
          <w:sz w:val="18"/>
          <w:szCs w:val="18"/>
        </w:rPr>
      </w:pPr>
    </w:p>
    <w:p w14:paraId="5BE68EE2" w14:textId="77777777" w:rsidR="002D1D0A" w:rsidRPr="00451799" w:rsidRDefault="002D1D0A" w:rsidP="00451799">
      <w:pPr>
        <w:autoSpaceDE w:val="0"/>
        <w:autoSpaceDN w:val="0"/>
        <w:adjustRightInd w:val="0"/>
        <w:rPr>
          <w:rFonts w:ascii="Consolas" w:hAnsi="Consolas" w:cs="Cascadia Mono"/>
          <w:color w:val="000000"/>
          <w:sz w:val="18"/>
          <w:szCs w:val="18"/>
        </w:rPr>
      </w:pPr>
    </w:p>
    <w:p w14:paraId="776F0113" w14:textId="77777777" w:rsidR="00451799" w:rsidRPr="00451799" w:rsidRDefault="00451799" w:rsidP="00451799">
      <w:pPr>
        <w:autoSpaceDE w:val="0"/>
        <w:autoSpaceDN w:val="0"/>
        <w:adjustRightInd w:val="0"/>
        <w:rPr>
          <w:rFonts w:ascii="Consolas" w:hAnsi="Consolas" w:cs="Cascadia Mono"/>
          <w:color w:val="000000"/>
          <w:sz w:val="18"/>
          <w:szCs w:val="18"/>
        </w:rPr>
      </w:pPr>
    </w:p>
    <w:p w14:paraId="35F4ADA2" w14:textId="076385DF" w:rsidR="002547FD" w:rsidRDefault="002547FD" w:rsidP="00BC2B3A">
      <w:pPr>
        <w:autoSpaceDE w:val="0"/>
        <w:autoSpaceDN w:val="0"/>
        <w:adjustRightInd w:val="0"/>
        <w:rPr>
          <w:rFonts w:ascii="Consolas" w:hAnsi="Consolas" w:cs="Consolas"/>
          <w:color w:val="000000"/>
          <w:sz w:val="20"/>
          <w:szCs w:val="20"/>
        </w:rPr>
      </w:pPr>
    </w:p>
    <w:p w14:paraId="53FF47B6" w14:textId="047E68D8" w:rsidR="00F03CFD" w:rsidRPr="000C743D" w:rsidRDefault="00A26514" w:rsidP="000C743D">
      <w:pPr>
        <w:pStyle w:val="Heading2"/>
        <w:rPr>
          <w:rFonts w:eastAsia="Times New Roman" w:cstheme="majorHAnsi"/>
          <w:color w:val="auto"/>
        </w:rPr>
      </w:pPr>
      <w:bookmarkStart w:id="3" w:name="_Toc220932328"/>
      <w:r>
        <w:rPr>
          <w:rFonts w:eastAsia="Times New Roman" w:cstheme="majorHAnsi"/>
          <w:color w:val="auto"/>
        </w:rPr>
        <w:t xml:space="preserve">Goods return receipt</w:t>
      </w:r>
      <w:bookmarkEnd w:id="3"/>
    </w:p>
    <w:tbl>
      <w:tblPr>
        <w:tblStyle w:val="TableGrid"/>
        <w:tblW w:w="0" w:type="auto"/>
        <w:tblLook w:val="04A0" w:firstRow="1" w:lastRow="0" w:firstColumn="1" w:lastColumn="0" w:noHBand="0" w:noVBand="1"/>
      </w:tblPr>
      <w:tblGrid>
        <w:gridCol w:w="4456"/>
        <w:gridCol w:w="4894"/>
      </w:tblGrid>
      <w:tr w:rsidR="00F03CFD" w:rsidRPr="00775565" w14:paraId="3277326A" w14:textId="77777777" w:rsidTr="00DB449C">
        <w:tc>
          <w:tcPr>
            <w:tcW w:w="4456" w:type="dxa"/>
          </w:tcPr>
          <w:p w14:paraId="036EF779" w14:textId="77777777" w:rsidR="00F03CFD" w:rsidRPr="00775565" w:rsidRDefault="00F03CFD" w:rsidP="00697179">
            <w:pPr>
              <w:spacing w:line="300" w:lineRule="atLeast"/>
              <w:rPr>
                <w:rFonts w:cstheme="minorHAnsi"/>
              </w:rPr>
            </w:pPr>
            <w:r>
              <w:rPr>
                <w:rFonts w:cstheme="minorHAnsi"/>
              </w:rPr>
              <w:t>receiptType</w:t>
            </w:r>
          </w:p>
          <w:p w14:paraId="53189514" w14:textId="77777777" w:rsidR="00F03CFD" w:rsidRPr="006F47CD" w:rsidRDefault="00F03CFD" w:rsidP="00697179">
            <w:pPr>
              <w:spacing w:line="300" w:lineRule="atLeast"/>
              <w:rPr>
                <w:rFonts w:cstheme="minorHAnsi"/>
                <w:sz w:val="18"/>
                <w:szCs w:val="18"/>
              </w:rPr>
            </w:pPr>
            <w:r>
              <w:rPr>
                <w:rFonts w:cstheme="minorHAnsi"/>
                <w:color w:val="FF0000"/>
                <w:sz w:val="18"/>
                <w:szCs w:val="18"/>
              </w:rPr>
              <w:t>required</w:t>
            </w:r>
          </w:p>
        </w:tc>
        <w:tc>
          <w:tcPr>
            <w:tcW w:w="4894" w:type="dxa"/>
          </w:tcPr>
          <w:p w14:paraId="711BFBFA" w14:textId="77777777" w:rsidR="00F03CFD" w:rsidRPr="00B84A41" w:rsidRDefault="00F03CFD" w:rsidP="00697179">
            <w:pPr>
              <w:spacing w:line="300" w:lineRule="atLeast"/>
              <w:rPr>
                <w:rFonts w:cstheme="minorHAnsi"/>
                <w:b/>
                <w:bCs/>
                <w:i/>
                <w:iCs/>
              </w:rPr>
            </w:pPr>
            <w:r>
              <w:rPr>
                <w:rFonts w:cstheme="minorHAnsi"/>
                <w:b/>
                <w:bCs/>
                <w:i/>
                <w:iCs/>
              </w:rPr>
              <w:t>string</w:t>
            </w:r>
          </w:p>
          <w:p w14:paraId="599E8C3F" w14:textId="2B9BA04B" w:rsidR="00F03CFD" w:rsidRPr="00775565" w:rsidRDefault="00F03CFD" w:rsidP="00697179">
            <w:pPr>
              <w:spacing w:after="100" w:afterAutospacing="1" w:line="300" w:lineRule="atLeast"/>
              <w:rPr>
                <w:rFonts w:cstheme="minorHAnsi"/>
              </w:rPr>
            </w:pPr>
            <w:r>
              <w:rPr>
                <w:rFonts w:cstheme="minorHAnsi"/>
                <w:b/>
                <w:bCs/>
                <w:i/>
                <w:iCs/>
              </w:rPr>
              <w:t>value</w:t>
            </w:r>
            <w:r>
              <w:rPr>
                <w:rFonts w:cstheme="minorHAnsi"/>
              </w:rPr>
              <w:t>: return</w:t>
            </w:r>
          </w:p>
        </w:tc>
      </w:tr>
      <w:tr w:rsidR="00F03CFD" w:rsidRPr="00775565" w14:paraId="40D82C9B" w14:textId="77777777" w:rsidTr="00DB449C">
        <w:tc>
          <w:tcPr>
            <w:tcW w:w="4456" w:type="dxa"/>
          </w:tcPr>
          <w:p w14:paraId="21D5EB12" w14:textId="77777777" w:rsidR="00F03CFD" w:rsidRPr="00775565" w:rsidRDefault="00F03CFD" w:rsidP="00697179">
            <w:pPr>
              <w:spacing w:line="300" w:lineRule="atLeast"/>
              <w:rPr>
                <w:rFonts w:cstheme="minorHAnsi"/>
              </w:rPr>
            </w:pPr>
            <w:r>
              <w:rPr>
                <w:rFonts w:cstheme="minorHAnsi"/>
              </w:rPr>
              <w:t>topCommentLines</w:t>
            </w:r>
          </w:p>
          <w:p w14:paraId="26A7CDDC" w14:textId="77777777" w:rsidR="00F03CFD" w:rsidRPr="006F47CD" w:rsidRDefault="00F03CFD" w:rsidP="00697179">
            <w:pPr>
              <w:spacing w:line="300" w:lineRule="atLeast"/>
              <w:rPr>
                <w:rFonts w:cstheme="minorHAnsi"/>
                <w:sz w:val="18"/>
                <w:szCs w:val="18"/>
              </w:rPr>
            </w:pPr>
            <w:r>
              <w:rPr>
                <w:rFonts w:cstheme="minorHAnsi"/>
                <w:color w:val="FF0000"/>
                <w:sz w:val="18"/>
                <w:szCs w:val="18"/>
              </w:rPr>
              <w:t>optional</w:t>
            </w:r>
          </w:p>
        </w:tc>
        <w:tc>
          <w:tcPr>
            <w:tcW w:w="4894" w:type="dxa"/>
          </w:tcPr>
          <w:p w14:paraId="0E912CDE" w14:textId="77777777" w:rsidR="00F03CFD" w:rsidRPr="00B84A41" w:rsidRDefault="00F03CFD" w:rsidP="00697179">
            <w:pPr>
              <w:spacing w:line="300" w:lineRule="atLeast"/>
              <w:rPr>
                <w:rFonts w:cstheme="minorHAnsi"/>
                <w:b/>
                <w:bCs/>
                <w:i/>
                <w:iCs/>
              </w:rPr>
            </w:pPr>
            <w:r>
              <w:rPr>
                <w:rFonts w:cstheme="minorHAnsi"/>
                <w:b/>
                <w:bCs/>
                <w:i/>
                <w:iCs/>
              </w:rPr>
              <w:t xml:space="preserve">array of objects  </w:t>
            </w:r>
          </w:p>
          <w:p w14:paraId="7273001C" w14:textId="77777777" w:rsidR="00F03CFD" w:rsidRPr="00775565" w:rsidRDefault="00F03CFD" w:rsidP="00697179">
            <w:pPr>
              <w:spacing w:line="300" w:lineRule="atLeast"/>
              <w:rPr>
                <w:rFonts w:cstheme="minorHAnsi"/>
              </w:rPr>
            </w:pPr>
            <w:r>
              <w:rPr>
                <w:rFonts w:cstheme="minorHAnsi"/>
              </w:rPr>
              <w:lastRenderedPageBreak/>
              <w:t xml:space="preserve">prints a free text comments lines in the beginning of receipt, before items sales</w:t>
            </w:r>
          </w:p>
        </w:tc>
      </w:tr>
      <w:tr w:rsidR="00F03CFD" w:rsidRPr="00775565" w14:paraId="0E40A6D3" w14:textId="77777777" w:rsidTr="00DB449C">
        <w:tc>
          <w:tcPr>
            <w:tcW w:w="4456" w:type="dxa"/>
          </w:tcPr>
          <w:p w14:paraId="403408A8" w14:textId="77777777" w:rsidR="00F03CFD" w:rsidRPr="00775565" w:rsidRDefault="00F03CFD" w:rsidP="00697179">
            <w:pPr>
              <w:spacing w:line="300" w:lineRule="atLeast"/>
              <w:ind w:left="720"/>
              <w:rPr>
                <w:rFonts w:cstheme="minorHAnsi"/>
              </w:rPr>
            </w:pPr>
            <w:r>
              <w:rPr>
                <w:rFonts w:cstheme="minorHAnsi"/>
              </w:rPr>
              <w:lastRenderedPageBreak/>
              <w:t>commentLine</w:t>
            </w:r>
          </w:p>
          <w:p w14:paraId="273CE069" w14:textId="77777777" w:rsidR="00F03CFD" w:rsidRPr="00B84A41" w:rsidRDefault="00F03CFD" w:rsidP="00697179">
            <w:pPr>
              <w:spacing w:line="300" w:lineRule="atLeast"/>
              <w:ind w:left="720"/>
              <w:rPr>
                <w:rFonts w:cstheme="minorHAnsi"/>
                <w:sz w:val="18"/>
                <w:szCs w:val="18"/>
              </w:rPr>
            </w:pPr>
            <w:r>
              <w:rPr>
                <w:rFonts w:cstheme="minorHAnsi"/>
                <w:color w:val="FF0000"/>
                <w:sz w:val="18"/>
                <w:szCs w:val="18"/>
              </w:rPr>
              <w:t xml:space="preserve">required </w:t>
            </w:r>
          </w:p>
        </w:tc>
        <w:tc>
          <w:tcPr>
            <w:tcW w:w="4894" w:type="dxa"/>
          </w:tcPr>
          <w:p w14:paraId="6579EBA4" w14:textId="77777777" w:rsidR="00F03CFD" w:rsidRPr="00B84A41" w:rsidRDefault="00F03CFD" w:rsidP="00697179">
            <w:pPr>
              <w:spacing w:line="300" w:lineRule="atLeast"/>
              <w:rPr>
                <w:rFonts w:cstheme="minorHAnsi"/>
                <w:b/>
                <w:bCs/>
                <w:i/>
                <w:iCs/>
              </w:rPr>
            </w:pPr>
            <w:r>
              <w:rPr>
                <w:rFonts w:cstheme="minorHAnsi"/>
                <w:b/>
                <w:bCs/>
                <w:i/>
                <w:iCs/>
              </w:rPr>
              <w:t>string</w:t>
            </w:r>
          </w:p>
          <w:p w14:paraId="1151E812" w14:textId="77777777" w:rsidR="00F03CFD" w:rsidRPr="00775565" w:rsidRDefault="00F03CFD" w:rsidP="00697179">
            <w:pPr>
              <w:spacing w:line="300" w:lineRule="atLeast"/>
              <w:rPr>
                <w:rFonts w:cstheme="minorHAnsi"/>
              </w:rPr>
            </w:pPr>
            <w:r>
              <w:rPr>
                <w:rFonts w:cstheme="minorHAnsi"/>
              </w:rPr>
              <w:t xml:space="preserve">comment line text</w:t>
            </w:r>
          </w:p>
        </w:tc>
      </w:tr>
      <w:tr w:rsidR="00F03CFD" w:rsidRPr="00775565" w14:paraId="3366E7B1" w14:textId="77777777" w:rsidTr="00DB449C">
        <w:tc>
          <w:tcPr>
            <w:tcW w:w="4456" w:type="dxa"/>
          </w:tcPr>
          <w:p w14:paraId="614CAD8A" w14:textId="77777777" w:rsidR="00F03CFD" w:rsidRPr="00775565" w:rsidRDefault="00F03CFD" w:rsidP="00697179">
            <w:pPr>
              <w:spacing w:line="300" w:lineRule="atLeast"/>
              <w:ind w:left="720"/>
              <w:rPr>
                <w:rFonts w:cstheme="minorHAnsi"/>
              </w:rPr>
            </w:pPr>
            <w:r>
              <w:rPr>
                <w:rFonts w:cstheme="minorHAnsi"/>
              </w:rPr>
              <w:t>commentLineAttrib</w:t>
            </w:r>
          </w:p>
          <w:p w14:paraId="55AA6C83" w14:textId="77777777" w:rsidR="00F03CFD" w:rsidRPr="00B84A41" w:rsidRDefault="00F03CFD" w:rsidP="00697179">
            <w:pPr>
              <w:spacing w:line="300" w:lineRule="atLeast"/>
              <w:ind w:left="720"/>
              <w:rPr>
                <w:rFonts w:cstheme="minorHAnsi"/>
                <w:sz w:val="18"/>
                <w:szCs w:val="18"/>
              </w:rPr>
            </w:pPr>
            <w:r>
              <w:rPr>
                <w:rFonts w:cstheme="minorHAnsi"/>
                <w:color w:val="FF0000"/>
                <w:sz w:val="18"/>
                <w:szCs w:val="18"/>
              </w:rPr>
              <w:t xml:space="preserve">required </w:t>
            </w:r>
          </w:p>
        </w:tc>
        <w:tc>
          <w:tcPr>
            <w:tcW w:w="4894" w:type="dxa"/>
          </w:tcPr>
          <w:p w14:paraId="0611AE37" w14:textId="77777777" w:rsidR="00F03CFD" w:rsidRPr="00B84A41" w:rsidRDefault="00F03CFD" w:rsidP="00697179">
            <w:pPr>
              <w:spacing w:line="300" w:lineRule="atLeast"/>
              <w:rPr>
                <w:rFonts w:cstheme="minorHAnsi"/>
                <w:b/>
                <w:bCs/>
                <w:i/>
                <w:iCs/>
              </w:rPr>
            </w:pPr>
            <w:r>
              <w:rPr>
                <w:rFonts w:cstheme="minorHAnsi"/>
                <w:b/>
                <w:bCs/>
                <w:i/>
                <w:iCs/>
              </w:rPr>
              <w:t>int</w:t>
            </w:r>
          </w:p>
          <w:p w14:paraId="6F55388A" w14:textId="77777777" w:rsidR="00F03CFD" w:rsidRPr="00775565" w:rsidRDefault="00F03CFD" w:rsidP="00697179">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F03CFD" w:rsidRPr="00775565" w14:paraId="22BBA480" w14:textId="77777777" w:rsidTr="00DB449C">
        <w:tc>
          <w:tcPr>
            <w:tcW w:w="4456" w:type="dxa"/>
          </w:tcPr>
          <w:p w14:paraId="0DD337F6" w14:textId="61DB12AA" w:rsidR="00F03CFD" w:rsidRPr="00775565" w:rsidRDefault="004139D7" w:rsidP="00697179">
            <w:pPr>
              <w:spacing w:line="300" w:lineRule="atLeast"/>
              <w:rPr>
                <w:rFonts w:cstheme="minorHAnsi"/>
              </w:rPr>
            </w:pPr>
            <w:r>
              <w:rPr>
                <w:rFonts w:cstheme="minorHAnsi"/>
              </w:rPr>
              <w:t>returnReceip</w:t>
            </w:r>
          </w:p>
          <w:p w14:paraId="7B1696DB" w14:textId="77777777" w:rsidR="00F03CFD" w:rsidRPr="00775565" w:rsidRDefault="00F03CFD" w:rsidP="00697179">
            <w:pPr>
              <w:spacing w:line="300" w:lineRule="atLeast"/>
              <w:rPr>
                <w:rFonts w:cstheme="minorHAnsi"/>
              </w:rPr>
            </w:pPr>
            <w:r>
              <w:rPr>
                <w:rFonts w:cstheme="minorHAnsi"/>
                <w:color w:val="FF0000"/>
                <w:sz w:val="18"/>
                <w:szCs w:val="18"/>
              </w:rPr>
              <w:t>required</w:t>
            </w:r>
          </w:p>
        </w:tc>
        <w:tc>
          <w:tcPr>
            <w:tcW w:w="4894" w:type="dxa"/>
          </w:tcPr>
          <w:p w14:paraId="2CA63C22" w14:textId="77777777" w:rsidR="00F03CFD" w:rsidRPr="00B84A41" w:rsidRDefault="00F03CFD" w:rsidP="00697179">
            <w:pPr>
              <w:spacing w:line="300" w:lineRule="atLeast"/>
              <w:rPr>
                <w:rFonts w:cstheme="minorHAnsi"/>
                <w:b/>
                <w:bCs/>
                <w:i/>
                <w:iCs/>
              </w:rPr>
            </w:pPr>
            <w:r>
              <w:rPr>
                <w:rFonts w:cstheme="minorHAnsi"/>
                <w:b/>
                <w:bCs/>
                <w:i/>
                <w:iCs/>
              </w:rPr>
              <w:t>object</w:t>
            </w:r>
          </w:p>
          <w:p w14:paraId="005D9F79" w14:textId="18A2313D" w:rsidR="00F03CFD" w:rsidRPr="00B84A41" w:rsidRDefault="00F03CFD" w:rsidP="00697179">
            <w:pPr>
              <w:spacing w:line="300" w:lineRule="atLeast"/>
              <w:rPr>
                <w:rFonts w:cstheme="minorHAnsi"/>
                <w:b/>
                <w:bCs/>
                <w:i/>
                <w:iCs/>
              </w:rPr>
            </w:pPr>
            <w:r>
              <w:t xml:space="preserve">prints goods return receipt</w:t>
            </w:r>
          </w:p>
        </w:tc>
      </w:tr>
      <w:tr w:rsidR="00F03CFD" w:rsidRPr="00775565" w14:paraId="14F7D2A3" w14:textId="77777777" w:rsidTr="00DB449C">
        <w:tc>
          <w:tcPr>
            <w:tcW w:w="4456" w:type="dxa"/>
          </w:tcPr>
          <w:p w14:paraId="13A2772E" w14:textId="77777777" w:rsidR="00F03CFD" w:rsidRPr="00775565" w:rsidRDefault="00F03CFD" w:rsidP="00697179">
            <w:pPr>
              <w:spacing w:line="300" w:lineRule="atLeast"/>
              <w:ind w:left="720"/>
              <w:rPr>
                <w:rFonts w:cstheme="minorHAnsi"/>
              </w:rPr>
            </w:pPr>
            <w:r>
              <w:rPr>
                <w:rFonts w:cstheme="minorHAnsi"/>
              </w:rPr>
              <w:t>receiptItem</w:t>
            </w:r>
          </w:p>
          <w:p w14:paraId="5AC2D5CF" w14:textId="77777777" w:rsidR="00F03CFD" w:rsidRPr="00B84A41" w:rsidRDefault="00F03CFD" w:rsidP="00697179">
            <w:pPr>
              <w:spacing w:line="300" w:lineRule="atLeast"/>
              <w:ind w:left="720"/>
              <w:rPr>
                <w:rFonts w:cstheme="minorHAnsi"/>
                <w:sz w:val="18"/>
                <w:szCs w:val="18"/>
              </w:rPr>
            </w:pPr>
            <w:r>
              <w:rPr>
                <w:rFonts w:cstheme="minorHAnsi"/>
                <w:color w:val="FF0000"/>
                <w:sz w:val="18"/>
                <w:szCs w:val="18"/>
              </w:rPr>
              <w:t>required</w:t>
            </w:r>
          </w:p>
        </w:tc>
        <w:tc>
          <w:tcPr>
            <w:tcW w:w="4894" w:type="dxa"/>
          </w:tcPr>
          <w:p w14:paraId="7F914594" w14:textId="77777777" w:rsidR="00F03CFD" w:rsidRPr="00B84A41" w:rsidRDefault="00F03CFD" w:rsidP="00697179">
            <w:pPr>
              <w:spacing w:line="300" w:lineRule="atLeast"/>
              <w:rPr>
                <w:rFonts w:cstheme="minorHAnsi"/>
                <w:b/>
                <w:bCs/>
                <w:i/>
                <w:iCs/>
              </w:rPr>
            </w:pPr>
            <w:r>
              <w:rPr>
                <w:rFonts w:cstheme="minorHAnsi"/>
                <w:b/>
                <w:bCs/>
                <w:i/>
                <w:iCs/>
              </w:rPr>
              <w:t xml:space="preserve">array of objects</w:t>
            </w:r>
          </w:p>
          <w:p w14:paraId="032747BD" w14:textId="77777777" w:rsidR="00F03CFD" w:rsidRPr="00775565" w:rsidRDefault="00F03CFD" w:rsidP="00697179">
            <w:pPr>
              <w:spacing w:line="300" w:lineRule="atLeast"/>
              <w:rPr>
                <w:rFonts w:cstheme="minorHAnsi"/>
              </w:rPr>
            </w:pPr>
            <w:r>
              <w:t xml:space="preserve">print an item on the receipt</w:t>
            </w:r>
          </w:p>
        </w:tc>
      </w:tr>
      <w:tr w:rsidR="00F03CFD" w:rsidRPr="00775565" w14:paraId="6D1C2714" w14:textId="77777777" w:rsidTr="00DB449C">
        <w:tc>
          <w:tcPr>
            <w:tcW w:w="4456" w:type="dxa"/>
          </w:tcPr>
          <w:p w14:paraId="02587ACE" w14:textId="77777777" w:rsidR="00F03CFD" w:rsidRPr="00775565" w:rsidRDefault="00F03CFD" w:rsidP="00697179">
            <w:pPr>
              <w:spacing w:line="300" w:lineRule="atLeast"/>
              <w:ind w:left="1440"/>
              <w:rPr>
                <w:rFonts w:cstheme="minorHAnsi"/>
              </w:rPr>
            </w:pPr>
            <w:r>
              <w:rPr>
                <w:rFonts w:cstheme="minorHAnsi"/>
              </w:rPr>
              <w:t>itemDescription</w:t>
            </w:r>
          </w:p>
          <w:p w14:paraId="176BF52C"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23A965A4" w14:textId="77777777" w:rsidR="00F03CFD" w:rsidRPr="00B84A41" w:rsidRDefault="00F03CFD" w:rsidP="00697179">
            <w:pPr>
              <w:spacing w:line="300" w:lineRule="atLeast"/>
              <w:rPr>
                <w:rFonts w:cstheme="minorHAnsi"/>
                <w:b/>
                <w:bCs/>
                <w:i/>
                <w:iCs/>
              </w:rPr>
            </w:pPr>
            <w:r>
              <w:rPr>
                <w:rFonts w:cstheme="minorHAnsi"/>
                <w:b/>
                <w:bCs/>
                <w:i/>
                <w:iCs/>
              </w:rPr>
              <w:t>string</w:t>
            </w:r>
          </w:p>
          <w:p w14:paraId="34AD0817" w14:textId="77777777" w:rsidR="00F03CFD" w:rsidRPr="00775565" w:rsidRDefault="00F03CFD" w:rsidP="00697179">
            <w:pPr>
              <w:spacing w:line="300" w:lineRule="atLeast"/>
              <w:rPr>
                <w:rFonts w:cstheme="minorHAnsi"/>
              </w:rPr>
            </w:pPr>
            <w:r>
              <w:t xml:space="preserve">the item description (name). It cannot exceed 29 characters in length</w:t>
            </w:r>
          </w:p>
        </w:tc>
      </w:tr>
      <w:tr w:rsidR="00F03CFD" w:rsidRPr="00775565" w14:paraId="3673FCC3" w14:textId="77777777" w:rsidTr="00DB449C">
        <w:tc>
          <w:tcPr>
            <w:tcW w:w="4456" w:type="dxa"/>
          </w:tcPr>
          <w:p w14:paraId="6C142A77" w14:textId="77777777" w:rsidR="00F03CFD" w:rsidRPr="00775565" w:rsidRDefault="00F03CFD" w:rsidP="00697179">
            <w:pPr>
              <w:spacing w:line="300" w:lineRule="atLeast"/>
              <w:ind w:left="1440"/>
              <w:rPr>
                <w:rFonts w:cstheme="minorHAnsi"/>
              </w:rPr>
            </w:pPr>
            <w:r>
              <w:rPr>
                <w:rFonts w:cstheme="minorHAnsi"/>
              </w:rPr>
              <w:t>itemQuantity</w:t>
            </w:r>
          </w:p>
          <w:p w14:paraId="5CAE0F57"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1C8F5D0A" w14:textId="77777777" w:rsidR="00F03CFD" w:rsidRPr="00B84A41" w:rsidRDefault="00F03CFD" w:rsidP="00697179">
            <w:pPr>
              <w:spacing w:line="300" w:lineRule="atLeast"/>
              <w:rPr>
                <w:rFonts w:cstheme="minorHAnsi"/>
                <w:b/>
                <w:bCs/>
                <w:i/>
                <w:iCs/>
              </w:rPr>
            </w:pPr>
            <w:r>
              <w:rPr>
                <w:rFonts w:cstheme="minorHAnsi"/>
                <w:b/>
                <w:bCs/>
                <w:i/>
                <w:iCs/>
              </w:rPr>
              <w:t>double</w:t>
            </w:r>
          </w:p>
          <w:p w14:paraId="42F119B5" w14:textId="77777777" w:rsidR="00F03CFD" w:rsidRPr="00775565" w:rsidRDefault="00F03CFD" w:rsidP="00697179">
            <w:pPr>
              <w:spacing w:line="300" w:lineRule="atLeast"/>
              <w:rPr>
                <w:rFonts w:cstheme="minorHAnsi"/>
              </w:rPr>
            </w:pPr>
            <w:r>
              <w:t xml:space="preserve">the amount of the item to be sold</w:t>
            </w:r>
          </w:p>
        </w:tc>
      </w:tr>
      <w:tr w:rsidR="00F03CFD" w:rsidRPr="00775565" w14:paraId="35C2E3FE" w14:textId="77777777" w:rsidTr="00DB449C">
        <w:tc>
          <w:tcPr>
            <w:tcW w:w="4456" w:type="dxa"/>
          </w:tcPr>
          <w:p w14:paraId="1AB48DAC" w14:textId="77777777" w:rsidR="00F03CFD" w:rsidRPr="00775565" w:rsidRDefault="00F03CFD" w:rsidP="00697179">
            <w:pPr>
              <w:spacing w:line="300" w:lineRule="atLeast"/>
              <w:ind w:left="1440"/>
              <w:rPr>
                <w:rFonts w:cstheme="minorHAnsi"/>
              </w:rPr>
            </w:pPr>
            <w:r>
              <w:rPr>
                <w:rFonts w:cstheme="minorHAnsi"/>
              </w:rPr>
              <w:t>itemPrice</w:t>
            </w:r>
          </w:p>
          <w:p w14:paraId="1BABC83E"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282DB450" w14:textId="77777777" w:rsidR="00F03CFD" w:rsidRPr="00B84A41" w:rsidRDefault="00F03CFD" w:rsidP="00697179">
            <w:pPr>
              <w:spacing w:line="300" w:lineRule="atLeast"/>
              <w:rPr>
                <w:rFonts w:cstheme="minorHAnsi"/>
                <w:b/>
                <w:bCs/>
                <w:i/>
                <w:iCs/>
              </w:rPr>
            </w:pPr>
            <w:r>
              <w:rPr>
                <w:rFonts w:cstheme="minorHAnsi"/>
                <w:b/>
                <w:bCs/>
                <w:i/>
                <w:iCs/>
              </w:rPr>
              <w:t>double</w:t>
            </w:r>
          </w:p>
          <w:p w14:paraId="7C6B26F8" w14:textId="77777777" w:rsidR="00F03CFD" w:rsidRPr="00775565" w:rsidRDefault="00F03CFD" w:rsidP="00697179">
            <w:pPr>
              <w:spacing w:line="300" w:lineRule="atLeast"/>
              <w:rPr>
                <w:rFonts w:cstheme="minorHAnsi"/>
              </w:rPr>
            </w:pPr>
            <w:r>
              <w:t xml:space="preserve">the price of an item unit. It cannot be equal to 0</w:t>
            </w:r>
          </w:p>
        </w:tc>
      </w:tr>
      <w:tr w:rsidR="00F03CFD" w:rsidRPr="00775565" w14:paraId="3C9DAFAA" w14:textId="77777777" w:rsidTr="00DB449C">
        <w:tc>
          <w:tcPr>
            <w:tcW w:w="4456" w:type="dxa"/>
          </w:tcPr>
          <w:p w14:paraId="10B15055" w14:textId="77777777" w:rsidR="00F03CFD" w:rsidRPr="00775565" w:rsidRDefault="00F03CFD" w:rsidP="00697179">
            <w:pPr>
              <w:spacing w:line="300" w:lineRule="atLeast"/>
              <w:ind w:left="1440"/>
              <w:rPr>
                <w:rFonts w:cstheme="minorHAnsi"/>
              </w:rPr>
            </w:pPr>
            <w:r>
              <w:rPr>
                <w:rFonts w:cstheme="minorHAnsi"/>
              </w:rPr>
              <w:t>vatID</w:t>
            </w:r>
          </w:p>
          <w:p w14:paraId="7D63842C"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6DD28E22" w14:textId="77777777" w:rsidR="00F03CFD" w:rsidRPr="00B84A41" w:rsidRDefault="00F03CFD" w:rsidP="00697179">
            <w:pPr>
              <w:spacing w:line="300" w:lineRule="atLeast"/>
              <w:rPr>
                <w:rFonts w:cstheme="minorHAnsi"/>
                <w:b/>
                <w:bCs/>
                <w:i/>
                <w:iCs/>
              </w:rPr>
            </w:pPr>
            <w:r>
              <w:rPr>
                <w:rFonts w:cstheme="minorHAnsi"/>
                <w:b/>
                <w:bCs/>
                <w:i/>
                <w:iCs/>
              </w:rPr>
              <w:t>int</w:t>
            </w:r>
          </w:p>
          <w:p w14:paraId="41A39BD2" w14:textId="77777777" w:rsidR="00F03CFD" w:rsidRPr="00775565" w:rsidRDefault="00F03CFD" w:rsidP="00697179">
            <w:pPr>
              <w:spacing w:line="300" w:lineRule="atLeast"/>
              <w:rPr>
                <w:rFonts w:cstheme="minorHAnsi"/>
              </w:rPr>
            </w:pPr>
            <w:r>
              <w:t xml:space="preserve">the VAT number which corresponds to the value in the FMB VAT table</w:t>
            </w:r>
          </w:p>
        </w:tc>
      </w:tr>
      <w:tr w:rsidR="00F03CFD" w:rsidRPr="00775565" w14:paraId="008B1069" w14:textId="77777777" w:rsidTr="00DB449C">
        <w:tc>
          <w:tcPr>
            <w:tcW w:w="4456" w:type="dxa"/>
          </w:tcPr>
          <w:p w14:paraId="0868E793" w14:textId="77777777" w:rsidR="00F03CFD" w:rsidRPr="00775565" w:rsidRDefault="00F03CFD" w:rsidP="00697179">
            <w:pPr>
              <w:spacing w:line="300" w:lineRule="atLeast"/>
              <w:ind w:left="1440"/>
              <w:rPr>
                <w:rFonts w:cstheme="minorHAnsi"/>
              </w:rPr>
            </w:pPr>
            <w:r>
              <w:rPr>
                <w:rFonts w:cstheme="minorHAnsi"/>
              </w:rPr>
              <w:t>itemUnit</w:t>
            </w:r>
          </w:p>
          <w:p w14:paraId="3B88AB93"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052AF096" w14:textId="77777777" w:rsidR="00F03CFD" w:rsidRPr="00B84A41" w:rsidRDefault="00F03CFD" w:rsidP="00697179">
            <w:pPr>
              <w:spacing w:line="300" w:lineRule="atLeast"/>
              <w:rPr>
                <w:rFonts w:cstheme="minorHAnsi"/>
                <w:b/>
                <w:bCs/>
                <w:i/>
                <w:iCs/>
              </w:rPr>
            </w:pPr>
            <w:r>
              <w:rPr>
                <w:rFonts w:cstheme="minorHAnsi"/>
                <w:b/>
                <w:bCs/>
                <w:i/>
                <w:iCs/>
              </w:rPr>
              <w:t>string</w:t>
            </w:r>
          </w:p>
          <w:p w14:paraId="5B5C5739" w14:textId="77777777" w:rsidR="00F03CFD" w:rsidRPr="00775565" w:rsidRDefault="00F03CFD" w:rsidP="00697179">
            <w:pPr>
              <w:spacing w:line="300" w:lineRule="atLeast"/>
              <w:rPr>
                <w:rFonts w:cstheme="minorHAnsi"/>
              </w:rPr>
            </w:pPr>
            <w:r>
              <w:t xml:space="preserve">the item measure unit. It cannot exceed 3 characters in length</w:t>
            </w:r>
          </w:p>
        </w:tc>
      </w:tr>
      <w:tr w:rsidR="00F03CFD" w:rsidRPr="00775565" w14:paraId="2719DABA" w14:textId="77777777" w:rsidTr="00DB449C">
        <w:tc>
          <w:tcPr>
            <w:tcW w:w="4456" w:type="dxa"/>
          </w:tcPr>
          <w:p w14:paraId="7201326E" w14:textId="77777777" w:rsidR="00F03CFD" w:rsidRPr="00775565" w:rsidRDefault="00F03CFD" w:rsidP="00697179">
            <w:pPr>
              <w:spacing w:line="300" w:lineRule="atLeast"/>
              <w:ind w:left="1440"/>
              <w:rPr>
                <w:rFonts w:cstheme="minorHAnsi"/>
              </w:rPr>
            </w:pPr>
            <w:r>
              <w:rPr>
                <w:rFonts w:cstheme="minorHAnsi"/>
              </w:rPr>
              <w:t>itemDiscount</w:t>
            </w:r>
          </w:p>
          <w:p w14:paraId="32F89F32"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optional</w:t>
            </w:r>
          </w:p>
        </w:tc>
        <w:tc>
          <w:tcPr>
            <w:tcW w:w="4894" w:type="dxa"/>
          </w:tcPr>
          <w:p w14:paraId="07002280" w14:textId="77777777" w:rsidR="00F03CFD" w:rsidRPr="00B84A41" w:rsidRDefault="00F03CFD" w:rsidP="00697179">
            <w:pPr>
              <w:spacing w:line="300" w:lineRule="atLeast"/>
              <w:rPr>
                <w:rFonts w:cstheme="minorHAnsi"/>
                <w:b/>
                <w:bCs/>
                <w:i/>
                <w:iCs/>
              </w:rPr>
            </w:pPr>
            <w:del w:id="9064" w:author="Claude" w:date="2026-09-29T00:00:00Z">
              <w:r>
                <w:rPr>
                  <w:rFonts w:cstheme="minorHAnsi"/>
                  <w:b/>
                  <w:bCs/>
                  <w:i/>
                  <w:iCs/>
                </w:rPr>
                <w:delText xml:space="preserve">array of objects</w:delText>
              </w:r>
            </w:del>
            <w:ins w:id="9065" w:author="Claude" w:date="2026-09-29T00:00:00Z">
              <w:r>
                <w:rPr>
                  <w:rFonts w:cstheme="minorHAnsi"/>
                  <w:b/>
                  <w:bCs/>
                  <w:i/>
                  <w:iCs/>
                </w:rPr>
                <w:t xml:space="preserve">object</w:t>
              </w:r>
            </w:ins>
          </w:p>
          <w:p w14:paraId="2B383A1B" w14:textId="77777777" w:rsidR="00F03CFD" w:rsidRPr="00775565" w:rsidRDefault="00F03CFD" w:rsidP="00697179">
            <w:pPr>
              <w:spacing w:line="300" w:lineRule="atLeast"/>
              <w:rPr>
                <w:rFonts w:cstheme="minorHAnsi"/>
              </w:rPr>
            </w:pPr>
            <w:r>
              <w:t xml:space="preserve">Applies discount/surcharge for the last item</w:t>
            </w:r>
          </w:p>
        </w:tc>
      </w:tr>
      <w:tr w:rsidR="00F03CFD" w:rsidRPr="00775565" w14:paraId="723BA477" w14:textId="77777777" w:rsidTr="00DB449C">
        <w:tc>
          <w:tcPr>
            <w:tcW w:w="4456" w:type="dxa"/>
          </w:tcPr>
          <w:p w14:paraId="25E8DEE6" w14:textId="77777777" w:rsidR="00F03CFD" w:rsidRPr="00775565" w:rsidRDefault="00F03CFD" w:rsidP="00697179">
            <w:pPr>
              <w:spacing w:line="300" w:lineRule="atLeast"/>
              <w:ind w:left="2160"/>
              <w:rPr>
                <w:rFonts w:cstheme="minorHAnsi"/>
              </w:rPr>
            </w:pPr>
            <w:r>
              <w:rPr>
                <w:rFonts w:cstheme="minorHAnsi"/>
              </w:rPr>
              <w:t>itemDiscountType</w:t>
            </w:r>
          </w:p>
          <w:p w14:paraId="71BBE269" w14:textId="77777777" w:rsidR="00F03CFD" w:rsidRPr="00B84A41" w:rsidRDefault="00F03CFD" w:rsidP="00697179">
            <w:pPr>
              <w:spacing w:line="300" w:lineRule="atLeast"/>
              <w:ind w:left="2160"/>
              <w:rPr>
                <w:rFonts w:cstheme="minorHAnsi"/>
                <w:sz w:val="18"/>
                <w:szCs w:val="18"/>
              </w:rPr>
            </w:pPr>
            <w:r>
              <w:rPr>
                <w:rFonts w:cstheme="minorHAnsi"/>
                <w:color w:val="FF0000"/>
                <w:sz w:val="18"/>
                <w:szCs w:val="18"/>
              </w:rPr>
              <w:t>required</w:t>
            </w:r>
          </w:p>
        </w:tc>
        <w:tc>
          <w:tcPr>
            <w:tcW w:w="4894" w:type="dxa"/>
          </w:tcPr>
          <w:p w14:paraId="4FE9D393" w14:textId="77777777" w:rsidR="00F03CFD" w:rsidRPr="00B84A41" w:rsidRDefault="00F03CFD" w:rsidP="00697179">
            <w:pPr>
              <w:spacing w:line="300" w:lineRule="atLeast"/>
              <w:rPr>
                <w:rFonts w:cstheme="minorHAnsi"/>
                <w:b/>
                <w:bCs/>
                <w:i/>
                <w:iCs/>
              </w:rPr>
            </w:pPr>
            <w:r>
              <w:rPr>
                <w:rFonts w:cstheme="minorHAnsi"/>
                <w:b/>
                <w:bCs/>
                <w:i/>
                <w:iCs/>
              </w:rPr>
              <w:t>int</w:t>
            </w:r>
          </w:p>
          <w:p w14:paraId="58668AF0" w14:textId="77777777" w:rsidR="00F03CFD" w:rsidRPr="00775565" w:rsidRDefault="00F03CFD" w:rsidP="00697179">
            <w:pPr>
              <w:spacing w:line="300" w:lineRule="atLeast"/>
              <w:rPr>
                <w:rFonts w:cstheme="minorHAnsi"/>
              </w:rPr>
            </w:pPr>
            <w:r>
              <w:rPr>
                <w:rFonts w:cstheme="minorHAnsi"/>
                <w:b/>
                <w:bCs/>
                <w:i/>
                <w:iCs/>
              </w:rPr>
              <w:t>values:</w:t>
            </w:r>
            <w:r>
              <w:rPr>
                <w:rFonts w:cstheme="minorHAnsi"/>
              </w:rPr>
              <w:t xml:space="preserve"> </w:t>
            </w:r>
            <w:r>
              <w:rPr>
                <w:rFonts w:cstheme="minorHAnsi"/>
                <w:highlight w:val="lightGray"/>
              </w:rPr>
              <w:t>1;2</w:t>
            </w:r>
          </w:p>
          <w:p w14:paraId="70ECFF89" w14:textId="77777777" w:rsidR="00F03CFD" w:rsidRPr="00775565" w:rsidRDefault="00F03CFD" w:rsidP="00697179">
            <w:pPr>
              <w:spacing w:line="300" w:lineRule="atLeast"/>
            </w:pPr>
            <w:r>
              <w:rPr>
                <w:rFonts w:cstheme="minorHAnsi"/>
              </w:rPr>
              <w:t xml:space="preserve">1 – p</w:t>
            </w:r>
            <w:r>
              <w:t xml:space="preserve">ercent discount;</w:t>
            </w:r>
          </w:p>
          <w:p w14:paraId="4F142F9E" w14:textId="77777777" w:rsidR="00F03CFD" w:rsidRPr="00775565" w:rsidRDefault="00F03CFD" w:rsidP="00697179">
            <w:pPr>
              <w:spacing w:line="300" w:lineRule="atLeast"/>
            </w:pPr>
            <w:r>
              <w:t xml:space="preserve">2 – absolute discount;</w:t>
            </w:r>
          </w:p>
          <w:p w14:paraId="54739C2F" w14:textId="77777777" w:rsidR="00F03CFD" w:rsidRPr="00775565" w:rsidRDefault="00F03CFD" w:rsidP="00697179">
            <w:pPr>
              <w:spacing w:line="300" w:lineRule="atLeast"/>
              <w:rPr>
                <w:rFonts w:cstheme="minorHAnsi"/>
              </w:rPr>
            </w:pPr>
            <w:r>
              <w:t xml:space="preserve">Negative value corresponds to the discount, positive value corresponds to the surcharge</w:t>
            </w:r>
          </w:p>
        </w:tc>
      </w:tr>
      <w:tr w:rsidR="00F03CFD" w:rsidRPr="00775565" w14:paraId="07CDE651" w14:textId="77777777" w:rsidTr="00DB449C">
        <w:tc>
          <w:tcPr>
            <w:tcW w:w="4456" w:type="dxa"/>
          </w:tcPr>
          <w:p w14:paraId="752170EC" w14:textId="77777777" w:rsidR="00F03CFD" w:rsidRPr="00775565" w:rsidRDefault="00F03CFD" w:rsidP="00697179">
            <w:pPr>
              <w:spacing w:line="300" w:lineRule="atLeast"/>
              <w:ind w:left="2160"/>
              <w:rPr>
                <w:rFonts w:cstheme="minorHAnsi"/>
              </w:rPr>
            </w:pPr>
            <w:r>
              <w:rPr>
                <w:rFonts w:cstheme="minorHAnsi"/>
              </w:rPr>
              <w:t>itemDiscountAmount</w:t>
            </w:r>
          </w:p>
          <w:p w14:paraId="1EF60C24" w14:textId="77777777" w:rsidR="00F03CFD" w:rsidRPr="00B84A41" w:rsidRDefault="00F03CFD" w:rsidP="00697179">
            <w:pPr>
              <w:spacing w:line="300" w:lineRule="atLeast"/>
              <w:ind w:left="2160"/>
              <w:rPr>
                <w:rFonts w:cstheme="minorHAnsi"/>
                <w:sz w:val="18"/>
                <w:szCs w:val="18"/>
              </w:rPr>
            </w:pPr>
            <w:r>
              <w:rPr>
                <w:rFonts w:cstheme="minorHAnsi"/>
                <w:color w:val="FF0000"/>
                <w:sz w:val="18"/>
                <w:szCs w:val="18"/>
              </w:rPr>
              <w:t>required</w:t>
            </w:r>
          </w:p>
        </w:tc>
        <w:tc>
          <w:tcPr>
            <w:tcW w:w="4894" w:type="dxa"/>
          </w:tcPr>
          <w:p w14:paraId="603C8509" w14:textId="77777777" w:rsidR="00F03CFD" w:rsidRPr="00B84A41" w:rsidRDefault="00F03CFD" w:rsidP="00697179">
            <w:pPr>
              <w:spacing w:line="300" w:lineRule="atLeast"/>
              <w:rPr>
                <w:rFonts w:cstheme="minorHAnsi"/>
                <w:b/>
                <w:bCs/>
                <w:i/>
                <w:iCs/>
              </w:rPr>
            </w:pPr>
            <w:r>
              <w:rPr>
                <w:rFonts w:cstheme="minorHAnsi"/>
                <w:b/>
                <w:bCs/>
                <w:i/>
                <w:iCs/>
              </w:rPr>
              <w:t>double</w:t>
            </w:r>
          </w:p>
          <w:p w14:paraId="0CC8A0CF" w14:textId="77777777" w:rsidR="00F03CFD" w:rsidRPr="00775565" w:rsidRDefault="00F03CFD" w:rsidP="00697179">
            <w:pPr>
              <w:spacing w:line="300" w:lineRule="atLeast"/>
              <w:rPr>
                <w:rFonts w:cstheme="minorHAnsi"/>
              </w:rPr>
            </w:pPr>
            <w:r>
              <w:rPr>
                <w:rFonts w:cstheme="minorHAnsi"/>
              </w:rPr>
              <w:t xml:space="preserve">discount value</w:t>
            </w:r>
          </w:p>
        </w:tc>
      </w:tr>
      <w:tr w:rsidR="00F03CFD" w:rsidRPr="00775565" w14:paraId="6F0DF659" w14:textId="77777777" w:rsidTr="00DB449C">
        <w:tc>
          <w:tcPr>
            <w:tcW w:w="4456" w:type="dxa"/>
          </w:tcPr>
          <w:p w14:paraId="01095EFD" w14:textId="77777777" w:rsidR="00F03CFD" w:rsidRPr="00775565" w:rsidRDefault="00F03CFD" w:rsidP="00697179">
            <w:pPr>
              <w:spacing w:line="300" w:lineRule="atLeast"/>
              <w:ind w:left="1440"/>
              <w:rPr>
                <w:rFonts w:cstheme="minorHAnsi"/>
              </w:rPr>
            </w:pPr>
            <w:r>
              <w:rPr>
                <w:rFonts w:cstheme="minorHAnsi"/>
              </w:rPr>
              <w:t>commentLines</w:t>
            </w:r>
          </w:p>
          <w:p w14:paraId="5F8DADCE"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optional</w:t>
            </w:r>
          </w:p>
        </w:tc>
        <w:tc>
          <w:tcPr>
            <w:tcW w:w="4894" w:type="dxa"/>
          </w:tcPr>
          <w:p w14:paraId="5951A3E2" w14:textId="77777777" w:rsidR="00F03CFD" w:rsidRPr="00775565" w:rsidRDefault="00F03CFD" w:rsidP="00697179">
            <w:pPr>
              <w:spacing w:line="300" w:lineRule="atLeast"/>
              <w:rPr>
                <w:rFonts w:cstheme="minorHAnsi"/>
              </w:rPr>
            </w:pPr>
            <w:r>
              <w:rPr>
                <w:rFonts w:cstheme="minorHAnsi"/>
                <w:b/>
                <w:bCs/>
                <w:i/>
                <w:iCs/>
              </w:rPr>
              <w:t xml:space="preserve">array of objects  </w:t>
            </w:r>
          </w:p>
          <w:p w14:paraId="2C08F78F" w14:textId="77777777" w:rsidR="00F03CFD" w:rsidRPr="00775565" w:rsidRDefault="00F03CFD" w:rsidP="00697179">
            <w:pPr>
              <w:spacing w:line="300" w:lineRule="atLeast"/>
              <w:rPr>
                <w:rFonts w:cstheme="minorHAnsi"/>
              </w:rPr>
            </w:pPr>
            <w:r>
              <w:rPr>
                <w:rFonts w:cstheme="minorHAnsi"/>
              </w:rPr>
              <w:t xml:space="preserve">Prints a free text comments lines after the particular sold item</w:t>
            </w:r>
          </w:p>
        </w:tc>
      </w:tr>
      <w:tr w:rsidR="00F03CFD" w:rsidRPr="00775565" w14:paraId="345D7F8B" w14:textId="77777777" w:rsidTr="00DB449C">
        <w:tc>
          <w:tcPr>
            <w:tcW w:w="4456" w:type="dxa"/>
          </w:tcPr>
          <w:p w14:paraId="05B0A687" w14:textId="77777777" w:rsidR="00F03CFD" w:rsidRPr="00775565" w:rsidRDefault="00F03CFD" w:rsidP="00697179">
            <w:pPr>
              <w:spacing w:line="300" w:lineRule="atLeast"/>
              <w:ind w:left="2160"/>
              <w:rPr>
                <w:rFonts w:cstheme="minorHAnsi"/>
              </w:rPr>
            </w:pPr>
            <w:r>
              <w:rPr>
                <w:rFonts w:cstheme="minorHAnsi"/>
              </w:rPr>
              <w:t>commentLine</w:t>
            </w:r>
          </w:p>
          <w:p w14:paraId="64F135A0" w14:textId="77777777" w:rsidR="00F03CFD" w:rsidRPr="00B84A41" w:rsidRDefault="00F03CFD" w:rsidP="00697179">
            <w:pPr>
              <w:spacing w:line="300" w:lineRule="atLeast"/>
              <w:ind w:left="2160"/>
              <w:rPr>
                <w:rFonts w:cstheme="minorHAnsi"/>
                <w:sz w:val="18"/>
                <w:szCs w:val="18"/>
              </w:rPr>
            </w:pPr>
            <w:r>
              <w:rPr>
                <w:rFonts w:cstheme="minorHAnsi"/>
                <w:color w:val="FF0000"/>
                <w:sz w:val="18"/>
                <w:szCs w:val="18"/>
              </w:rPr>
              <w:t>required</w:t>
            </w:r>
          </w:p>
        </w:tc>
        <w:tc>
          <w:tcPr>
            <w:tcW w:w="4894" w:type="dxa"/>
          </w:tcPr>
          <w:p w14:paraId="14A317E4" w14:textId="77777777" w:rsidR="00F03CFD" w:rsidRPr="00B84A41" w:rsidRDefault="00F03CFD" w:rsidP="00697179">
            <w:pPr>
              <w:spacing w:line="300" w:lineRule="atLeast"/>
              <w:rPr>
                <w:rFonts w:cstheme="minorHAnsi"/>
                <w:b/>
                <w:bCs/>
                <w:i/>
                <w:iCs/>
              </w:rPr>
            </w:pPr>
            <w:r>
              <w:rPr>
                <w:rFonts w:cstheme="minorHAnsi"/>
                <w:b/>
                <w:bCs/>
                <w:i/>
                <w:iCs/>
              </w:rPr>
              <w:t>string</w:t>
            </w:r>
          </w:p>
          <w:p w14:paraId="4FD8345C" w14:textId="77777777" w:rsidR="00F03CFD" w:rsidRPr="00775565" w:rsidRDefault="00F03CFD" w:rsidP="00697179">
            <w:pPr>
              <w:spacing w:line="300" w:lineRule="atLeast"/>
              <w:rPr>
                <w:rFonts w:cstheme="minorHAnsi"/>
              </w:rPr>
            </w:pPr>
            <w:r>
              <w:rPr>
                <w:rFonts w:cstheme="minorHAnsi"/>
              </w:rPr>
              <w:t xml:space="preserve">comment line text</w:t>
            </w:r>
          </w:p>
        </w:tc>
      </w:tr>
      <w:tr w:rsidR="00F03CFD" w:rsidRPr="00775565" w14:paraId="5C1EEEF7" w14:textId="77777777" w:rsidTr="00DB449C">
        <w:tc>
          <w:tcPr>
            <w:tcW w:w="4456" w:type="dxa"/>
          </w:tcPr>
          <w:p w14:paraId="01F2D456" w14:textId="77777777" w:rsidR="00F03CFD" w:rsidRPr="00775565" w:rsidRDefault="00F03CFD" w:rsidP="00697179">
            <w:pPr>
              <w:spacing w:line="300" w:lineRule="atLeast"/>
              <w:ind w:left="2160"/>
              <w:rPr>
                <w:rFonts w:cstheme="minorHAnsi"/>
              </w:rPr>
            </w:pPr>
            <w:r>
              <w:rPr>
                <w:rFonts w:cstheme="minorHAnsi"/>
              </w:rPr>
              <w:t>commentLineAttrib</w:t>
            </w:r>
          </w:p>
          <w:p w14:paraId="5BC89CBD" w14:textId="77777777" w:rsidR="00F03CFD" w:rsidRPr="00B84A41" w:rsidRDefault="00F03CFD" w:rsidP="00697179">
            <w:pPr>
              <w:spacing w:line="300" w:lineRule="atLeast"/>
              <w:ind w:left="2160"/>
              <w:rPr>
                <w:rFonts w:cstheme="minorHAnsi"/>
                <w:sz w:val="18"/>
                <w:szCs w:val="18"/>
              </w:rPr>
            </w:pPr>
            <w:r>
              <w:rPr>
                <w:rFonts w:cstheme="minorHAnsi"/>
                <w:color w:val="FF0000"/>
                <w:sz w:val="18"/>
                <w:szCs w:val="18"/>
              </w:rPr>
              <w:t>required</w:t>
            </w:r>
          </w:p>
        </w:tc>
        <w:tc>
          <w:tcPr>
            <w:tcW w:w="4894" w:type="dxa"/>
          </w:tcPr>
          <w:p w14:paraId="3A31F307" w14:textId="77777777" w:rsidR="00F03CFD" w:rsidRPr="00B84A41" w:rsidRDefault="00F03CFD" w:rsidP="00697179">
            <w:pPr>
              <w:spacing w:line="300" w:lineRule="atLeast"/>
              <w:rPr>
                <w:rFonts w:cstheme="minorHAnsi"/>
                <w:b/>
                <w:bCs/>
                <w:i/>
                <w:iCs/>
              </w:rPr>
            </w:pPr>
            <w:r>
              <w:rPr>
                <w:rFonts w:cstheme="minorHAnsi"/>
                <w:b/>
                <w:bCs/>
                <w:i/>
                <w:iCs/>
              </w:rPr>
              <w:t>int</w:t>
            </w:r>
          </w:p>
          <w:p w14:paraId="29452165" w14:textId="77777777" w:rsidR="00F03CFD" w:rsidRPr="00775565" w:rsidRDefault="00F03CFD" w:rsidP="00697179">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F03CFD" w:rsidRPr="00775565" w14:paraId="2765FE1B" w14:textId="77777777" w:rsidTr="00DB449C">
        <w:tc>
          <w:tcPr>
            <w:tcW w:w="4456" w:type="dxa"/>
          </w:tcPr>
          <w:p w14:paraId="29C25A51" w14:textId="77777777" w:rsidR="00F03CFD" w:rsidRPr="00775565" w:rsidRDefault="00F03CFD" w:rsidP="00697179">
            <w:pPr>
              <w:spacing w:line="300" w:lineRule="atLeast"/>
              <w:ind w:left="720"/>
              <w:rPr>
                <w:rFonts w:cstheme="minorHAnsi"/>
              </w:rPr>
            </w:pPr>
            <w:r>
              <w:rPr>
                <w:rFonts w:cstheme="minorHAnsi"/>
              </w:rPr>
              <w:t>receiptDiscount</w:t>
            </w:r>
          </w:p>
          <w:p w14:paraId="200F8E13" w14:textId="77777777" w:rsidR="00F03CFD" w:rsidRPr="00B84A41" w:rsidRDefault="00F03CFD" w:rsidP="00697179">
            <w:pPr>
              <w:spacing w:line="300" w:lineRule="atLeast"/>
              <w:ind w:left="720"/>
              <w:rPr>
                <w:rFonts w:cstheme="minorHAnsi"/>
                <w:sz w:val="18"/>
                <w:szCs w:val="18"/>
              </w:rPr>
            </w:pPr>
            <w:r>
              <w:rPr>
                <w:rFonts w:cstheme="minorHAnsi"/>
                <w:color w:val="FF0000"/>
                <w:sz w:val="18"/>
                <w:szCs w:val="18"/>
              </w:rPr>
              <w:lastRenderedPageBreak/>
              <w:t>optional</w:t>
            </w:r>
          </w:p>
        </w:tc>
        <w:tc>
          <w:tcPr>
            <w:tcW w:w="4894" w:type="dxa"/>
          </w:tcPr>
          <w:p w14:paraId="0FCA2EAB" w14:textId="77777777" w:rsidR="00F03CFD" w:rsidRPr="00B84A41" w:rsidRDefault="00F03CFD" w:rsidP="00697179">
            <w:pPr>
              <w:spacing w:line="300" w:lineRule="atLeast"/>
              <w:rPr>
                <w:rFonts w:cstheme="minorHAnsi"/>
                <w:b/>
                <w:bCs/>
                <w:i/>
                <w:iCs/>
              </w:rPr>
            </w:pPr>
            <w:r>
              <w:rPr>
                <w:rFonts w:cstheme="minorHAnsi"/>
                <w:b/>
                <w:bCs/>
                <w:i/>
                <w:iCs/>
              </w:rPr>
              <w:lastRenderedPageBreak/>
              <w:t>object</w:t>
            </w:r>
          </w:p>
          <w:p w14:paraId="5A6D1FB3" w14:textId="77777777" w:rsidR="00F03CFD" w:rsidRPr="00775565" w:rsidRDefault="00F03CFD" w:rsidP="00697179">
            <w:pPr>
              <w:spacing w:line="300" w:lineRule="atLeast"/>
              <w:rPr>
                <w:rFonts w:cstheme="minorHAnsi"/>
              </w:rPr>
            </w:pPr>
            <w:r>
              <w:lastRenderedPageBreak/>
              <w:t xml:space="preserve">Applies discount/surcharge for the current total of the receipt</w:t>
            </w:r>
          </w:p>
        </w:tc>
      </w:tr>
      <w:tr w:rsidR="00F03CFD" w:rsidRPr="00775565" w14:paraId="12AA7CA2" w14:textId="77777777" w:rsidTr="00DB449C">
        <w:tc>
          <w:tcPr>
            <w:tcW w:w="4456" w:type="dxa"/>
          </w:tcPr>
          <w:p w14:paraId="0ED210C0" w14:textId="77777777" w:rsidR="00F03CFD" w:rsidRPr="00775565" w:rsidRDefault="00F03CFD" w:rsidP="00697179">
            <w:pPr>
              <w:spacing w:line="300" w:lineRule="atLeast"/>
              <w:ind w:left="1440"/>
              <w:rPr>
                <w:rFonts w:cstheme="minorHAnsi"/>
              </w:rPr>
            </w:pPr>
            <w:r>
              <w:rPr>
                <w:rFonts w:cstheme="minorHAnsi"/>
              </w:rPr>
              <w:lastRenderedPageBreak/>
              <w:t>receiptDiscountType</w:t>
            </w:r>
          </w:p>
          <w:p w14:paraId="2BD95F68"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4D2DE176" w14:textId="77777777" w:rsidR="00F03CFD" w:rsidRPr="00B84A41" w:rsidRDefault="00F03CFD" w:rsidP="00697179">
            <w:pPr>
              <w:spacing w:line="300" w:lineRule="atLeast"/>
              <w:rPr>
                <w:rFonts w:cstheme="minorHAnsi"/>
                <w:b/>
                <w:bCs/>
                <w:i/>
                <w:iCs/>
              </w:rPr>
            </w:pPr>
            <w:r>
              <w:rPr>
                <w:rFonts w:cstheme="minorHAnsi"/>
                <w:b/>
                <w:bCs/>
                <w:i/>
                <w:iCs/>
              </w:rPr>
              <w:t>int</w:t>
            </w:r>
          </w:p>
          <w:p w14:paraId="742F4D0C" w14:textId="77777777" w:rsidR="00F03CFD" w:rsidRPr="00775565" w:rsidRDefault="00F03CFD" w:rsidP="00697179">
            <w:pPr>
              <w:spacing w:line="300" w:lineRule="atLeast"/>
              <w:rPr>
                <w:rFonts w:cstheme="minorHAnsi"/>
              </w:rPr>
            </w:pPr>
            <w:r>
              <w:rPr>
                <w:rFonts w:cstheme="minorHAnsi"/>
                <w:b/>
                <w:bCs/>
                <w:i/>
                <w:iCs/>
              </w:rPr>
              <w:t>values:</w:t>
            </w:r>
            <w:r>
              <w:rPr>
                <w:rFonts w:cstheme="minorHAnsi"/>
              </w:rPr>
              <w:t xml:space="preserve"> </w:t>
            </w:r>
            <w:r>
              <w:rPr>
                <w:rFonts w:cstheme="minorHAnsi"/>
                <w:highlight w:val="lightGray"/>
              </w:rPr>
              <w:t>1;2</w:t>
            </w:r>
          </w:p>
          <w:p w14:paraId="55ABB5C0" w14:textId="77777777" w:rsidR="00F03CFD" w:rsidRPr="00775565" w:rsidRDefault="00F03CFD" w:rsidP="00697179">
            <w:pPr>
              <w:spacing w:line="300" w:lineRule="atLeast"/>
            </w:pPr>
            <w:r>
              <w:rPr>
                <w:rFonts w:cstheme="minorHAnsi"/>
              </w:rPr>
              <w:t xml:space="preserve">1 – p</w:t>
            </w:r>
            <w:r>
              <w:t xml:space="preserve">ercent discount;</w:t>
            </w:r>
          </w:p>
          <w:p w14:paraId="37687246" w14:textId="77777777" w:rsidR="00F03CFD" w:rsidRPr="00775565" w:rsidRDefault="00F03CFD" w:rsidP="00697179">
            <w:pPr>
              <w:spacing w:line="300" w:lineRule="atLeast"/>
            </w:pPr>
            <w:r>
              <w:t xml:space="preserve">2 – absolute discount;</w:t>
            </w:r>
          </w:p>
          <w:p w14:paraId="3CF4B402" w14:textId="77777777" w:rsidR="00F03CFD" w:rsidRPr="00775565" w:rsidRDefault="00F03CFD" w:rsidP="00697179">
            <w:pPr>
              <w:spacing w:line="300" w:lineRule="atLeast"/>
              <w:rPr>
                <w:rFonts w:cstheme="minorHAnsi"/>
              </w:rPr>
            </w:pPr>
            <w:r>
              <w:t xml:space="preserve">Negative value corresponds to the discount, positive value corresponds to the surcharge</w:t>
            </w:r>
          </w:p>
        </w:tc>
      </w:tr>
      <w:tr w:rsidR="00F03CFD" w:rsidRPr="00775565" w14:paraId="4847DC63" w14:textId="77777777" w:rsidTr="00DB449C">
        <w:tc>
          <w:tcPr>
            <w:tcW w:w="4456" w:type="dxa"/>
          </w:tcPr>
          <w:p w14:paraId="317C0667" w14:textId="77777777" w:rsidR="00F03CFD" w:rsidRPr="00775565" w:rsidRDefault="00F03CFD" w:rsidP="00697179">
            <w:pPr>
              <w:spacing w:line="300" w:lineRule="atLeast"/>
              <w:ind w:left="1440"/>
              <w:rPr>
                <w:rFonts w:cstheme="minorHAnsi"/>
              </w:rPr>
            </w:pPr>
            <w:r>
              <w:rPr>
                <w:rFonts w:cstheme="minorHAnsi"/>
              </w:rPr>
              <w:t>receiptDiscountAmount</w:t>
            </w:r>
          </w:p>
          <w:p w14:paraId="7E0E760E"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0BD3F2B9" w14:textId="77777777" w:rsidR="00F03CFD" w:rsidRPr="00B84A41" w:rsidRDefault="00F03CFD" w:rsidP="00697179">
            <w:pPr>
              <w:spacing w:line="300" w:lineRule="atLeast"/>
              <w:rPr>
                <w:rFonts w:cstheme="minorHAnsi"/>
                <w:b/>
                <w:bCs/>
                <w:i/>
                <w:iCs/>
              </w:rPr>
            </w:pPr>
            <w:r>
              <w:rPr>
                <w:rFonts w:cstheme="minorHAnsi"/>
                <w:b/>
                <w:bCs/>
                <w:i/>
                <w:iCs/>
              </w:rPr>
              <w:t>double</w:t>
            </w:r>
          </w:p>
          <w:p w14:paraId="5D134B98" w14:textId="77777777" w:rsidR="00F03CFD" w:rsidRPr="00775565" w:rsidRDefault="00F03CFD" w:rsidP="00697179">
            <w:pPr>
              <w:spacing w:line="300" w:lineRule="atLeast"/>
              <w:rPr>
                <w:rFonts w:cstheme="minorHAnsi"/>
              </w:rPr>
            </w:pPr>
            <w:r>
              <w:rPr>
                <w:rFonts w:cstheme="minorHAnsi"/>
              </w:rPr>
              <w:t xml:space="preserve">discount value</w:t>
            </w:r>
          </w:p>
        </w:tc>
      </w:tr>
      <w:tr w:rsidR="00337DF7" w:rsidRPr="00775565" w14:paraId="1982FEF3" w14:textId="77777777" w:rsidTr="00D72BF0">
        <w:tc>
          <w:tcPr>
            <w:tcW w:w="4456" w:type="dxa"/>
          </w:tcPr>
          <w:p w14:paraId="3BC5651B" w14:textId="72864907" w:rsidR="00337DF7" w:rsidRPr="00775565" w:rsidRDefault="00337DF7" w:rsidP="00D72BF0">
            <w:pPr>
              <w:spacing w:line="300" w:lineRule="atLeast"/>
              <w:ind w:left="720"/>
              <w:rPr>
                <w:rFonts w:cstheme="minorHAnsi"/>
              </w:rPr>
            </w:pPr>
            <w:r>
              <w:rPr>
                <w:rFonts w:cstheme="minorHAnsi"/>
              </w:rPr>
              <w:t>ReturnReceiptInfo</w:t>
            </w:r>
            <w:ins w:id="9084" w:author="Claude" w:date="2026-09-29T00:00:00Z">
              <w:r>
                <w:rPr>
                  <w:rFonts w:cstheme="minorHAnsi"/>
                </w:rPr>
                <w:t xml:space="preserve"> (or RefundReceiptInfo)</w:t>
              </w:r>
            </w:ins>
          </w:p>
          <w:p w14:paraId="1EC49766" w14:textId="094AA92F" w:rsidR="00337DF7" w:rsidRPr="00B84A41" w:rsidRDefault="00337DF7" w:rsidP="00D72BF0">
            <w:pPr>
              <w:spacing w:line="300" w:lineRule="atLeast"/>
              <w:ind w:left="720"/>
              <w:rPr>
                <w:rFonts w:cstheme="minorHAnsi"/>
                <w:sz w:val="18"/>
                <w:szCs w:val="18"/>
              </w:rPr>
            </w:pPr>
            <w:r>
              <w:rPr>
                <w:rFonts w:cstheme="minorHAnsi"/>
                <w:color w:val="FF0000"/>
                <w:sz w:val="18"/>
                <w:szCs w:val="18"/>
              </w:rPr>
              <w:t>required</w:t>
            </w:r>
          </w:p>
        </w:tc>
        <w:tc>
          <w:tcPr>
            <w:tcW w:w="4894" w:type="dxa"/>
          </w:tcPr>
          <w:p w14:paraId="76F0EEAE" w14:textId="77777777" w:rsidR="00337DF7" w:rsidRPr="00B84A41" w:rsidRDefault="00337DF7" w:rsidP="00D72BF0">
            <w:pPr>
              <w:spacing w:line="300" w:lineRule="atLeast"/>
              <w:rPr>
                <w:rFonts w:cstheme="minorHAnsi"/>
                <w:b/>
                <w:bCs/>
                <w:i/>
                <w:iCs/>
              </w:rPr>
            </w:pPr>
            <w:r>
              <w:rPr>
                <w:rFonts w:cstheme="minorHAnsi"/>
                <w:b/>
                <w:bCs/>
                <w:i/>
                <w:iCs/>
              </w:rPr>
              <w:t>object</w:t>
            </w:r>
          </w:p>
          <w:p w14:paraId="1401861F" w14:textId="086CDD57" w:rsidR="00337DF7" w:rsidRPr="00775565" w:rsidRDefault="00320BB8" w:rsidP="00D72BF0">
            <w:pPr>
              <w:spacing w:line="300" w:lineRule="atLeast"/>
              <w:rPr>
                <w:rFonts w:cstheme="minorHAnsi"/>
              </w:rPr>
            </w:pPr>
            <w:r>
              <w:t xml:space="preserve">Info of original sales receipt by which return is done</w:t>
            </w:r>
          </w:p>
        </w:tc>
      </w:tr>
      <w:tr w:rsidR="00337DF7" w:rsidRPr="00775565" w14:paraId="5C191E50" w14:textId="77777777" w:rsidTr="00D72BF0">
        <w:tc>
          <w:tcPr>
            <w:tcW w:w="4456" w:type="dxa"/>
          </w:tcPr>
          <w:p w14:paraId="517B5FC8" w14:textId="5DC23E78" w:rsidR="00337DF7" w:rsidRPr="00775565" w:rsidRDefault="00FA1E92" w:rsidP="00D72BF0">
            <w:pPr>
              <w:spacing w:line="300" w:lineRule="atLeast"/>
              <w:ind w:left="1440"/>
              <w:rPr>
                <w:rFonts w:cstheme="minorHAnsi"/>
              </w:rPr>
            </w:pPr>
            <w:r>
              <w:rPr>
                <w:rFonts w:cstheme="minorHAnsi"/>
              </w:rPr>
              <w:t>ECR</w:t>
            </w:r>
          </w:p>
          <w:p w14:paraId="05165BA5" w14:textId="77777777" w:rsidR="00337DF7" w:rsidRPr="00EB56C2" w:rsidRDefault="00337DF7"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2675F5A7" w14:textId="77777777" w:rsidR="00320BB8" w:rsidRPr="00B84A41" w:rsidRDefault="00320BB8" w:rsidP="00320BB8">
            <w:pPr>
              <w:spacing w:line="300" w:lineRule="atLeast"/>
              <w:rPr>
                <w:rFonts w:cstheme="minorHAnsi"/>
                <w:b/>
                <w:bCs/>
                <w:i/>
                <w:iCs/>
              </w:rPr>
            </w:pPr>
            <w:r>
              <w:rPr>
                <w:rFonts w:cstheme="minorHAnsi"/>
                <w:b/>
                <w:bCs/>
                <w:i/>
                <w:iCs/>
              </w:rPr>
              <w:t>string</w:t>
            </w:r>
          </w:p>
          <w:p w14:paraId="05E5CDE9" w14:textId="7EA752AB" w:rsidR="00337DF7" w:rsidRPr="00775565" w:rsidRDefault="00320BB8" w:rsidP="00D72BF0">
            <w:pPr>
              <w:spacing w:line="300" w:lineRule="atLeast"/>
              <w:rPr>
                <w:rFonts w:cstheme="minorHAnsi"/>
              </w:rPr>
            </w:pPr>
            <w:r>
              <w:t xml:space="preserve">Cash Register no.</w:t>
            </w:r>
          </w:p>
        </w:tc>
      </w:tr>
      <w:tr w:rsidR="00337DF7" w:rsidRPr="00775565" w14:paraId="49FC37CC" w14:textId="77777777" w:rsidTr="00D72BF0">
        <w:tc>
          <w:tcPr>
            <w:tcW w:w="4456" w:type="dxa"/>
          </w:tcPr>
          <w:p w14:paraId="4AACC585" w14:textId="7F7B345A" w:rsidR="00337DF7" w:rsidRPr="00775565" w:rsidRDefault="00337DF7" w:rsidP="00D72BF0">
            <w:pPr>
              <w:spacing w:line="300" w:lineRule="atLeast"/>
              <w:ind w:left="1440"/>
              <w:rPr>
                <w:rFonts w:cstheme="minorHAnsi"/>
              </w:rPr>
            </w:pPr>
            <w:r>
              <w:rPr>
                <w:rFonts w:cstheme="minorHAnsi"/>
              </w:rPr>
              <w:t>ReceiptNo</w:t>
            </w:r>
          </w:p>
          <w:p w14:paraId="61224CB7" w14:textId="77777777" w:rsidR="00337DF7" w:rsidRPr="00EB56C2" w:rsidRDefault="00337DF7"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165DE123" w14:textId="77777777" w:rsidR="00320BB8" w:rsidRPr="00B84A41" w:rsidRDefault="00320BB8" w:rsidP="00320BB8">
            <w:pPr>
              <w:spacing w:line="300" w:lineRule="atLeast"/>
              <w:rPr>
                <w:rFonts w:cstheme="minorHAnsi"/>
                <w:b/>
                <w:bCs/>
                <w:i/>
                <w:iCs/>
              </w:rPr>
            </w:pPr>
            <w:r>
              <w:rPr>
                <w:rFonts w:cstheme="minorHAnsi"/>
                <w:b/>
                <w:bCs/>
                <w:i/>
                <w:iCs/>
              </w:rPr>
              <w:t>string</w:t>
            </w:r>
          </w:p>
          <w:p w14:paraId="40CE6B6E" w14:textId="6338663D" w:rsidR="00337DF7" w:rsidRPr="00775565" w:rsidRDefault="00320BB8" w:rsidP="00D72BF0">
            <w:pPr>
              <w:spacing w:line="300" w:lineRule="atLeast"/>
              <w:rPr>
                <w:rFonts w:cstheme="minorHAnsi"/>
              </w:rPr>
            </w:pPr>
            <w:r>
              <w:rPr>
                <w:rFonts w:cstheme="minorHAnsi"/>
              </w:rPr>
              <w:t xml:space="preserve">Receipt No</w:t>
            </w:r>
          </w:p>
        </w:tc>
      </w:tr>
      <w:tr w:rsidR="00337DF7" w:rsidRPr="00775565" w14:paraId="2C9CEF63" w14:textId="77777777" w:rsidTr="00D72BF0">
        <w:tc>
          <w:tcPr>
            <w:tcW w:w="4456" w:type="dxa"/>
          </w:tcPr>
          <w:p w14:paraId="0CB1351D" w14:textId="69F8510E" w:rsidR="00337DF7" w:rsidRPr="00775565" w:rsidRDefault="00337DF7" w:rsidP="00D72BF0">
            <w:pPr>
              <w:spacing w:line="300" w:lineRule="atLeast"/>
              <w:ind w:left="1440"/>
              <w:rPr>
                <w:rFonts w:cstheme="minorHAnsi"/>
              </w:rPr>
            </w:pPr>
            <w:r>
              <w:rPr>
                <w:rFonts w:cstheme="minorHAnsi"/>
              </w:rPr>
              <w:t>DocumentNo</w:t>
            </w:r>
            <w:ins w:id="9085" w:author="Claude" w:date="2026-09-29T00:00:00Z">
              <w:r>
                <w:rPr>
                  <w:rFonts w:cstheme="minorHAnsi"/>
                </w:rPr>
                <w:t xml:space="preserve"> (or DocNo)</w:t>
              </w:r>
            </w:ins>
          </w:p>
          <w:p w14:paraId="054F4B11" w14:textId="77777777" w:rsidR="00337DF7" w:rsidRPr="00EB56C2" w:rsidRDefault="00337DF7"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2A92AA8C" w14:textId="77777777" w:rsidR="00320BB8" w:rsidRPr="00B84A41" w:rsidRDefault="00320BB8" w:rsidP="00320BB8">
            <w:pPr>
              <w:spacing w:line="300" w:lineRule="atLeast"/>
              <w:rPr>
                <w:rFonts w:cstheme="minorHAnsi"/>
                <w:b/>
                <w:bCs/>
                <w:i/>
                <w:iCs/>
              </w:rPr>
            </w:pPr>
            <w:r>
              <w:rPr>
                <w:rFonts w:cstheme="minorHAnsi"/>
                <w:b/>
                <w:bCs/>
                <w:i/>
                <w:iCs/>
              </w:rPr>
              <w:t>string</w:t>
            </w:r>
          </w:p>
          <w:p w14:paraId="5E097A12" w14:textId="28D76F84" w:rsidR="00337DF7" w:rsidRPr="00775565" w:rsidRDefault="00320BB8" w:rsidP="00D72BF0">
            <w:pPr>
              <w:spacing w:line="300" w:lineRule="atLeast"/>
              <w:rPr>
                <w:rFonts w:cstheme="minorHAnsi"/>
              </w:rPr>
            </w:pPr>
            <w:r>
              <w:rPr>
                <w:rFonts w:cstheme="minorHAnsi"/>
              </w:rPr>
              <w:t xml:space="preserve">Document No</w:t>
            </w:r>
          </w:p>
        </w:tc>
      </w:tr>
      <w:tr w:rsidR="00337DF7" w:rsidRPr="00775565" w14:paraId="7C7FAF8E" w14:textId="77777777" w:rsidTr="00DB449C">
        <w:tc>
          <w:tcPr>
            <w:tcW w:w="4456" w:type="dxa"/>
          </w:tcPr>
          <w:p w14:paraId="2E21E493" w14:textId="77777777" w:rsidR="00337DF7" w:rsidRPr="00775565" w:rsidRDefault="00337DF7" w:rsidP="00697179">
            <w:pPr>
              <w:spacing w:line="300" w:lineRule="atLeast"/>
              <w:ind w:left="1440"/>
              <w:rPr>
                <w:rFonts w:cstheme="minorHAnsi"/>
              </w:rPr>
            </w:pPr>
          </w:p>
        </w:tc>
        <w:tc>
          <w:tcPr>
            <w:tcW w:w="4894" w:type="dxa"/>
          </w:tcPr>
          <w:p w14:paraId="654AAA99" w14:textId="77777777" w:rsidR="00337DF7" w:rsidRPr="00B84A41" w:rsidRDefault="00337DF7" w:rsidP="00697179">
            <w:pPr>
              <w:spacing w:line="300" w:lineRule="atLeast"/>
              <w:rPr>
                <w:rFonts w:cstheme="minorHAnsi"/>
                <w:b/>
                <w:bCs/>
                <w:i/>
                <w:iCs/>
              </w:rPr>
            </w:pPr>
          </w:p>
        </w:tc>
      </w:tr>
      <w:tr w:rsidR="00F03CFD" w:rsidRPr="00775565" w14:paraId="6F6F8E53" w14:textId="77777777" w:rsidTr="00DB449C">
        <w:tc>
          <w:tcPr>
            <w:tcW w:w="4456" w:type="dxa"/>
          </w:tcPr>
          <w:p w14:paraId="07DE9776" w14:textId="7D85C750" w:rsidR="00F03CFD" w:rsidRDefault="008C25E5" w:rsidP="00697179">
            <w:pPr>
              <w:spacing w:line="300" w:lineRule="atLeast"/>
              <w:ind w:left="720"/>
              <w:rPr>
                <w:rFonts w:cstheme="minorHAnsi"/>
              </w:rPr>
            </w:pPr>
            <w:r>
              <w:rPr>
                <w:rFonts w:cstheme="minorHAnsi"/>
              </w:rPr>
              <w:t>goodsReturnPayment</w:t>
            </w:r>
          </w:p>
          <w:p w14:paraId="1B1AB770" w14:textId="33FCF619" w:rsidR="00832B49" w:rsidRPr="00832B49" w:rsidRDefault="00832B49" w:rsidP="00697179">
            <w:pPr>
              <w:spacing w:line="300" w:lineRule="atLeast"/>
              <w:ind w:left="720"/>
              <w:rPr>
                <w:rFonts w:cstheme="minorHAnsi"/>
                <w:color w:val="FF0000"/>
              </w:rPr>
            </w:pPr>
            <w:r>
              <w:rPr>
                <w:rFonts w:cstheme="minorHAnsi"/>
                <w:color w:val="FF0000"/>
              </w:rPr>
              <w:t xml:space="preserve">(or GoodsReturnPaymentEx)</w:t>
            </w:r>
          </w:p>
          <w:p w14:paraId="01654703" w14:textId="77777777" w:rsidR="00F03CFD" w:rsidRPr="00EB56C2" w:rsidRDefault="00F03CFD" w:rsidP="00697179">
            <w:pPr>
              <w:spacing w:line="300" w:lineRule="atLeast"/>
              <w:ind w:left="720"/>
              <w:rPr>
                <w:rFonts w:cstheme="minorHAnsi"/>
                <w:sz w:val="18"/>
                <w:szCs w:val="18"/>
              </w:rPr>
            </w:pPr>
            <w:r>
              <w:rPr>
                <w:rFonts w:cstheme="minorHAnsi"/>
                <w:color w:val="FF0000"/>
                <w:sz w:val="18"/>
                <w:szCs w:val="18"/>
              </w:rPr>
              <w:t>required</w:t>
            </w:r>
          </w:p>
        </w:tc>
        <w:tc>
          <w:tcPr>
            <w:tcW w:w="4894" w:type="dxa"/>
          </w:tcPr>
          <w:p w14:paraId="2561F9F6" w14:textId="77777777" w:rsidR="00F03CFD" w:rsidRPr="00B84A41" w:rsidRDefault="00F03CFD" w:rsidP="00697179">
            <w:pPr>
              <w:spacing w:line="300" w:lineRule="atLeast"/>
              <w:rPr>
                <w:rFonts w:cstheme="minorHAnsi"/>
                <w:b/>
                <w:bCs/>
                <w:i/>
                <w:iCs/>
              </w:rPr>
            </w:pPr>
            <w:r>
              <w:rPr>
                <w:rFonts w:cstheme="minorHAnsi"/>
                <w:b/>
                <w:bCs/>
                <w:i/>
                <w:iCs/>
              </w:rPr>
              <w:t>object</w:t>
            </w:r>
          </w:p>
          <w:p w14:paraId="3ABF0ADD" w14:textId="2D9F0D72" w:rsidR="00F03CFD" w:rsidRPr="00775565" w:rsidRDefault="007B26D2" w:rsidP="00697179">
            <w:pPr>
              <w:spacing w:line="300" w:lineRule="atLeast"/>
            </w:pPr>
            <w:r>
              <w:t xml:space="preserve">Marks payment and ends the goods return receipt.</w:t>
            </w:r>
          </w:p>
          <w:p w14:paraId="4E10A3FA" w14:textId="773836B0" w:rsidR="00F03CFD" w:rsidRPr="00775565" w:rsidRDefault="00F03CFD" w:rsidP="00697179">
            <w:pPr>
              <w:spacing w:line="300" w:lineRule="atLeast"/>
              <w:rPr>
                <w:rFonts w:cstheme="minorHAnsi"/>
              </w:rPr>
            </w:pPr>
            <w:r>
              <w:t xml:space="preserve">Any combinations of payments can be used, but the total sum of cash and non-cash amount must be equal to  the total of the receipt. </w:t>
            </w:r>
          </w:p>
        </w:tc>
      </w:tr>
      <w:tr w:rsidR="00F03CFD" w:rsidRPr="00775565" w14:paraId="3BF43B57" w14:textId="77777777" w:rsidTr="00DB449C">
        <w:tc>
          <w:tcPr>
            <w:tcW w:w="4456" w:type="dxa"/>
          </w:tcPr>
          <w:p w14:paraId="25B4048F" w14:textId="77777777" w:rsidR="00F03CFD" w:rsidRDefault="00F03CFD" w:rsidP="00697179">
            <w:pPr>
              <w:spacing w:line="300" w:lineRule="atLeast"/>
              <w:ind w:left="1440"/>
              <w:rPr>
                <w:rFonts w:cstheme="minorHAnsi"/>
              </w:rPr>
            </w:pPr>
            <w:r>
              <w:rPr>
                <w:rFonts w:cstheme="minorHAnsi"/>
              </w:rPr>
              <w:t>cash</w:t>
            </w:r>
          </w:p>
          <w:p w14:paraId="061FA5EA"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072CABD2" w14:textId="77777777" w:rsidR="00F03CFD" w:rsidRPr="00B84A41" w:rsidRDefault="00F03CFD" w:rsidP="00697179">
            <w:pPr>
              <w:spacing w:line="300" w:lineRule="atLeast"/>
              <w:rPr>
                <w:rFonts w:cstheme="minorHAnsi"/>
                <w:b/>
                <w:bCs/>
                <w:i/>
                <w:iCs/>
              </w:rPr>
            </w:pPr>
            <w:r>
              <w:rPr>
                <w:rFonts w:cstheme="minorHAnsi"/>
                <w:b/>
                <w:bCs/>
                <w:i/>
                <w:iCs/>
              </w:rPr>
              <w:t>double</w:t>
            </w:r>
          </w:p>
          <w:p w14:paraId="57C85867" w14:textId="77777777" w:rsidR="00F03CFD" w:rsidRPr="00775565" w:rsidRDefault="00F03CFD" w:rsidP="00697179">
            <w:pPr>
              <w:spacing w:line="300" w:lineRule="atLeast"/>
              <w:rPr>
                <w:rFonts w:cstheme="minorHAnsi"/>
              </w:rPr>
            </w:pPr>
            <w:r>
              <w:t xml:space="preserve">cash payment amount in local currency</w:t>
            </w:r>
          </w:p>
        </w:tc>
      </w:tr>
      <w:tr w:rsidR="00F03CFD" w:rsidRPr="00775565" w14:paraId="03B63180" w14:textId="77777777" w:rsidTr="00DB449C">
        <w:tc>
          <w:tcPr>
            <w:tcW w:w="4456" w:type="dxa"/>
          </w:tcPr>
          <w:p w14:paraId="23953CDE" w14:textId="77777777" w:rsidR="00F03CFD" w:rsidRDefault="00F03CFD" w:rsidP="00697179">
            <w:pPr>
              <w:spacing w:line="300" w:lineRule="atLeast"/>
              <w:ind w:left="1440"/>
              <w:rPr>
                <w:rFonts w:cstheme="minorHAnsi"/>
              </w:rPr>
            </w:pPr>
            <w:r>
              <w:rPr>
                <w:rFonts w:cstheme="minorHAnsi"/>
              </w:rPr>
              <w:t>credit1</w:t>
            </w:r>
          </w:p>
          <w:p w14:paraId="2F4CD655"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31C751DF" w14:textId="77777777" w:rsidR="00F03CFD" w:rsidRPr="00B84A41" w:rsidRDefault="00F03CFD" w:rsidP="00697179">
            <w:pPr>
              <w:spacing w:line="300" w:lineRule="atLeast"/>
              <w:rPr>
                <w:rFonts w:cstheme="minorHAnsi"/>
                <w:b/>
                <w:bCs/>
                <w:i/>
                <w:iCs/>
              </w:rPr>
            </w:pPr>
            <w:r>
              <w:rPr>
                <w:rFonts w:cstheme="minorHAnsi"/>
                <w:b/>
                <w:bCs/>
                <w:i/>
                <w:iCs/>
              </w:rPr>
              <w:t>double</w:t>
            </w:r>
          </w:p>
          <w:p w14:paraId="469CAD6E" w14:textId="77777777" w:rsidR="00F03CFD" w:rsidRPr="00775565" w:rsidRDefault="00F03CFD" w:rsidP="00697179">
            <w:pPr>
              <w:spacing w:line="300" w:lineRule="atLeast"/>
              <w:rPr>
                <w:rFonts w:cstheme="minorHAnsi"/>
              </w:rPr>
            </w:pPr>
            <w:r>
              <w:t xml:space="preserve">non-cash payment amount with credit 1</w:t>
            </w:r>
          </w:p>
        </w:tc>
      </w:tr>
      <w:tr w:rsidR="00F03CFD" w:rsidRPr="00775565" w14:paraId="1061A751" w14:textId="77777777" w:rsidTr="00DB449C">
        <w:tc>
          <w:tcPr>
            <w:tcW w:w="4456" w:type="dxa"/>
          </w:tcPr>
          <w:p w14:paraId="7F95BB7C" w14:textId="77777777" w:rsidR="00F03CFD" w:rsidRDefault="00F03CFD" w:rsidP="00697179">
            <w:pPr>
              <w:spacing w:line="300" w:lineRule="atLeast"/>
              <w:ind w:left="1440"/>
              <w:rPr>
                <w:rFonts w:cstheme="minorHAnsi"/>
              </w:rPr>
            </w:pPr>
            <w:r>
              <w:rPr>
                <w:rFonts w:cstheme="minorHAnsi"/>
              </w:rPr>
              <w:t>credit2</w:t>
            </w:r>
          </w:p>
          <w:p w14:paraId="2E4688E5"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62FE94FA" w14:textId="77777777" w:rsidR="00F03CFD" w:rsidRPr="00B84A41" w:rsidRDefault="00F03CFD" w:rsidP="00697179">
            <w:pPr>
              <w:spacing w:line="300" w:lineRule="atLeast"/>
              <w:rPr>
                <w:rFonts w:cstheme="minorHAnsi"/>
                <w:b/>
                <w:bCs/>
                <w:i/>
                <w:iCs/>
              </w:rPr>
            </w:pPr>
            <w:r>
              <w:rPr>
                <w:rFonts w:cstheme="minorHAnsi"/>
                <w:b/>
                <w:bCs/>
                <w:i/>
                <w:iCs/>
              </w:rPr>
              <w:t>double</w:t>
            </w:r>
          </w:p>
          <w:p w14:paraId="5BA62837" w14:textId="77777777" w:rsidR="00F03CFD" w:rsidRPr="00775565" w:rsidRDefault="00F03CFD" w:rsidP="00697179">
            <w:pPr>
              <w:spacing w:line="300" w:lineRule="atLeast"/>
              <w:rPr>
                <w:rFonts w:cstheme="minorHAnsi"/>
              </w:rPr>
            </w:pPr>
            <w:r>
              <w:t xml:space="preserve">non-cash payment amount with credit 2</w:t>
            </w:r>
          </w:p>
        </w:tc>
      </w:tr>
      <w:tr w:rsidR="00F03CFD" w:rsidRPr="00775565" w14:paraId="73C9450F" w14:textId="77777777" w:rsidTr="00DB449C">
        <w:tc>
          <w:tcPr>
            <w:tcW w:w="4456" w:type="dxa"/>
          </w:tcPr>
          <w:p w14:paraId="0D5C8008" w14:textId="77777777" w:rsidR="00F03CFD" w:rsidRDefault="00F03CFD" w:rsidP="00697179">
            <w:pPr>
              <w:spacing w:line="300" w:lineRule="atLeast"/>
              <w:ind w:left="1440"/>
              <w:rPr>
                <w:rFonts w:cstheme="minorHAnsi"/>
              </w:rPr>
            </w:pPr>
            <w:r>
              <w:rPr>
                <w:rFonts w:cstheme="minorHAnsi"/>
              </w:rPr>
              <w:t>credit3</w:t>
            </w:r>
          </w:p>
          <w:p w14:paraId="30A86FD3"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48D6BEFA" w14:textId="77777777" w:rsidR="00F03CFD" w:rsidRPr="00B84A41" w:rsidRDefault="00F03CFD" w:rsidP="00697179">
            <w:pPr>
              <w:spacing w:line="300" w:lineRule="atLeast"/>
              <w:rPr>
                <w:rFonts w:cstheme="minorHAnsi"/>
                <w:b/>
                <w:bCs/>
                <w:i/>
                <w:iCs/>
              </w:rPr>
            </w:pPr>
            <w:r>
              <w:rPr>
                <w:rFonts w:cstheme="minorHAnsi"/>
                <w:b/>
                <w:bCs/>
                <w:i/>
                <w:iCs/>
              </w:rPr>
              <w:t>double</w:t>
            </w:r>
          </w:p>
          <w:p w14:paraId="7169680A" w14:textId="77777777" w:rsidR="00F03CFD" w:rsidRPr="00775565" w:rsidRDefault="00F03CFD" w:rsidP="00697179">
            <w:pPr>
              <w:spacing w:line="300" w:lineRule="atLeast"/>
              <w:rPr>
                <w:rFonts w:cstheme="minorHAnsi"/>
              </w:rPr>
            </w:pPr>
            <w:r>
              <w:t xml:space="preserve">non-cash payment amount with credit 3</w:t>
            </w:r>
          </w:p>
        </w:tc>
      </w:tr>
      <w:tr w:rsidR="00F03CFD" w:rsidRPr="00775565" w14:paraId="22AEF19A" w14:textId="77777777" w:rsidTr="00DB449C">
        <w:tc>
          <w:tcPr>
            <w:tcW w:w="4456" w:type="dxa"/>
          </w:tcPr>
          <w:p w14:paraId="0B6B535A" w14:textId="77777777" w:rsidR="00F03CFD" w:rsidRDefault="00F03CFD" w:rsidP="00697179">
            <w:pPr>
              <w:spacing w:line="300" w:lineRule="atLeast"/>
              <w:ind w:left="1440"/>
              <w:rPr>
                <w:rFonts w:cstheme="minorHAnsi"/>
              </w:rPr>
            </w:pPr>
            <w:r>
              <w:rPr>
                <w:rFonts w:cstheme="minorHAnsi"/>
              </w:rPr>
              <w:t>credit4</w:t>
            </w:r>
          </w:p>
          <w:p w14:paraId="2F6963C3"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7924EEED" w14:textId="77777777" w:rsidR="00F03CFD" w:rsidRPr="00B84A41" w:rsidRDefault="00F03CFD" w:rsidP="00697179">
            <w:pPr>
              <w:spacing w:line="300" w:lineRule="atLeast"/>
              <w:rPr>
                <w:rFonts w:cstheme="minorHAnsi"/>
                <w:b/>
                <w:bCs/>
                <w:i/>
                <w:iCs/>
              </w:rPr>
            </w:pPr>
            <w:r>
              <w:rPr>
                <w:rFonts w:cstheme="minorHAnsi"/>
                <w:b/>
                <w:bCs/>
                <w:i/>
                <w:iCs/>
              </w:rPr>
              <w:t>double</w:t>
            </w:r>
          </w:p>
          <w:p w14:paraId="18EEF80E" w14:textId="77777777" w:rsidR="00F03CFD" w:rsidRPr="00775565" w:rsidRDefault="00F03CFD" w:rsidP="00697179">
            <w:pPr>
              <w:spacing w:line="300" w:lineRule="atLeast"/>
              <w:rPr>
                <w:rFonts w:cstheme="minorHAnsi"/>
              </w:rPr>
            </w:pPr>
            <w:r>
              <w:t xml:space="preserve">non-cash payment amount with credit 4</w:t>
            </w:r>
          </w:p>
        </w:tc>
      </w:tr>
      <w:tr w:rsidR="00832B49" w:rsidRPr="00775565" w14:paraId="0A5BBDEE" w14:textId="77777777" w:rsidTr="00D72BF0">
        <w:tc>
          <w:tcPr>
            <w:tcW w:w="4456" w:type="dxa"/>
          </w:tcPr>
          <w:p w14:paraId="08B386A6" w14:textId="3223F02D" w:rsidR="00832B49" w:rsidRDefault="00832B49" w:rsidP="00D72BF0">
            <w:pPr>
              <w:spacing w:line="300" w:lineRule="atLeast"/>
              <w:ind w:left="720"/>
              <w:rPr>
                <w:rFonts w:cstheme="minorHAnsi"/>
              </w:rPr>
            </w:pPr>
            <w:r>
              <w:rPr>
                <w:rFonts w:cstheme="minorHAnsi"/>
              </w:rPr>
              <w:t>GoodsReturnPaymentEx</w:t>
            </w:r>
          </w:p>
          <w:p w14:paraId="6A414A18" w14:textId="2D256744" w:rsidR="00832B49" w:rsidRPr="00832B49" w:rsidRDefault="00832B49" w:rsidP="00832B49">
            <w:pPr>
              <w:spacing w:line="300" w:lineRule="atLeast"/>
              <w:ind w:left="720"/>
              <w:rPr>
                <w:rFonts w:cstheme="minorHAnsi"/>
              </w:rPr>
            </w:pPr>
            <w:r>
              <w:rPr>
                <w:rFonts w:cstheme="minorHAnsi"/>
                <w:color w:val="FF0000"/>
              </w:rPr>
              <w:t xml:space="preserve">(or goodsReturnPayment)</w:t>
            </w:r>
          </w:p>
          <w:p w14:paraId="65C478F9" w14:textId="77777777" w:rsidR="00832B49" w:rsidRPr="00EB56C2" w:rsidRDefault="00832B49" w:rsidP="00D72BF0">
            <w:pPr>
              <w:spacing w:line="300" w:lineRule="atLeast"/>
              <w:ind w:left="720"/>
              <w:rPr>
                <w:rFonts w:cstheme="minorHAnsi"/>
                <w:sz w:val="18"/>
                <w:szCs w:val="18"/>
              </w:rPr>
            </w:pPr>
            <w:r>
              <w:rPr>
                <w:rFonts w:cstheme="minorHAnsi"/>
                <w:color w:val="FF0000"/>
                <w:sz w:val="18"/>
                <w:szCs w:val="18"/>
              </w:rPr>
              <w:t>required</w:t>
            </w:r>
          </w:p>
        </w:tc>
        <w:tc>
          <w:tcPr>
            <w:tcW w:w="4894" w:type="dxa"/>
          </w:tcPr>
          <w:p w14:paraId="3D61C4C5" w14:textId="77777777" w:rsidR="00832B49" w:rsidRPr="00B84A41" w:rsidRDefault="00832B49" w:rsidP="00D72BF0">
            <w:pPr>
              <w:spacing w:line="300" w:lineRule="atLeast"/>
              <w:rPr>
                <w:rFonts w:cstheme="minorHAnsi"/>
                <w:b/>
                <w:bCs/>
                <w:i/>
                <w:iCs/>
              </w:rPr>
            </w:pPr>
            <w:r>
              <w:rPr>
                <w:rFonts w:cstheme="minorHAnsi"/>
                <w:b/>
                <w:bCs/>
                <w:i/>
                <w:iCs/>
              </w:rPr>
              <w:t>object</w:t>
            </w:r>
          </w:p>
          <w:p w14:paraId="16CD49C2" w14:textId="77777777" w:rsidR="00832B49" w:rsidRPr="00775565" w:rsidRDefault="00832B49" w:rsidP="00832B49">
            <w:pPr>
              <w:spacing w:line="300" w:lineRule="atLeast"/>
            </w:pPr>
            <w:r>
              <w:t xml:space="preserve">Marks payment and ends the goods return receipt.</w:t>
            </w:r>
          </w:p>
          <w:p w14:paraId="5DCFDCF0" w14:textId="5C934D93" w:rsidR="00832B49" w:rsidRPr="00775565" w:rsidRDefault="00832B49" w:rsidP="00832B49">
            <w:pPr>
              <w:spacing w:line="300" w:lineRule="atLeast"/>
              <w:rPr>
                <w:rFonts w:cstheme="minorHAnsi"/>
              </w:rPr>
            </w:pPr>
            <w:r>
              <w:t xml:space="preserve">Any combinations of payments can be used, but the total sum of cash and non-cash amount must be equal to  the total of the receipt.</w:t>
            </w:r>
          </w:p>
        </w:tc>
      </w:tr>
      <w:tr w:rsidR="00832B49" w:rsidRPr="00775565" w14:paraId="67EEA540" w14:textId="77777777" w:rsidTr="00D72BF0">
        <w:tc>
          <w:tcPr>
            <w:tcW w:w="4456" w:type="dxa"/>
          </w:tcPr>
          <w:p w14:paraId="7C9205A9" w14:textId="77777777" w:rsidR="00832B49" w:rsidRDefault="00832B49" w:rsidP="00D72BF0">
            <w:pPr>
              <w:spacing w:line="300" w:lineRule="atLeast"/>
              <w:ind w:left="1440"/>
              <w:rPr>
                <w:rFonts w:cstheme="minorHAnsi"/>
              </w:rPr>
            </w:pPr>
            <w:r>
              <w:rPr>
                <w:rFonts w:cstheme="minorHAnsi"/>
              </w:rPr>
              <w:t>cash</w:t>
            </w:r>
          </w:p>
          <w:p w14:paraId="08F01910"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lastRenderedPageBreak/>
              <w:t>required</w:t>
            </w:r>
          </w:p>
        </w:tc>
        <w:tc>
          <w:tcPr>
            <w:tcW w:w="4894" w:type="dxa"/>
          </w:tcPr>
          <w:p w14:paraId="7DFE273E" w14:textId="77777777" w:rsidR="00832B49" w:rsidRPr="00B84A41" w:rsidRDefault="00832B49" w:rsidP="00D72BF0">
            <w:pPr>
              <w:spacing w:line="300" w:lineRule="atLeast"/>
              <w:rPr>
                <w:rFonts w:cstheme="minorHAnsi"/>
                <w:b/>
                <w:bCs/>
                <w:i/>
                <w:iCs/>
              </w:rPr>
            </w:pPr>
            <w:r>
              <w:rPr>
                <w:rFonts w:cstheme="minorHAnsi"/>
                <w:b/>
                <w:bCs/>
                <w:i/>
                <w:iCs/>
              </w:rPr>
              <w:lastRenderedPageBreak/>
              <w:t>double</w:t>
            </w:r>
          </w:p>
          <w:p w14:paraId="1A346AB7" w14:textId="77777777" w:rsidR="00832B49" w:rsidRPr="00775565" w:rsidRDefault="00832B49" w:rsidP="00D72BF0">
            <w:pPr>
              <w:spacing w:line="300" w:lineRule="atLeast"/>
              <w:rPr>
                <w:rFonts w:cstheme="minorHAnsi"/>
              </w:rPr>
            </w:pPr>
            <w:r>
              <w:lastRenderedPageBreak/>
              <w:t xml:space="preserve">cash payment amount in local currency</w:t>
            </w:r>
          </w:p>
        </w:tc>
      </w:tr>
      <w:tr w:rsidR="00832B49" w:rsidRPr="00775565" w14:paraId="0F5150B5" w14:textId="77777777" w:rsidTr="00D72BF0">
        <w:tc>
          <w:tcPr>
            <w:tcW w:w="4456" w:type="dxa"/>
          </w:tcPr>
          <w:p w14:paraId="49467FFC" w14:textId="77777777" w:rsidR="00832B49" w:rsidRDefault="00832B49" w:rsidP="00D72BF0">
            <w:pPr>
              <w:spacing w:line="300" w:lineRule="atLeast"/>
              <w:ind w:left="1440"/>
              <w:rPr>
                <w:rFonts w:cstheme="minorHAnsi"/>
              </w:rPr>
            </w:pPr>
            <w:r>
              <w:rPr>
                <w:rFonts w:cstheme="minorHAnsi"/>
              </w:rPr>
              <w:lastRenderedPageBreak/>
              <w:t>credit1</w:t>
            </w:r>
          </w:p>
          <w:p w14:paraId="30A8CA6D"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566A964E" w14:textId="77777777" w:rsidR="00832B49" w:rsidRPr="00B84A41" w:rsidRDefault="00832B49" w:rsidP="00D72BF0">
            <w:pPr>
              <w:spacing w:line="300" w:lineRule="atLeast"/>
              <w:rPr>
                <w:rFonts w:cstheme="minorHAnsi"/>
                <w:b/>
                <w:bCs/>
                <w:i/>
                <w:iCs/>
              </w:rPr>
            </w:pPr>
            <w:r>
              <w:rPr>
                <w:rFonts w:cstheme="minorHAnsi"/>
                <w:b/>
                <w:bCs/>
                <w:i/>
                <w:iCs/>
              </w:rPr>
              <w:t>double</w:t>
            </w:r>
          </w:p>
          <w:p w14:paraId="52151EF4" w14:textId="77777777" w:rsidR="00832B49" w:rsidRPr="00775565" w:rsidRDefault="00832B49" w:rsidP="00D72BF0">
            <w:pPr>
              <w:spacing w:line="300" w:lineRule="atLeast"/>
              <w:rPr>
                <w:rFonts w:cstheme="minorHAnsi"/>
              </w:rPr>
            </w:pPr>
            <w:r>
              <w:t xml:space="preserve">payment by bank card</w:t>
            </w:r>
          </w:p>
        </w:tc>
      </w:tr>
      <w:tr w:rsidR="00832B49" w:rsidRPr="00775565" w14:paraId="0A8A9399" w14:textId="77777777" w:rsidTr="00D72BF0">
        <w:tc>
          <w:tcPr>
            <w:tcW w:w="4456" w:type="dxa"/>
          </w:tcPr>
          <w:p w14:paraId="3D91EFF8" w14:textId="77777777" w:rsidR="00832B49" w:rsidRDefault="00832B49" w:rsidP="00D72BF0">
            <w:pPr>
              <w:spacing w:line="300" w:lineRule="atLeast"/>
              <w:ind w:left="1440"/>
              <w:rPr>
                <w:rFonts w:cstheme="minorHAnsi"/>
              </w:rPr>
            </w:pPr>
            <w:r>
              <w:rPr>
                <w:rFonts w:cstheme="minorHAnsi"/>
              </w:rPr>
              <w:t>credit2</w:t>
            </w:r>
          </w:p>
          <w:p w14:paraId="22AFCA1F"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4CE9D69C" w14:textId="77777777" w:rsidR="00832B49" w:rsidRPr="00B84A41" w:rsidRDefault="00832B49" w:rsidP="00D72BF0">
            <w:pPr>
              <w:spacing w:line="300" w:lineRule="atLeast"/>
              <w:rPr>
                <w:rFonts w:cstheme="minorHAnsi"/>
                <w:b/>
                <w:bCs/>
                <w:i/>
                <w:iCs/>
              </w:rPr>
            </w:pPr>
            <w:r>
              <w:rPr>
                <w:rFonts w:cstheme="minorHAnsi"/>
                <w:b/>
                <w:bCs/>
                <w:i/>
                <w:iCs/>
              </w:rPr>
              <w:t>double</w:t>
            </w:r>
          </w:p>
          <w:p w14:paraId="41DB0639" w14:textId="77777777" w:rsidR="00832B49" w:rsidRPr="00775565" w:rsidRDefault="00832B49" w:rsidP="00D72BF0">
            <w:pPr>
              <w:spacing w:line="300" w:lineRule="atLeast"/>
              <w:rPr>
                <w:rFonts w:cstheme="minorHAnsi"/>
              </w:rPr>
            </w:pPr>
            <w:r>
              <w:t xml:space="preserve">gift coupon</w:t>
            </w:r>
          </w:p>
        </w:tc>
      </w:tr>
      <w:tr w:rsidR="00832B49" w:rsidRPr="00775565" w14:paraId="01BD277D" w14:textId="77777777" w:rsidTr="00D72BF0">
        <w:tc>
          <w:tcPr>
            <w:tcW w:w="4456" w:type="dxa"/>
          </w:tcPr>
          <w:p w14:paraId="014D14BA" w14:textId="77777777" w:rsidR="00832B49" w:rsidRDefault="00832B49" w:rsidP="00D72BF0">
            <w:pPr>
              <w:spacing w:line="300" w:lineRule="atLeast"/>
              <w:ind w:left="1440"/>
              <w:rPr>
                <w:rFonts w:cstheme="minorHAnsi"/>
              </w:rPr>
            </w:pPr>
            <w:r>
              <w:rPr>
                <w:rFonts w:cstheme="minorHAnsi"/>
              </w:rPr>
              <w:t>credit3</w:t>
            </w:r>
          </w:p>
          <w:p w14:paraId="0520C345"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54EFDB2C" w14:textId="77777777" w:rsidR="00832B49" w:rsidRPr="00B84A41" w:rsidRDefault="00832B49" w:rsidP="00D72BF0">
            <w:pPr>
              <w:spacing w:line="300" w:lineRule="atLeast"/>
              <w:rPr>
                <w:rFonts w:cstheme="minorHAnsi"/>
                <w:b/>
                <w:bCs/>
                <w:i/>
                <w:iCs/>
              </w:rPr>
            </w:pPr>
            <w:r>
              <w:rPr>
                <w:rFonts w:cstheme="minorHAnsi"/>
                <w:b/>
                <w:bCs/>
                <w:i/>
                <w:iCs/>
              </w:rPr>
              <w:t>double</w:t>
            </w:r>
          </w:p>
          <w:p w14:paraId="10B819A9" w14:textId="77777777" w:rsidR="00832B49" w:rsidRPr="00775565" w:rsidRDefault="00832B49" w:rsidP="00D72BF0">
            <w:pPr>
              <w:spacing w:line="300" w:lineRule="atLeast"/>
              <w:rPr>
                <w:rFonts w:cstheme="minorHAnsi"/>
              </w:rPr>
            </w:pPr>
            <w:r>
              <w:t>transfer</w:t>
            </w:r>
          </w:p>
        </w:tc>
      </w:tr>
      <w:tr w:rsidR="00832B49" w:rsidRPr="00775565" w:rsidTr="00D72BF0">
        <w:trPr>
          <w:ins w:id="9075" w:author="Claude" w:date="2026-09-29T00:00:00Z"/>
        </w:trPr>
        <w:tc>
          <w:tcPr>
            <w:tcW w:w="4456" w:type="dxa"/>
          </w:tcPr>
          <w:p w:rsidR="00832B49" w:rsidRDefault="00832B49" w:rsidP="00D72BF0">
            <w:pPr>
              <w:spacing w:line="300" w:lineRule="atLeast"/>
              <w:ind w:left="1440"/>
              <w:rPr>
                <w:ins w:id="9076" w:author="Claude" w:date="2026-09-29T00:00:00Z"/>
                <w:rFonts w:cstheme="minorHAnsi"/>
              </w:rPr>
            </w:pPr>
            <w:ins w:id="9077" w:author="Claude" w:date="2026-09-29T00:00:00Z">
              <w:r>
                <w:rPr>
                  <w:rFonts w:cstheme="minorHAnsi"/>
                </w:rPr>
                <w:t xml:space="preserve">credit4</w:t>
              </w:r>
            </w:ins>
          </w:p>
          <w:p w:rsidR="00832B49" w:rsidRPr="00EB56C2" w:rsidRDefault="00832B49" w:rsidP="00D72BF0">
            <w:pPr>
              <w:spacing w:line="300" w:lineRule="atLeast"/>
              <w:ind w:left="1440"/>
              <w:rPr>
                <w:ins w:id="9078" w:author="Claude" w:date="2026-09-29T00:00:00Z"/>
                <w:rFonts w:cstheme="minorHAnsi"/>
                <w:sz w:val="18"/>
                <w:szCs w:val="18"/>
              </w:rPr>
            </w:pPr>
            <w:ins w:id="9079" w:author="Claude" w:date="2026-09-29T00:00:00Z">
              <w:r>
                <w:rPr>
                  <w:rFonts w:cstheme="minorHAnsi"/>
                  <w:color w:val="FF0000"/>
                  <w:sz w:val="18"/>
                  <w:szCs w:val="18"/>
                </w:rPr>
                <w:t xml:space="preserve">required</w:t>
              </w:r>
            </w:ins>
          </w:p>
        </w:tc>
        <w:tc>
          <w:tcPr>
            <w:tcW w:w="4894" w:type="dxa"/>
          </w:tcPr>
          <w:p w:rsidR="00832B49" w:rsidRPr="00B84A41" w:rsidRDefault="00832B49" w:rsidP="00D72BF0">
            <w:pPr>
              <w:spacing w:line="300" w:lineRule="atLeast"/>
              <w:rPr>
                <w:ins w:id="9080" w:author="Claude" w:date="2026-09-29T00:00:00Z"/>
                <w:rFonts w:cstheme="minorHAnsi"/>
                <w:b/>
                <w:bCs/>
                <w:i/>
                <w:iCs/>
              </w:rPr>
            </w:pPr>
            <w:ins w:id="9081" w:author="Claude" w:date="2026-09-29T00:00:00Z">
              <w:r>
                <w:rPr>
                  <w:rFonts w:cstheme="minorHAnsi"/>
                  <w:b/>
                  <w:bCs/>
                  <w:i/>
                  <w:iCs/>
                </w:rPr>
                <w:t xml:space="preserve">double</w:t>
              </w:r>
            </w:ins>
          </w:p>
          <w:p w:rsidR="00832B49" w:rsidRPr="00775565" w:rsidRDefault="00832B49" w:rsidP="00D72BF0">
            <w:pPr>
              <w:spacing w:line="300" w:lineRule="atLeast"/>
              <w:rPr>
                <w:ins w:id="9082" w:author="Claude" w:date="2026-09-29T00:00:00Z"/>
                <w:rFonts w:cstheme="minorHAnsi"/>
              </w:rPr>
            </w:pPr>
            <w:ins w:id="9083" w:author="Claude" w:date="2026-09-29T00:00:00Z">
              <w:r>
                <w:t xml:space="preserve">non-cash payment amount with credit 4</w:t>
              </w:r>
            </w:ins>
          </w:p>
        </w:tc>
      </w:tr>
      <w:tr w:rsidR="00832B49" w:rsidRPr="00775565" w14:paraId="7ED40562" w14:textId="77777777" w:rsidTr="00D72BF0">
        <w:tc>
          <w:tcPr>
            <w:tcW w:w="4456" w:type="dxa"/>
          </w:tcPr>
          <w:p w14:paraId="50A097A3" w14:textId="77777777" w:rsidR="00832B49" w:rsidRDefault="00832B49" w:rsidP="00D72BF0">
            <w:pPr>
              <w:spacing w:line="300" w:lineRule="atLeast"/>
              <w:ind w:left="1440"/>
              <w:rPr>
                <w:rFonts w:cstheme="minorHAnsi"/>
              </w:rPr>
            </w:pPr>
            <w:r>
              <w:rPr>
                <w:rFonts w:cstheme="minorHAnsi"/>
              </w:rPr>
              <w:t>credit5</w:t>
            </w:r>
          </w:p>
          <w:p w14:paraId="3BE62F05"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08A6A564" w14:textId="77777777" w:rsidR="00832B49" w:rsidRPr="00B84A41" w:rsidRDefault="00832B49" w:rsidP="00D72BF0">
            <w:pPr>
              <w:spacing w:line="300" w:lineRule="atLeast"/>
              <w:rPr>
                <w:rFonts w:cstheme="minorHAnsi"/>
                <w:b/>
                <w:bCs/>
                <w:i/>
                <w:iCs/>
              </w:rPr>
            </w:pPr>
            <w:r>
              <w:rPr>
                <w:rFonts w:cstheme="minorHAnsi"/>
                <w:b/>
                <w:bCs/>
                <w:i/>
                <w:iCs/>
              </w:rPr>
              <w:t>double</w:t>
            </w:r>
          </w:p>
          <w:p w14:paraId="7C23A73F" w14:textId="77777777" w:rsidR="00832B49" w:rsidRPr="00775565" w:rsidRDefault="00832B49" w:rsidP="00D72BF0">
            <w:pPr>
              <w:spacing w:line="300" w:lineRule="atLeast"/>
              <w:rPr>
                <w:rFonts w:cstheme="minorHAnsi"/>
              </w:rPr>
            </w:pPr>
            <w:r>
              <w:t xml:space="preserve">conpensation from PSDF</w:t>
            </w:r>
          </w:p>
        </w:tc>
      </w:tr>
      <w:tr w:rsidR="00832B49" w:rsidRPr="00775565" w14:paraId="4D3FF9D9" w14:textId="77777777" w:rsidTr="00D72BF0">
        <w:tc>
          <w:tcPr>
            <w:tcW w:w="4456" w:type="dxa"/>
          </w:tcPr>
          <w:p w14:paraId="26DF7737" w14:textId="77777777" w:rsidR="00832B49" w:rsidRDefault="00832B49" w:rsidP="00D72BF0">
            <w:pPr>
              <w:spacing w:line="300" w:lineRule="atLeast"/>
              <w:ind w:left="1440"/>
              <w:rPr>
                <w:rFonts w:cstheme="minorHAnsi"/>
              </w:rPr>
            </w:pPr>
            <w:r>
              <w:rPr>
                <w:rFonts w:cstheme="minorHAnsi"/>
              </w:rPr>
              <w:t>credit6</w:t>
            </w:r>
          </w:p>
          <w:p w14:paraId="65ED4122" w14:textId="77777777" w:rsidR="00832B49" w:rsidRPr="00775565" w:rsidRDefault="00832B49" w:rsidP="00D72BF0">
            <w:pPr>
              <w:spacing w:line="300" w:lineRule="atLeast"/>
              <w:ind w:left="1440"/>
              <w:rPr>
                <w:rFonts w:cstheme="minorHAnsi"/>
              </w:rPr>
            </w:pPr>
            <w:r>
              <w:rPr>
                <w:rFonts w:cstheme="minorHAnsi"/>
                <w:color w:val="FF0000"/>
                <w:sz w:val="18"/>
                <w:szCs w:val="18"/>
              </w:rPr>
              <w:t>required</w:t>
            </w:r>
          </w:p>
        </w:tc>
        <w:tc>
          <w:tcPr>
            <w:tcW w:w="4894" w:type="dxa"/>
          </w:tcPr>
          <w:p w14:paraId="59E8B27B" w14:textId="77777777" w:rsidR="00832B49" w:rsidRPr="00B84A41" w:rsidRDefault="00832B49" w:rsidP="00D72BF0">
            <w:pPr>
              <w:spacing w:line="300" w:lineRule="atLeast"/>
              <w:rPr>
                <w:rFonts w:cstheme="minorHAnsi"/>
                <w:b/>
                <w:bCs/>
                <w:i/>
                <w:iCs/>
              </w:rPr>
            </w:pPr>
            <w:r>
              <w:rPr>
                <w:rFonts w:cstheme="minorHAnsi"/>
                <w:b/>
                <w:bCs/>
                <w:i/>
                <w:iCs/>
              </w:rPr>
              <w:t>double</w:t>
            </w:r>
          </w:p>
          <w:p w14:paraId="4F13FF8F" w14:textId="77777777" w:rsidR="00832B49" w:rsidRPr="00134D52" w:rsidRDefault="00832B49" w:rsidP="00D72BF0">
            <w:pPr>
              <w:spacing w:line="300" w:lineRule="atLeast"/>
              <w:rPr>
                <w:rFonts w:cstheme="minorHAnsi"/>
              </w:rPr>
            </w:pPr>
            <w:r>
              <w:rPr>
                <w:rFonts w:cstheme="minorHAnsi"/>
              </w:rPr>
              <w:t xml:space="preserve">compansation from VB</w:t>
            </w:r>
          </w:p>
        </w:tc>
      </w:tr>
      <w:tr w:rsidR="00832B49" w:rsidRPr="00775565" w14:paraId="098B3236" w14:textId="77777777" w:rsidTr="00D72BF0">
        <w:tc>
          <w:tcPr>
            <w:tcW w:w="4456" w:type="dxa"/>
          </w:tcPr>
          <w:p w14:paraId="2A60DF10" w14:textId="77777777" w:rsidR="00832B49" w:rsidRDefault="00832B49" w:rsidP="00D72BF0">
            <w:pPr>
              <w:spacing w:line="300" w:lineRule="atLeast"/>
              <w:ind w:left="1440"/>
              <w:rPr>
                <w:rFonts w:cstheme="minorHAnsi"/>
              </w:rPr>
            </w:pPr>
            <w:r>
              <w:rPr>
                <w:rFonts w:cstheme="minorHAnsi"/>
              </w:rPr>
              <w:t>credit7</w:t>
            </w:r>
          </w:p>
          <w:p w14:paraId="615A2B7F" w14:textId="77777777" w:rsidR="00832B49" w:rsidRPr="00775565" w:rsidRDefault="00832B49" w:rsidP="00D72BF0">
            <w:pPr>
              <w:spacing w:line="300" w:lineRule="atLeast"/>
              <w:ind w:left="1440"/>
              <w:rPr>
                <w:rFonts w:cstheme="minorHAnsi"/>
              </w:rPr>
            </w:pPr>
            <w:r>
              <w:rPr>
                <w:rFonts w:cstheme="minorHAnsi"/>
                <w:color w:val="FF0000"/>
                <w:sz w:val="18"/>
                <w:szCs w:val="18"/>
              </w:rPr>
              <w:t>required</w:t>
            </w:r>
          </w:p>
        </w:tc>
        <w:tc>
          <w:tcPr>
            <w:tcW w:w="4894" w:type="dxa"/>
          </w:tcPr>
          <w:p w14:paraId="5B439A4D" w14:textId="77777777" w:rsidR="00832B49" w:rsidRPr="00B84A41" w:rsidRDefault="00832B49" w:rsidP="00D72BF0">
            <w:pPr>
              <w:spacing w:line="300" w:lineRule="atLeast"/>
              <w:rPr>
                <w:rFonts w:cstheme="minorHAnsi"/>
                <w:b/>
                <w:bCs/>
                <w:i/>
                <w:iCs/>
              </w:rPr>
            </w:pPr>
            <w:r>
              <w:rPr>
                <w:rFonts w:cstheme="minorHAnsi"/>
                <w:b/>
                <w:bCs/>
                <w:i/>
                <w:iCs/>
              </w:rPr>
              <w:t>double</w:t>
            </w:r>
          </w:p>
          <w:p w14:paraId="4B835CC8" w14:textId="77777777" w:rsidR="00832B49" w:rsidRPr="00134D52" w:rsidRDefault="00832B49" w:rsidP="00D72BF0">
            <w:pPr>
              <w:spacing w:line="300" w:lineRule="atLeast"/>
              <w:rPr>
                <w:rFonts w:cstheme="minorHAnsi"/>
              </w:rPr>
            </w:pPr>
            <w:r>
              <w:rPr>
                <w:rFonts w:cstheme="minorHAnsi"/>
              </w:rPr>
              <w:t xml:space="preserve">Crypto currency</w:t>
            </w:r>
          </w:p>
        </w:tc>
      </w:tr>
      <w:tr w:rsidR="00832B49" w:rsidRPr="00775565" w14:paraId="4CF937EC" w14:textId="77777777" w:rsidTr="00D72BF0">
        <w:tc>
          <w:tcPr>
            <w:tcW w:w="4456" w:type="dxa"/>
          </w:tcPr>
          <w:p w14:paraId="3C11F505" w14:textId="77777777" w:rsidR="00832B49" w:rsidRDefault="00832B49" w:rsidP="00D72BF0">
            <w:pPr>
              <w:spacing w:line="300" w:lineRule="atLeast"/>
              <w:ind w:left="1440"/>
              <w:rPr>
                <w:rFonts w:cstheme="minorHAnsi"/>
              </w:rPr>
            </w:pPr>
            <w:r>
              <w:rPr>
                <w:rFonts w:cstheme="minorHAnsi"/>
              </w:rPr>
              <w:t>credit8</w:t>
            </w:r>
          </w:p>
          <w:p w14:paraId="17F18B86" w14:textId="77777777" w:rsidR="00832B49" w:rsidRPr="00775565" w:rsidRDefault="00832B49" w:rsidP="00D72BF0">
            <w:pPr>
              <w:spacing w:line="300" w:lineRule="atLeast"/>
              <w:ind w:left="1440"/>
              <w:rPr>
                <w:rFonts w:cstheme="minorHAnsi"/>
              </w:rPr>
            </w:pPr>
            <w:r>
              <w:rPr>
                <w:rFonts w:cstheme="minorHAnsi"/>
                <w:color w:val="FF0000"/>
                <w:sz w:val="18"/>
                <w:szCs w:val="18"/>
              </w:rPr>
              <w:t>required</w:t>
            </w:r>
          </w:p>
        </w:tc>
        <w:tc>
          <w:tcPr>
            <w:tcW w:w="4894" w:type="dxa"/>
          </w:tcPr>
          <w:p w14:paraId="28824AD4" w14:textId="77777777" w:rsidR="00832B49" w:rsidRPr="00B84A41" w:rsidRDefault="00832B49" w:rsidP="00D72BF0">
            <w:pPr>
              <w:spacing w:line="300" w:lineRule="atLeast"/>
              <w:rPr>
                <w:rFonts w:cstheme="minorHAnsi"/>
                <w:b/>
                <w:bCs/>
                <w:i/>
                <w:iCs/>
              </w:rPr>
            </w:pPr>
            <w:r>
              <w:rPr>
                <w:rFonts w:cstheme="minorHAnsi"/>
                <w:b/>
                <w:bCs/>
                <w:i/>
                <w:iCs/>
              </w:rPr>
              <w:t>double</w:t>
            </w:r>
          </w:p>
          <w:p w14:paraId="297D74DE" w14:textId="77777777" w:rsidR="00832B49" w:rsidRPr="00134D52" w:rsidRDefault="00832B49" w:rsidP="00D72BF0">
            <w:pPr>
              <w:spacing w:line="300" w:lineRule="atLeast"/>
              <w:rPr>
                <w:rFonts w:cstheme="minorHAnsi"/>
              </w:rPr>
            </w:pPr>
            <w:r>
              <w:rPr>
                <w:rFonts w:cstheme="minorHAnsi"/>
              </w:rPr>
              <w:t>Other</w:t>
            </w:r>
          </w:p>
        </w:tc>
      </w:tr>
      <w:tr w:rsidR="00B444B8" w:rsidRPr="002769E4" w14:paraId="09C92188" w14:textId="77777777" w:rsidTr="00B824D6">
        <w:tc>
          <w:tcPr>
            <w:tcW w:w="4456" w:type="dxa"/>
          </w:tcPr>
          <w:p w14:paraId="4E150775" w14:textId="77777777" w:rsidR="00B444B8" w:rsidRDefault="00B444B8" w:rsidP="00B824D6">
            <w:pPr>
              <w:spacing w:line="300" w:lineRule="atLeast"/>
              <w:rPr>
                <w:rFonts w:cstheme="minorHAnsi"/>
              </w:rPr>
            </w:pPr>
            <w:r>
              <w:rPr>
                <w:rFonts w:cstheme="minorHAnsi"/>
              </w:rPr>
              <w:t>SetFooter</w:t>
            </w:r>
          </w:p>
          <w:p w14:paraId="17CBE2B5" w14:textId="77777777" w:rsidR="00B444B8" w:rsidRPr="00C63266" w:rsidRDefault="00B444B8" w:rsidP="00B824D6">
            <w:pPr>
              <w:spacing w:line="300" w:lineRule="atLeast"/>
              <w:rPr>
                <w:rFonts w:cstheme="minorHAnsi"/>
              </w:rPr>
            </w:pPr>
            <w:r>
              <w:rPr>
                <w:rFonts w:cstheme="minorHAnsi"/>
                <w:color w:val="FF0000"/>
                <w:sz w:val="18"/>
                <w:szCs w:val="18"/>
              </w:rPr>
              <w:t>optional</w:t>
            </w:r>
          </w:p>
        </w:tc>
        <w:tc>
          <w:tcPr>
            <w:tcW w:w="4894" w:type="dxa"/>
          </w:tcPr>
          <w:p w14:paraId="03C4ED02" w14:textId="77777777" w:rsidR="00B444B8" w:rsidRPr="00B84A41" w:rsidRDefault="00B444B8" w:rsidP="00B824D6">
            <w:pPr>
              <w:spacing w:line="300" w:lineRule="atLeast"/>
              <w:rPr>
                <w:rFonts w:cstheme="minorHAnsi"/>
                <w:b/>
                <w:bCs/>
                <w:i/>
                <w:iCs/>
              </w:rPr>
            </w:pPr>
            <w:r>
              <w:rPr>
                <w:rFonts w:cstheme="minorHAnsi"/>
                <w:b/>
                <w:bCs/>
                <w:i/>
                <w:iCs/>
              </w:rPr>
              <w:t>object</w:t>
            </w:r>
          </w:p>
          <w:p w14:paraId="34C5227F" w14:textId="77777777" w:rsidR="00B444B8" w:rsidRDefault="00B444B8" w:rsidP="00B824D6">
            <w:pPr>
              <w:spacing w:line="300" w:lineRule="atLeast"/>
              <w:rPr>
                <w:rFonts w:cstheme="minorHAnsi"/>
              </w:rPr>
            </w:pPr>
            <w:r>
              <w:t xml:space="preserve">Set new Footer lines</w:t>
            </w:r>
          </w:p>
        </w:tc>
      </w:tr>
      <w:tr w:rsidR="00B444B8" w:rsidRPr="00C63266" w14:paraId="5D36E28B" w14:textId="77777777" w:rsidTr="00B824D6">
        <w:tc>
          <w:tcPr>
            <w:tcW w:w="4456" w:type="dxa"/>
          </w:tcPr>
          <w:p w14:paraId="04180526" w14:textId="77777777" w:rsidR="00B444B8" w:rsidRDefault="00B444B8" w:rsidP="00B824D6">
            <w:pPr>
              <w:spacing w:line="300" w:lineRule="atLeast"/>
              <w:ind w:left="720"/>
              <w:rPr>
                <w:rFonts w:cstheme="minorHAnsi"/>
              </w:rPr>
            </w:pPr>
            <w:r>
              <w:rPr>
                <w:rFonts w:cstheme="minorHAnsi"/>
              </w:rPr>
              <w:t>line1</w:t>
            </w:r>
          </w:p>
        </w:tc>
        <w:tc>
          <w:tcPr>
            <w:tcW w:w="4894" w:type="dxa"/>
          </w:tcPr>
          <w:p w14:paraId="288A32C3" w14:textId="77777777" w:rsidR="00B444B8" w:rsidRPr="00B84A41" w:rsidRDefault="00B444B8" w:rsidP="00B824D6">
            <w:pPr>
              <w:spacing w:line="300" w:lineRule="atLeast"/>
              <w:rPr>
                <w:rFonts w:cstheme="minorHAnsi"/>
                <w:b/>
                <w:bCs/>
                <w:i/>
                <w:iCs/>
              </w:rPr>
            </w:pPr>
            <w:r>
              <w:rPr>
                <w:rFonts w:cstheme="minorHAnsi"/>
                <w:b/>
                <w:bCs/>
                <w:i/>
                <w:iCs/>
              </w:rPr>
              <w:t>string</w:t>
            </w:r>
          </w:p>
          <w:p w14:paraId="58CA1FE8" w14:textId="77777777" w:rsidR="00B444B8" w:rsidRDefault="00B444B8" w:rsidP="00B824D6">
            <w:pPr>
              <w:spacing w:line="300" w:lineRule="atLeast"/>
              <w:ind w:left="720" w:hanging="616"/>
              <w:rPr>
                <w:rFonts w:cstheme="minorHAnsi"/>
              </w:rPr>
            </w:pPr>
            <w:r>
              <w:rPr>
                <w:rFonts w:cstheme="minorHAnsi"/>
              </w:rPr>
              <w:t xml:space="preserve">footer line text</w:t>
            </w:r>
          </w:p>
        </w:tc>
      </w:tr>
      <w:tr w:rsidR="00B444B8" w:rsidRPr="00C63266" w14:paraId="68058E04" w14:textId="77777777" w:rsidTr="00B824D6">
        <w:tc>
          <w:tcPr>
            <w:tcW w:w="4456" w:type="dxa"/>
          </w:tcPr>
          <w:p w14:paraId="1D9DD17B" w14:textId="77777777" w:rsidR="00B444B8" w:rsidRDefault="00B444B8" w:rsidP="00B824D6">
            <w:pPr>
              <w:spacing w:line="300" w:lineRule="atLeast"/>
              <w:ind w:left="720"/>
              <w:rPr>
                <w:rFonts w:cstheme="minorHAnsi"/>
              </w:rPr>
            </w:pPr>
            <w:r>
              <w:rPr>
                <w:rFonts w:cstheme="minorHAnsi"/>
              </w:rPr>
              <w:t>line2</w:t>
            </w:r>
          </w:p>
        </w:tc>
        <w:tc>
          <w:tcPr>
            <w:tcW w:w="4894" w:type="dxa"/>
          </w:tcPr>
          <w:p w14:paraId="4A7A0D23" w14:textId="77777777" w:rsidR="00B444B8" w:rsidRPr="00B84A41" w:rsidRDefault="00B444B8" w:rsidP="00B824D6">
            <w:pPr>
              <w:spacing w:line="300" w:lineRule="atLeast"/>
              <w:rPr>
                <w:rFonts w:cstheme="minorHAnsi"/>
                <w:b/>
                <w:bCs/>
                <w:i/>
                <w:iCs/>
              </w:rPr>
            </w:pPr>
            <w:r>
              <w:rPr>
                <w:rFonts w:cstheme="minorHAnsi"/>
                <w:b/>
                <w:bCs/>
                <w:i/>
                <w:iCs/>
              </w:rPr>
              <w:t>string</w:t>
            </w:r>
          </w:p>
          <w:p w14:paraId="4756CD0F" w14:textId="77777777" w:rsidR="00B444B8" w:rsidRDefault="00B444B8" w:rsidP="00B824D6">
            <w:pPr>
              <w:spacing w:line="300" w:lineRule="atLeast"/>
              <w:ind w:left="720" w:hanging="616"/>
              <w:rPr>
                <w:rFonts w:cstheme="minorHAnsi"/>
              </w:rPr>
            </w:pPr>
            <w:r>
              <w:rPr>
                <w:rFonts w:cstheme="minorHAnsi"/>
              </w:rPr>
              <w:t xml:space="preserve">footer line text</w:t>
            </w:r>
          </w:p>
        </w:tc>
      </w:tr>
      <w:tr w:rsidR="00B444B8" w:rsidRPr="00C63266" w14:paraId="2F2C8F15" w14:textId="77777777" w:rsidTr="00B824D6">
        <w:tc>
          <w:tcPr>
            <w:tcW w:w="4456" w:type="dxa"/>
          </w:tcPr>
          <w:p w14:paraId="382619ED" w14:textId="77777777" w:rsidR="00B444B8" w:rsidRDefault="00B444B8" w:rsidP="00B824D6">
            <w:pPr>
              <w:spacing w:line="300" w:lineRule="atLeast"/>
              <w:ind w:left="720"/>
              <w:rPr>
                <w:rFonts w:cstheme="minorHAnsi"/>
              </w:rPr>
            </w:pPr>
            <w:r>
              <w:rPr>
                <w:rFonts w:cstheme="minorHAnsi"/>
              </w:rPr>
              <w:t>line3</w:t>
            </w:r>
          </w:p>
        </w:tc>
        <w:tc>
          <w:tcPr>
            <w:tcW w:w="4894" w:type="dxa"/>
          </w:tcPr>
          <w:p w14:paraId="28BD7736" w14:textId="77777777" w:rsidR="00B444B8" w:rsidRPr="00B84A41" w:rsidRDefault="00B444B8" w:rsidP="00B824D6">
            <w:pPr>
              <w:spacing w:line="300" w:lineRule="atLeast"/>
              <w:rPr>
                <w:rFonts w:cstheme="minorHAnsi"/>
                <w:b/>
                <w:bCs/>
                <w:i/>
                <w:iCs/>
              </w:rPr>
            </w:pPr>
            <w:r>
              <w:rPr>
                <w:rFonts w:cstheme="minorHAnsi"/>
                <w:b/>
                <w:bCs/>
                <w:i/>
                <w:iCs/>
              </w:rPr>
              <w:t>string</w:t>
            </w:r>
          </w:p>
          <w:p w14:paraId="07930B7E" w14:textId="77777777" w:rsidR="00B444B8" w:rsidRDefault="00B444B8" w:rsidP="00B824D6">
            <w:pPr>
              <w:spacing w:line="300" w:lineRule="atLeast"/>
              <w:ind w:left="720" w:hanging="616"/>
              <w:rPr>
                <w:rFonts w:cstheme="minorHAnsi"/>
              </w:rPr>
            </w:pPr>
            <w:r>
              <w:rPr>
                <w:rFonts w:cstheme="minorHAnsi"/>
              </w:rPr>
              <w:t xml:space="preserve">footer line text</w:t>
            </w:r>
          </w:p>
        </w:tc>
      </w:tr>
      <w:tr w:rsidR="00B444B8" w:rsidRPr="00C63266" w14:paraId="72050A8F" w14:textId="77777777" w:rsidTr="00B824D6">
        <w:tc>
          <w:tcPr>
            <w:tcW w:w="4456" w:type="dxa"/>
          </w:tcPr>
          <w:p w14:paraId="5B79D5D8" w14:textId="77777777" w:rsidR="00B444B8" w:rsidRDefault="00B444B8" w:rsidP="00B824D6">
            <w:pPr>
              <w:spacing w:line="300" w:lineRule="atLeast"/>
              <w:ind w:left="720"/>
              <w:rPr>
                <w:rFonts w:cstheme="minorHAnsi"/>
              </w:rPr>
            </w:pPr>
            <w:r>
              <w:rPr>
                <w:rFonts w:cstheme="minorHAnsi"/>
              </w:rPr>
              <w:t>line4</w:t>
            </w:r>
          </w:p>
        </w:tc>
        <w:tc>
          <w:tcPr>
            <w:tcW w:w="4894" w:type="dxa"/>
          </w:tcPr>
          <w:p w14:paraId="6C0DA8AA" w14:textId="77777777" w:rsidR="00B444B8" w:rsidRPr="00B84A41" w:rsidRDefault="00B444B8" w:rsidP="00B824D6">
            <w:pPr>
              <w:spacing w:line="300" w:lineRule="atLeast"/>
              <w:rPr>
                <w:rFonts w:cstheme="minorHAnsi"/>
                <w:b/>
                <w:bCs/>
                <w:i/>
                <w:iCs/>
              </w:rPr>
            </w:pPr>
            <w:r>
              <w:rPr>
                <w:rFonts w:cstheme="minorHAnsi"/>
                <w:b/>
                <w:bCs/>
                <w:i/>
                <w:iCs/>
              </w:rPr>
              <w:t>string</w:t>
            </w:r>
          </w:p>
          <w:p w14:paraId="630C82DC" w14:textId="77777777" w:rsidR="00B444B8" w:rsidRDefault="00B444B8" w:rsidP="00B824D6">
            <w:pPr>
              <w:spacing w:line="300" w:lineRule="atLeast"/>
              <w:ind w:left="720" w:hanging="616"/>
              <w:rPr>
                <w:rFonts w:cstheme="minorHAnsi"/>
              </w:rPr>
            </w:pPr>
            <w:r>
              <w:rPr>
                <w:rFonts w:cstheme="minorHAnsi"/>
              </w:rPr>
              <w:t xml:space="preserve">footer line text</w:t>
            </w:r>
          </w:p>
        </w:tc>
      </w:tr>
      <w:tr w:rsidR="00F03CFD" w:rsidRPr="00775565" w14:paraId="088687C8" w14:textId="77777777" w:rsidTr="00DB449C">
        <w:tc>
          <w:tcPr>
            <w:tcW w:w="4456" w:type="dxa"/>
          </w:tcPr>
          <w:p w14:paraId="2C77637C" w14:textId="77777777" w:rsidR="00F03CFD" w:rsidRPr="00775565" w:rsidRDefault="00F03CFD" w:rsidP="00697179">
            <w:pPr>
              <w:spacing w:line="300" w:lineRule="atLeast"/>
              <w:rPr>
                <w:rFonts w:cstheme="minorHAnsi"/>
              </w:rPr>
            </w:pPr>
            <w:r>
              <w:rPr>
                <w:rFonts w:cstheme="minorHAnsi"/>
              </w:rPr>
              <w:t>bottomCommentLines</w:t>
            </w:r>
          </w:p>
          <w:p w14:paraId="7B304AE9" w14:textId="77777777" w:rsidR="00F03CFD" w:rsidRPr="00EB56C2" w:rsidRDefault="00F03CFD" w:rsidP="00697179">
            <w:pPr>
              <w:spacing w:line="300" w:lineRule="atLeast"/>
              <w:rPr>
                <w:rFonts w:cstheme="minorHAnsi"/>
                <w:sz w:val="18"/>
                <w:szCs w:val="18"/>
              </w:rPr>
            </w:pPr>
            <w:r>
              <w:rPr>
                <w:rFonts w:cstheme="minorHAnsi"/>
                <w:color w:val="FF0000"/>
                <w:sz w:val="18"/>
                <w:szCs w:val="18"/>
              </w:rPr>
              <w:t>optional</w:t>
            </w:r>
          </w:p>
        </w:tc>
        <w:tc>
          <w:tcPr>
            <w:tcW w:w="4894" w:type="dxa"/>
          </w:tcPr>
          <w:p w14:paraId="06B6B5B3" w14:textId="77777777" w:rsidR="00F03CFD" w:rsidRPr="00B84A41" w:rsidRDefault="00F03CFD" w:rsidP="00697179">
            <w:pPr>
              <w:spacing w:line="300" w:lineRule="atLeast"/>
              <w:rPr>
                <w:rFonts w:cstheme="minorHAnsi"/>
                <w:b/>
                <w:bCs/>
                <w:i/>
                <w:iCs/>
              </w:rPr>
            </w:pPr>
            <w:r>
              <w:rPr>
                <w:rFonts w:cstheme="minorHAnsi"/>
                <w:b/>
                <w:bCs/>
                <w:i/>
                <w:iCs/>
              </w:rPr>
              <w:t xml:space="preserve">array of objects  </w:t>
            </w:r>
          </w:p>
          <w:p w14:paraId="2A653A9E" w14:textId="77777777" w:rsidR="00F03CFD" w:rsidRPr="00775565" w:rsidRDefault="00F03CFD" w:rsidP="00697179">
            <w:pPr>
              <w:spacing w:line="300" w:lineRule="atLeast"/>
              <w:rPr>
                <w:rFonts w:cstheme="minorHAnsi"/>
              </w:rPr>
            </w:pPr>
            <w:r>
              <w:rPr>
                <w:rFonts w:cstheme="minorHAnsi"/>
              </w:rPr>
              <w:t xml:space="preserve">Prints a free text comments lines </w:t>
            </w:r>
            <w:del w:id="9058" w:author="Claude" w:date="2026-09-29T00:00:00Z">
              <w:r>
                <w:rPr>
                  <w:rFonts w:cstheme="minorHAnsi"/>
                </w:rPr>
                <w:delText xml:space="preserve">in the beginning of receipt, before items sales</w:delText>
              </w:r>
            </w:del>
            <w:ins w:id="9059" w:author="Claude" w:date="2026-09-29T00:00:00Z">
              <w:r>
                <w:rPr>
                  <w:rFonts w:cstheme="minorHAnsi"/>
                </w:rPr>
                <w:t xml:space="preserve">at the end of the receipt, after the items</w:t>
              </w:r>
            </w:ins>
          </w:p>
        </w:tc>
      </w:tr>
      <w:tr w:rsidR="00F03CFD" w:rsidRPr="00775565" w14:paraId="59E3B946" w14:textId="77777777" w:rsidTr="00DB449C">
        <w:tc>
          <w:tcPr>
            <w:tcW w:w="4456" w:type="dxa"/>
          </w:tcPr>
          <w:p w14:paraId="2C13C8F7" w14:textId="77777777" w:rsidR="00F03CFD" w:rsidRPr="00775565" w:rsidRDefault="00F03CFD" w:rsidP="00697179">
            <w:pPr>
              <w:spacing w:line="300" w:lineRule="atLeast"/>
              <w:ind w:left="720"/>
              <w:rPr>
                <w:rFonts w:cstheme="minorHAnsi"/>
              </w:rPr>
            </w:pPr>
            <w:r>
              <w:rPr>
                <w:rFonts w:cstheme="minorHAnsi"/>
              </w:rPr>
              <w:t>commentLine</w:t>
            </w:r>
          </w:p>
          <w:p w14:paraId="0E11863F" w14:textId="77777777" w:rsidR="00F03CFD" w:rsidRPr="00EB56C2" w:rsidRDefault="00F03CFD" w:rsidP="00697179">
            <w:pPr>
              <w:spacing w:line="300" w:lineRule="atLeast"/>
              <w:ind w:left="720"/>
              <w:rPr>
                <w:rFonts w:cstheme="minorHAnsi"/>
                <w:sz w:val="18"/>
                <w:szCs w:val="18"/>
              </w:rPr>
            </w:pPr>
            <w:r>
              <w:rPr>
                <w:rFonts w:cstheme="minorHAnsi"/>
                <w:color w:val="FF0000"/>
                <w:sz w:val="18"/>
                <w:szCs w:val="18"/>
              </w:rPr>
              <w:t>required</w:t>
            </w:r>
          </w:p>
        </w:tc>
        <w:tc>
          <w:tcPr>
            <w:tcW w:w="4894" w:type="dxa"/>
          </w:tcPr>
          <w:p w14:paraId="5157E28C" w14:textId="77777777" w:rsidR="00F03CFD" w:rsidRPr="00B84A41" w:rsidRDefault="00F03CFD" w:rsidP="00697179">
            <w:pPr>
              <w:spacing w:line="300" w:lineRule="atLeast"/>
              <w:rPr>
                <w:rFonts w:cstheme="minorHAnsi"/>
                <w:b/>
                <w:bCs/>
                <w:i/>
                <w:iCs/>
              </w:rPr>
            </w:pPr>
            <w:r>
              <w:rPr>
                <w:rFonts w:cstheme="minorHAnsi"/>
                <w:b/>
                <w:bCs/>
                <w:i/>
                <w:iCs/>
              </w:rPr>
              <w:t>string</w:t>
            </w:r>
          </w:p>
          <w:p w14:paraId="339AEF86" w14:textId="77777777" w:rsidR="00F03CFD" w:rsidRPr="00775565" w:rsidRDefault="00F03CFD" w:rsidP="00697179">
            <w:pPr>
              <w:spacing w:line="300" w:lineRule="atLeast"/>
              <w:rPr>
                <w:rFonts w:cstheme="minorHAnsi"/>
              </w:rPr>
            </w:pPr>
            <w:r>
              <w:rPr>
                <w:rFonts w:cstheme="minorHAnsi"/>
              </w:rPr>
              <w:t xml:space="preserve">comment line text</w:t>
            </w:r>
          </w:p>
        </w:tc>
      </w:tr>
      <w:tr w:rsidR="00F03CFD" w:rsidRPr="00775565" w14:paraId="08C9096E" w14:textId="77777777" w:rsidTr="00DB449C">
        <w:tc>
          <w:tcPr>
            <w:tcW w:w="4456" w:type="dxa"/>
          </w:tcPr>
          <w:p w14:paraId="1047AB38" w14:textId="77777777" w:rsidR="00F03CFD" w:rsidRPr="00775565" w:rsidRDefault="00F03CFD" w:rsidP="00697179">
            <w:pPr>
              <w:spacing w:line="300" w:lineRule="atLeast"/>
              <w:ind w:left="720"/>
              <w:rPr>
                <w:rFonts w:cstheme="minorHAnsi"/>
              </w:rPr>
            </w:pPr>
            <w:r>
              <w:rPr>
                <w:rFonts w:cstheme="minorHAnsi"/>
              </w:rPr>
              <w:t>commentLineAttrib</w:t>
            </w:r>
          </w:p>
          <w:p w14:paraId="28802F54" w14:textId="77777777" w:rsidR="00F03CFD" w:rsidRPr="00EB56C2" w:rsidRDefault="00F03CFD" w:rsidP="00697179">
            <w:pPr>
              <w:spacing w:line="300" w:lineRule="atLeast"/>
              <w:ind w:left="720"/>
              <w:rPr>
                <w:rFonts w:cstheme="minorHAnsi"/>
                <w:sz w:val="18"/>
                <w:szCs w:val="18"/>
              </w:rPr>
            </w:pPr>
            <w:r>
              <w:rPr>
                <w:rFonts w:cstheme="minorHAnsi"/>
                <w:color w:val="FF0000"/>
                <w:sz w:val="18"/>
                <w:szCs w:val="18"/>
              </w:rPr>
              <w:t>required</w:t>
            </w:r>
          </w:p>
        </w:tc>
        <w:tc>
          <w:tcPr>
            <w:tcW w:w="4894" w:type="dxa"/>
          </w:tcPr>
          <w:p w14:paraId="58A474E4" w14:textId="77777777" w:rsidR="00F03CFD" w:rsidRPr="00B84A41" w:rsidRDefault="00F03CFD" w:rsidP="00697179">
            <w:pPr>
              <w:spacing w:line="300" w:lineRule="atLeast"/>
              <w:rPr>
                <w:rFonts w:cstheme="minorHAnsi"/>
                <w:b/>
                <w:bCs/>
                <w:i/>
                <w:iCs/>
              </w:rPr>
            </w:pPr>
            <w:r>
              <w:rPr>
                <w:rFonts w:cstheme="minorHAnsi"/>
                <w:b/>
                <w:bCs/>
                <w:i/>
                <w:iCs/>
              </w:rPr>
              <w:t>int</w:t>
            </w:r>
          </w:p>
          <w:p w14:paraId="382544B1" w14:textId="77777777" w:rsidR="00F03CFD" w:rsidRPr="00775565" w:rsidRDefault="00F03CFD" w:rsidP="00697179">
            <w:pPr>
              <w:spacing w:line="300" w:lineRule="atLeast"/>
              <w:rPr>
                <w:rFonts w:cstheme="minorHAnsi"/>
              </w:rPr>
            </w:pPr>
            <w:r>
              <w:rPr>
                <w:rFonts w:cstheme="minorHAnsi"/>
              </w:rPr>
              <w:t xml:space="preserve">comment line text </w:t>
            </w:r>
            <w:r>
              <w:t xml:space="preserve">font size and properties (possible values explained in comments section)</w:t>
            </w:r>
          </w:p>
        </w:tc>
      </w:tr>
    </w:tbl>
    <w:p w14:paraId="237B6D3F" w14:textId="77777777" w:rsidR="00F03CFD" w:rsidRDefault="00F03CFD" w:rsidP="00F03CFD">
      <w:pPr>
        <w:rPr>
          <w:i/>
          <w:iCs/>
        </w:rPr>
      </w:pPr>
    </w:p>
    <w:p w14:paraId="511ACAC6" w14:textId="77777777" w:rsidR="00F03CFD" w:rsidRDefault="00F03CFD" w:rsidP="00F03CFD">
      <w:pPr>
        <w:rPr>
          <w:i/>
          <w:iCs/>
        </w:rPr>
      </w:pPr>
    </w:p>
    <w:p w14:paraId="0BE1F350" w14:textId="4BC34F23" w:rsidR="00F03CFD" w:rsidRPr="00F4691A" w:rsidRDefault="00F03CFD" w:rsidP="00ED28F5">
      <w:pPr>
        <w:autoSpaceDE w:val="0"/>
        <w:autoSpaceDN w:val="0"/>
        <w:adjustRightInd w:val="0"/>
        <w:rPr>
          <w:rFonts w:cstheme="minorHAnsi"/>
        </w:rPr>
      </w:pPr>
      <w:r>
        <w:rPr>
          <w:rFonts w:cstheme="minorHAnsi"/>
        </w:rPr>
        <w:t xml:space="preserve">JSON file example for printing goods return receipt:</w:t>
      </w:r>
    </w:p>
    <w:p w14:paraId="49B7C7D0"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2A7949CF"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"receiptType": "return",</w:t>
      </w:r>
    </w:p>
    <w:p w14:paraId="0A115C79"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"topCommentLines": </w:t>
      </w:r>
    </w:p>
    <w:p w14:paraId="5715525E"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805B3C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"Top comment Lines",</w:t>
      </w:r>
    </w:p>
    <w:p w14:paraId="3DCE5B51"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30920898"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D6084B6"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"returnReceipt":</w:t>
      </w:r>
    </w:p>
    <w:p w14:paraId="2AD01DA0"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   </w:t>
      </w:r>
    </w:p>
    <w:p w14:paraId="0D0D3EFF"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"receiptItem": </w:t>
      </w:r>
    </w:p>
    <w:p w14:paraId="50367522"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438718B"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lastRenderedPageBreak/>
        <w:t xml:space="preserve">            "itemDescription": "Item description",</w:t>
      </w:r>
    </w:p>
    <w:p w14:paraId="1468B352"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"itemQuantity": 1.0,</w:t>
      </w:r>
    </w:p>
    <w:p w14:paraId="0FB411C1"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"itemPrice": 10.0,</w:t>
      </w:r>
    </w:p>
    <w:p w14:paraId="0A19DF1A"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"vatID": 0,</w:t>
      </w:r>
    </w:p>
    <w:p w14:paraId="1D908E96"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"itemUnit": "vnt",</w:t>
      </w:r>
    </w:p>
    <w:p w14:paraId="4DBAD56D"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w:t>
      </w:r>
    </w:p>
    <w:p w14:paraId="139A94A3"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2C44E31E"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"itemDiscountType": 1,</w:t>
      </w:r>
    </w:p>
    <w:p w14:paraId="69C9CEB0"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"itemDiscountAmount": -10</w:t>
      </w:r>
    </w:p>
    <w:p w14:paraId="7E0B192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0AD066CD"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"commentLines": </w:t>
      </w:r>
    </w:p>
    <w:p w14:paraId="78048F86"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2030BB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"Item Comment lines",</w:t>
      </w:r>
    </w:p>
    <w:p w14:paraId="29E4D45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4AB26F7C"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A6BC123"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2DD346E"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"RefundReceiptInfo":</w:t>
      </w:r>
    </w:p>
    <w:p w14:paraId="0B313C3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ADF3B01"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"ECR": "11",</w:t>
      </w:r>
    </w:p>
    <w:p w14:paraId="60E78455"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"ReceiptNo": "22",</w:t>
      </w:r>
    </w:p>
    <w:p w14:paraId="2CCC8B2B"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"DocNo": "33"</w:t>
      </w:r>
    </w:p>
    <w:p w14:paraId="3E03C5BD"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1C5CAB0"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"GoodsReturnPaymentEx":</w:t>
      </w:r>
    </w:p>
    <w:p w14:paraId="0BFD926A"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19E6A322"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"cash": 9.00,</w:t>
      </w:r>
    </w:p>
    <w:p w14:paraId="400D12CA"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"credit1": 0,</w:t>
      </w:r>
    </w:p>
    <w:p w14:paraId="5096952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"credit2": 0,</w:t>
      </w:r>
    </w:p>
    <w:p w14:paraId="3BE4640A"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"credit3": 0,</w:t>
      </w:r>
    </w:p>
    <w:p w14:paraId="43DEA4EE"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"credit4": 0,</w:t>
      </w:r>
    </w:p>
    <w:p w14:paraId="4F6A1B5F"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"credit5": 0,</w:t>
      </w:r>
    </w:p>
    <w:p w14:paraId="34A8EE58"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"credit6": 0,</w:t>
      </w:r>
    </w:p>
    <w:p w14:paraId="4FCC6FD9"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"credit7": 0,</w:t>
      </w:r>
    </w:p>
    <w:p w14:paraId="70EBB56A"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"credit8": 0</w:t>
      </w:r>
    </w:p>
    <w:p w14:paraId="1D9B9EB1"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623B773" w14:textId="77777777" w:rsid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F7F0217"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"SetFooter":</w:t>
      </w:r>
    </w:p>
    <w:p w14:paraId="2680231E"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1CD00BEB"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"line1" : "Foot1",</w:t>
      </w:r>
    </w:p>
    <w:p w14:paraId="7465FDED"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"line2" : "Foot2",</w:t>
      </w:r>
    </w:p>
    <w:p w14:paraId="07CB58D9"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"line3" : "Foot3",</w:t>
      </w:r>
    </w:p>
    <w:p w14:paraId="1F1C381A"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xml:space="preserve">        "line4" : "Foot4"</w:t>
      </w:r>
    </w:p>
    <w:p w14:paraId="18A10AED"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513B6136" w14:textId="77777777" w:rsidR="00B444B8" w:rsidRPr="00ED28F5" w:rsidRDefault="00B444B8" w:rsidP="00ED28F5">
      <w:pPr>
        <w:autoSpaceDE w:val="0"/>
        <w:autoSpaceDN w:val="0"/>
        <w:adjustRightInd w:val="0"/>
        <w:rPr>
          <w:rFonts w:ascii="Consolas" w:hAnsi="Consolas" w:cs="Cascadia Mono"/>
          <w:color w:val="000000"/>
          <w:sz w:val="18"/>
          <w:szCs w:val="18"/>
        </w:rPr>
      </w:pPr>
    </w:p>
    <w:p w14:paraId="5341BE19"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"bottomCommentLines": </w:t>
      </w:r>
    </w:p>
    <w:p w14:paraId="1C26A0B9"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10F0924E"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 "Bottom comment Lines",</w:t>
      </w:r>
    </w:p>
    <w:p w14:paraId="78297D8B"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6AC23B13"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861323A"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75538738" w14:textId="77777777" w:rsidR="00ED6055" w:rsidRPr="00ED6055" w:rsidRDefault="00ED6055" w:rsidP="00ED28F5">
      <w:pPr>
        <w:autoSpaceDE w:val="0"/>
        <w:autoSpaceDN w:val="0"/>
        <w:adjustRightInd w:val="0"/>
        <w:rPr>
          <w:rFonts w:ascii="Consolas" w:hAnsi="Consolas" w:cs="Cascadia Mono"/>
          <w:color w:val="000000"/>
          <w:sz w:val="18"/>
          <w:szCs w:val="18"/>
        </w:rPr>
      </w:pPr>
    </w:p>
    <w:p w14:paraId="653D05D5" w14:textId="2F9AD755" w:rsidR="002547FD" w:rsidRPr="000C743D" w:rsidRDefault="002547FD" w:rsidP="000C743D">
      <w:pPr>
        <w:pStyle w:val="Heading2"/>
        <w:rPr>
          <w:rFonts w:eastAsia="Times New Roman" w:cstheme="majorHAnsi"/>
          <w:color w:val="auto"/>
        </w:rPr>
      </w:pPr>
      <w:bookmarkStart w:id="4" w:name="_Toc220932329"/>
      <w:r>
        <w:rPr>
          <w:rFonts w:eastAsia="Times New Roman" w:cstheme="majorHAnsi"/>
          <w:color w:val="auto"/>
        </w:rPr>
        <w:t xml:space="preserve">Non-fiscal receipt</w:t>
      </w:r>
      <w:bookmarkEnd w:id="4"/>
    </w:p>
    <w:tbl>
      <w:tblPr>
        <w:tblStyle w:val="TableGrid"/>
        <w:tblW w:w="0" w:type="auto"/>
        <w:tblLook w:val="04A0" w:firstRow="1" w:lastRow="0" w:firstColumn="1" w:lastColumn="0" w:noHBand="0" w:noVBand="1"/>
      </w:tblPr>
      <w:tblGrid>
        <w:gridCol w:w="4390"/>
        <w:gridCol w:w="452"/>
        <w:gridCol w:w="4508"/>
      </w:tblGrid>
      <w:tr w:rsidR="002547FD" w:rsidRPr="00775565" w14:paraId="3D5642A1" w14:textId="77777777" w:rsidTr="00EC5F33">
        <w:tc>
          <w:tcPr>
            <w:tcW w:w="4842" w:type="dxa"/>
            <w:gridSpan w:val="2"/>
          </w:tcPr>
          <w:p w14:paraId="71159F35" w14:textId="77777777" w:rsidR="002547FD" w:rsidRPr="00775565" w:rsidRDefault="002547FD" w:rsidP="002C72E5">
            <w:pPr>
              <w:spacing w:line="300" w:lineRule="atLeast"/>
              <w:rPr>
                <w:rFonts w:cstheme="minorHAnsi"/>
              </w:rPr>
            </w:pPr>
            <w:r>
              <w:rPr>
                <w:rFonts w:cstheme="minorHAnsi"/>
              </w:rPr>
              <w:t>receiptType</w:t>
            </w:r>
          </w:p>
          <w:p w14:paraId="6589A47F" w14:textId="77777777" w:rsidR="002547FD" w:rsidRPr="006F47CD" w:rsidRDefault="002547FD" w:rsidP="002C72E5">
            <w:pPr>
              <w:spacing w:line="300" w:lineRule="atLeast"/>
              <w:rPr>
                <w:rFonts w:cstheme="minorHAnsi"/>
                <w:sz w:val="18"/>
                <w:szCs w:val="18"/>
              </w:rPr>
            </w:pPr>
            <w:r>
              <w:rPr>
                <w:rFonts w:cstheme="minorHAnsi"/>
                <w:color w:val="FF0000"/>
                <w:sz w:val="18"/>
                <w:szCs w:val="18"/>
              </w:rPr>
              <w:t>required</w:t>
            </w:r>
          </w:p>
        </w:tc>
        <w:tc>
          <w:tcPr>
            <w:tcW w:w="4508" w:type="dxa"/>
          </w:tcPr>
          <w:p w14:paraId="6C7879DF" w14:textId="77777777" w:rsidR="002547FD" w:rsidRPr="00B84A41" w:rsidRDefault="002547FD" w:rsidP="002C72E5">
            <w:pPr>
              <w:spacing w:line="300" w:lineRule="atLeast"/>
              <w:rPr>
                <w:rFonts w:cstheme="minorHAnsi"/>
                <w:b/>
                <w:bCs/>
                <w:i/>
                <w:iCs/>
              </w:rPr>
            </w:pPr>
            <w:r>
              <w:rPr>
                <w:rFonts w:cstheme="minorHAnsi"/>
                <w:b/>
                <w:bCs/>
                <w:i/>
                <w:iCs/>
              </w:rPr>
              <w:t>string</w:t>
            </w:r>
          </w:p>
          <w:p w14:paraId="64E842C4" w14:textId="0072CE1A" w:rsidR="002547FD" w:rsidRPr="00775565" w:rsidRDefault="002547FD" w:rsidP="002C72E5">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nonFiscal</w:t>
            </w:r>
          </w:p>
        </w:tc>
      </w:tr>
      <w:tr w:rsidR="002547FD" w:rsidRPr="00775565" w14:paraId="4335A6BA" w14:textId="77777777" w:rsidTr="00EC5F33">
        <w:tc>
          <w:tcPr>
            <w:tcW w:w="4842" w:type="dxa"/>
            <w:gridSpan w:val="2"/>
          </w:tcPr>
          <w:p w14:paraId="3146E3C5" w14:textId="77777777" w:rsidR="002547FD" w:rsidRPr="00775565" w:rsidRDefault="002547FD" w:rsidP="002C72E5">
            <w:pPr>
              <w:spacing w:line="300" w:lineRule="atLeast"/>
              <w:rPr>
                <w:rFonts w:cstheme="minorHAnsi"/>
              </w:rPr>
            </w:pPr>
            <w:r>
              <w:rPr>
                <w:rFonts w:cstheme="minorHAnsi"/>
              </w:rPr>
              <w:t>topCommentLines</w:t>
            </w:r>
          </w:p>
          <w:p w14:paraId="079CC8C6" w14:textId="77777777" w:rsidR="002547FD" w:rsidRPr="006F47CD" w:rsidRDefault="002547FD" w:rsidP="002C72E5">
            <w:pPr>
              <w:spacing w:line="300" w:lineRule="atLeast"/>
              <w:rPr>
                <w:rFonts w:cstheme="minorHAnsi"/>
                <w:sz w:val="18"/>
                <w:szCs w:val="18"/>
              </w:rPr>
            </w:pPr>
            <w:r>
              <w:rPr>
                <w:rFonts w:cstheme="minorHAnsi"/>
                <w:color w:val="FF0000"/>
                <w:sz w:val="18"/>
                <w:szCs w:val="18"/>
              </w:rPr>
              <w:t>optional</w:t>
            </w:r>
          </w:p>
        </w:tc>
        <w:tc>
          <w:tcPr>
            <w:tcW w:w="4508" w:type="dxa"/>
          </w:tcPr>
          <w:p w14:paraId="24CEFCFE" w14:textId="77777777" w:rsidR="002547FD" w:rsidRPr="00B84A41" w:rsidRDefault="002547FD" w:rsidP="002C72E5">
            <w:pPr>
              <w:spacing w:line="300" w:lineRule="atLeast"/>
              <w:rPr>
                <w:rFonts w:cstheme="minorHAnsi"/>
                <w:b/>
                <w:bCs/>
                <w:i/>
                <w:iCs/>
              </w:rPr>
            </w:pPr>
            <w:r>
              <w:rPr>
                <w:rFonts w:cstheme="minorHAnsi"/>
                <w:b/>
                <w:bCs/>
                <w:i/>
                <w:iCs/>
              </w:rPr>
              <w:t xml:space="preserve">array of objects  </w:t>
            </w:r>
          </w:p>
          <w:p w14:paraId="33CC646E" w14:textId="23A40988" w:rsidR="002547FD" w:rsidRPr="00775565" w:rsidRDefault="002547FD" w:rsidP="002C72E5">
            <w:pPr>
              <w:spacing w:line="300" w:lineRule="atLeast"/>
              <w:rPr>
                <w:rFonts w:cstheme="minorHAnsi"/>
              </w:rPr>
            </w:pPr>
            <w:r>
              <w:rPr>
                <w:rFonts w:cstheme="minorHAnsi"/>
              </w:rPr>
              <w:t xml:space="preserve">Prints a free text comments lines in the beginning of receipt, before items sales</w:t>
            </w:r>
          </w:p>
        </w:tc>
      </w:tr>
      <w:tr w:rsidR="002547FD" w:rsidRPr="00775565" w14:paraId="5CB1FCA0" w14:textId="77777777" w:rsidTr="00EC5F33">
        <w:tc>
          <w:tcPr>
            <w:tcW w:w="4842" w:type="dxa"/>
            <w:gridSpan w:val="2"/>
          </w:tcPr>
          <w:p w14:paraId="7C4A1472" w14:textId="77777777" w:rsidR="002547FD" w:rsidRPr="00775565" w:rsidRDefault="002547FD" w:rsidP="002C72E5">
            <w:pPr>
              <w:spacing w:line="300" w:lineRule="atLeast"/>
              <w:ind w:left="720"/>
              <w:rPr>
                <w:rFonts w:cstheme="minorHAnsi"/>
              </w:rPr>
            </w:pPr>
            <w:r>
              <w:rPr>
                <w:rFonts w:cstheme="minorHAnsi"/>
              </w:rPr>
              <w:t>commentLine</w:t>
            </w:r>
          </w:p>
          <w:p w14:paraId="40FF4250" w14:textId="77777777" w:rsidR="002547FD" w:rsidRPr="00B84A41" w:rsidRDefault="002547FD" w:rsidP="002C72E5">
            <w:pPr>
              <w:spacing w:line="300" w:lineRule="atLeast"/>
              <w:ind w:left="720"/>
              <w:rPr>
                <w:rFonts w:cstheme="minorHAnsi"/>
                <w:sz w:val="18"/>
                <w:szCs w:val="18"/>
              </w:rPr>
            </w:pPr>
            <w:r>
              <w:rPr>
                <w:rFonts w:cstheme="minorHAnsi"/>
                <w:color w:val="FF0000"/>
                <w:sz w:val="18"/>
                <w:szCs w:val="18"/>
              </w:rPr>
              <w:lastRenderedPageBreak/>
              <w:t xml:space="preserve">required </w:t>
            </w:r>
          </w:p>
        </w:tc>
        <w:tc>
          <w:tcPr>
            <w:tcW w:w="4508" w:type="dxa"/>
          </w:tcPr>
          <w:p w14:paraId="1B9FDC4B" w14:textId="77777777" w:rsidR="002547FD" w:rsidRPr="00B84A41" w:rsidRDefault="002547FD" w:rsidP="002C72E5">
            <w:pPr>
              <w:spacing w:line="300" w:lineRule="atLeast"/>
              <w:rPr>
                <w:rFonts w:cstheme="minorHAnsi"/>
                <w:b/>
                <w:bCs/>
                <w:i/>
                <w:iCs/>
              </w:rPr>
            </w:pPr>
            <w:r>
              <w:rPr>
                <w:rFonts w:cstheme="minorHAnsi"/>
                <w:b/>
                <w:bCs/>
                <w:i/>
                <w:iCs/>
              </w:rPr>
              <w:lastRenderedPageBreak/>
              <w:t>string</w:t>
            </w:r>
          </w:p>
          <w:p w14:paraId="5ED2EBEE" w14:textId="77777777" w:rsidR="002547FD" w:rsidRPr="00775565" w:rsidRDefault="002547FD" w:rsidP="002C72E5">
            <w:pPr>
              <w:spacing w:line="300" w:lineRule="atLeast"/>
              <w:rPr>
                <w:rFonts w:cstheme="minorHAnsi"/>
              </w:rPr>
            </w:pPr>
            <w:r>
              <w:rPr>
                <w:rFonts w:cstheme="minorHAnsi"/>
              </w:rPr>
              <w:lastRenderedPageBreak/>
              <w:t xml:space="preserve">comment line text</w:t>
            </w:r>
          </w:p>
        </w:tc>
      </w:tr>
      <w:tr w:rsidR="002547FD" w:rsidRPr="00775565" w14:paraId="735245BD" w14:textId="77777777" w:rsidTr="00EC5F33">
        <w:tc>
          <w:tcPr>
            <w:tcW w:w="4842" w:type="dxa"/>
            <w:gridSpan w:val="2"/>
          </w:tcPr>
          <w:p w14:paraId="333566EF" w14:textId="77777777" w:rsidR="002547FD" w:rsidRPr="00775565" w:rsidRDefault="002547FD" w:rsidP="002C72E5">
            <w:pPr>
              <w:spacing w:line="300" w:lineRule="atLeast"/>
              <w:ind w:left="720"/>
              <w:rPr>
                <w:rFonts w:cstheme="minorHAnsi"/>
              </w:rPr>
            </w:pPr>
            <w:r>
              <w:rPr>
                <w:rFonts w:cstheme="minorHAnsi"/>
              </w:rPr>
              <w:lastRenderedPageBreak/>
              <w:t>commentLineAttrib</w:t>
            </w:r>
          </w:p>
          <w:p w14:paraId="22BAAC61" w14:textId="77777777" w:rsidR="002547FD" w:rsidRPr="00B84A41" w:rsidRDefault="002547FD" w:rsidP="002C72E5">
            <w:pPr>
              <w:spacing w:line="300" w:lineRule="atLeast"/>
              <w:ind w:left="720"/>
              <w:rPr>
                <w:rFonts w:cstheme="minorHAnsi"/>
                <w:sz w:val="18"/>
                <w:szCs w:val="18"/>
              </w:rPr>
            </w:pPr>
            <w:r>
              <w:rPr>
                <w:rFonts w:cstheme="minorHAnsi"/>
                <w:color w:val="FF0000"/>
                <w:sz w:val="18"/>
                <w:szCs w:val="18"/>
              </w:rPr>
              <w:t xml:space="preserve">required </w:t>
            </w:r>
          </w:p>
        </w:tc>
        <w:tc>
          <w:tcPr>
            <w:tcW w:w="4508" w:type="dxa"/>
          </w:tcPr>
          <w:p w14:paraId="6E73B8A3" w14:textId="77777777" w:rsidR="002547FD" w:rsidRPr="00B84A41" w:rsidRDefault="002547FD" w:rsidP="002C72E5">
            <w:pPr>
              <w:spacing w:line="300" w:lineRule="atLeast"/>
              <w:rPr>
                <w:rFonts w:cstheme="minorHAnsi"/>
                <w:b/>
                <w:bCs/>
                <w:i/>
                <w:iCs/>
              </w:rPr>
            </w:pPr>
            <w:r>
              <w:rPr>
                <w:rFonts w:cstheme="minorHAnsi"/>
                <w:b/>
                <w:bCs/>
                <w:i/>
                <w:iCs/>
              </w:rPr>
              <w:t>int</w:t>
            </w:r>
          </w:p>
          <w:p w14:paraId="687F3648" w14:textId="77777777" w:rsidR="002547FD" w:rsidRPr="00775565" w:rsidRDefault="002547FD" w:rsidP="002C72E5">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2547FD" w:rsidRPr="00775565" w14:paraId="47456367" w14:textId="77777777" w:rsidTr="00EC5F33">
        <w:tc>
          <w:tcPr>
            <w:tcW w:w="4842" w:type="dxa"/>
            <w:gridSpan w:val="2"/>
          </w:tcPr>
          <w:p w14:paraId="364A5ED8" w14:textId="2834C15D" w:rsidR="002547FD" w:rsidRPr="00775565" w:rsidRDefault="005C2040" w:rsidP="002C72E5">
            <w:pPr>
              <w:spacing w:line="300" w:lineRule="atLeast"/>
              <w:rPr>
                <w:rFonts w:cstheme="minorHAnsi"/>
              </w:rPr>
            </w:pPr>
            <w:r>
              <w:rPr>
                <w:rFonts w:cstheme="minorHAnsi"/>
              </w:rPr>
              <w:t>nonFiscalReceipt</w:t>
            </w:r>
          </w:p>
          <w:p w14:paraId="5E254F9F" w14:textId="77777777" w:rsidR="002547FD" w:rsidRPr="00B84A41" w:rsidRDefault="002547FD" w:rsidP="002C72E5">
            <w:pPr>
              <w:spacing w:line="300" w:lineRule="atLeast"/>
              <w:rPr>
                <w:rFonts w:cstheme="minorHAnsi"/>
                <w:sz w:val="18"/>
                <w:szCs w:val="18"/>
              </w:rPr>
            </w:pPr>
            <w:r>
              <w:rPr>
                <w:rFonts w:cstheme="minorHAnsi"/>
                <w:color w:val="FF0000"/>
                <w:sz w:val="18"/>
                <w:szCs w:val="18"/>
              </w:rPr>
              <w:t>required</w:t>
            </w:r>
          </w:p>
        </w:tc>
        <w:tc>
          <w:tcPr>
            <w:tcW w:w="4508" w:type="dxa"/>
          </w:tcPr>
          <w:p w14:paraId="586C67B8" w14:textId="77777777" w:rsidR="002547FD" w:rsidRPr="00B84A41" w:rsidRDefault="002547FD" w:rsidP="002C72E5">
            <w:pPr>
              <w:spacing w:line="300" w:lineRule="atLeast"/>
              <w:rPr>
                <w:rFonts w:cstheme="minorHAnsi"/>
                <w:b/>
                <w:bCs/>
                <w:i/>
                <w:iCs/>
              </w:rPr>
            </w:pPr>
            <w:r>
              <w:rPr>
                <w:rFonts w:cstheme="minorHAnsi"/>
                <w:b/>
                <w:bCs/>
                <w:i/>
                <w:iCs/>
              </w:rPr>
              <w:t xml:space="preserve">array of objects</w:t>
            </w:r>
          </w:p>
          <w:p w14:paraId="51D3D955" w14:textId="62911DA2" w:rsidR="002547FD" w:rsidRPr="00775565" w:rsidRDefault="00D21993" w:rsidP="002C72E5">
            <w:pPr>
              <w:spacing w:line="300" w:lineRule="atLeast"/>
              <w:rPr>
                <w:rFonts w:cstheme="minorHAnsi"/>
              </w:rPr>
            </w:pPr>
            <w:r>
              <w:t xml:space="preserve">prints non-fiscal receipt</w:t>
            </w:r>
          </w:p>
        </w:tc>
      </w:tr>
      <w:tr w:rsidR="002547FD" w:rsidRPr="00775565" w14:paraId="5E74CBBB" w14:textId="77777777" w:rsidTr="00EC5F33">
        <w:tc>
          <w:tcPr>
            <w:tcW w:w="4842" w:type="dxa"/>
            <w:gridSpan w:val="2"/>
          </w:tcPr>
          <w:p w14:paraId="4C0331DF" w14:textId="4D5D7B1A" w:rsidR="002547FD" w:rsidRPr="00775565" w:rsidRDefault="00487D5E" w:rsidP="002C72E5">
            <w:pPr>
              <w:spacing w:line="300" w:lineRule="atLeast"/>
              <w:ind w:left="720"/>
              <w:rPr>
                <w:rFonts w:cstheme="minorHAnsi"/>
              </w:rPr>
            </w:pPr>
            <w:r>
              <w:rPr>
                <w:rFonts w:cstheme="minorHAnsi"/>
              </w:rPr>
              <w:t>tare</w:t>
            </w:r>
          </w:p>
          <w:p w14:paraId="319D0E7B" w14:textId="35D2B7B9" w:rsidR="002547FD" w:rsidRPr="00B84A41" w:rsidRDefault="00487D5E"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689A82F8" w14:textId="77777777" w:rsidR="00D21993" w:rsidRDefault="00D21993" w:rsidP="002C72E5">
            <w:pPr>
              <w:spacing w:line="300" w:lineRule="atLeast"/>
            </w:pPr>
            <w:r>
              <w:rPr>
                <w:rFonts w:cstheme="minorHAnsi"/>
                <w:b/>
                <w:bCs/>
                <w:i/>
                <w:iCs/>
              </w:rPr>
              <w:t xml:space="preserve">array of objects</w:t>
            </w:r>
            <w:r>
              <w:t xml:space="preserve"> </w:t>
            </w:r>
          </w:p>
          <w:p w14:paraId="719AE5F5" w14:textId="7558BEBE" w:rsidR="002547FD" w:rsidRPr="00775565" w:rsidRDefault="00D21993" w:rsidP="002C72E5">
            <w:pPr>
              <w:spacing w:line="300" w:lineRule="atLeast"/>
              <w:rPr>
                <w:rFonts w:cstheme="minorHAnsi"/>
              </w:rPr>
            </w:pPr>
            <w:r>
              <w:t xml:space="preserve">prints tare on a receipt</w:t>
            </w:r>
          </w:p>
        </w:tc>
      </w:tr>
      <w:tr w:rsidR="002547FD" w:rsidRPr="00775565" w14:paraId="01F960FF" w14:textId="77777777" w:rsidTr="00EC5F33">
        <w:tc>
          <w:tcPr>
            <w:tcW w:w="4842" w:type="dxa"/>
            <w:gridSpan w:val="2"/>
          </w:tcPr>
          <w:p w14:paraId="41B8BC25" w14:textId="6FDF122A" w:rsidR="002547FD" w:rsidRPr="00775565" w:rsidRDefault="00D21993" w:rsidP="00D21993">
            <w:pPr>
              <w:spacing w:line="300" w:lineRule="atLeast"/>
              <w:ind w:left="1440"/>
              <w:rPr>
                <w:rFonts w:cstheme="minorHAnsi"/>
              </w:rPr>
            </w:pPr>
            <w:r>
              <w:rPr>
                <w:rFonts w:cstheme="minorHAnsi"/>
              </w:rPr>
              <w:t>tareDescription</w:t>
            </w:r>
          </w:p>
          <w:p w14:paraId="6716B0E7" w14:textId="77777777" w:rsidR="002547FD" w:rsidRPr="00B84A41" w:rsidRDefault="002547FD" w:rsidP="00D21993">
            <w:pPr>
              <w:spacing w:line="300" w:lineRule="atLeast"/>
              <w:ind w:left="1440"/>
              <w:rPr>
                <w:rFonts w:cstheme="minorHAnsi"/>
                <w:sz w:val="18"/>
                <w:szCs w:val="18"/>
              </w:rPr>
            </w:pPr>
            <w:r>
              <w:rPr>
                <w:rFonts w:cstheme="minorHAnsi"/>
                <w:color w:val="FF0000"/>
                <w:sz w:val="18"/>
                <w:szCs w:val="18"/>
              </w:rPr>
              <w:t>required</w:t>
            </w:r>
          </w:p>
        </w:tc>
        <w:tc>
          <w:tcPr>
            <w:tcW w:w="4508" w:type="dxa"/>
          </w:tcPr>
          <w:p w14:paraId="6C8D8979" w14:textId="7D80404A" w:rsidR="002547FD" w:rsidRPr="00B84A41" w:rsidRDefault="00D21993" w:rsidP="002C72E5">
            <w:pPr>
              <w:spacing w:line="300" w:lineRule="atLeast"/>
              <w:rPr>
                <w:rFonts w:cstheme="minorHAnsi"/>
                <w:b/>
                <w:bCs/>
                <w:i/>
                <w:iCs/>
              </w:rPr>
            </w:pPr>
            <w:r>
              <w:rPr>
                <w:rFonts w:cstheme="minorHAnsi"/>
                <w:b/>
                <w:bCs/>
                <w:i/>
                <w:iCs/>
              </w:rPr>
              <w:t>string</w:t>
            </w:r>
          </w:p>
          <w:p w14:paraId="0CDFD4F5" w14:textId="7F8B9FEF" w:rsidR="002547FD" w:rsidRPr="00775565" w:rsidRDefault="00D21993" w:rsidP="002C72E5">
            <w:pPr>
              <w:spacing w:line="300" w:lineRule="atLeast"/>
              <w:rPr>
                <w:rFonts w:cstheme="minorHAnsi"/>
              </w:rPr>
            </w:pPr>
            <w:r>
              <w:t xml:space="preserve">description of the tare. The length of the description cannot exceed 30 characters.</w:t>
            </w:r>
          </w:p>
        </w:tc>
      </w:tr>
      <w:tr w:rsidR="002547FD" w:rsidRPr="00775565" w14:paraId="078D8227" w14:textId="77777777" w:rsidTr="00EC5F33">
        <w:tc>
          <w:tcPr>
            <w:tcW w:w="4842" w:type="dxa"/>
            <w:gridSpan w:val="2"/>
          </w:tcPr>
          <w:p w14:paraId="766A49AD" w14:textId="510BA20D" w:rsidR="00D21993" w:rsidRPr="00775565" w:rsidRDefault="00D21993" w:rsidP="00D21993">
            <w:pPr>
              <w:spacing w:line="300" w:lineRule="atLeast"/>
              <w:ind w:left="1440"/>
              <w:rPr>
                <w:rFonts w:cstheme="minorHAnsi"/>
              </w:rPr>
            </w:pPr>
            <w:r>
              <w:rPr>
                <w:rFonts w:cstheme="minorHAnsi"/>
              </w:rPr>
              <w:t>tareQuantity</w:t>
            </w:r>
          </w:p>
          <w:p w14:paraId="547FA621" w14:textId="6699762B" w:rsidR="002547FD" w:rsidRPr="00B84A41" w:rsidRDefault="00D21993" w:rsidP="00D21993">
            <w:pPr>
              <w:spacing w:line="300" w:lineRule="atLeast"/>
              <w:ind w:left="1440"/>
              <w:rPr>
                <w:rFonts w:cstheme="minorHAnsi"/>
                <w:sz w:val="18"/>
                <w:szCs w:val="18"/>
              </w:rPr>
            </w:pPr>
            <w:r>
              <w:rPr>
                <w:rFonts w:cstheme="minorHAnsi"/>
                <w:color w:val="FF0000"/>
                <w:sz w:val="18"/>
                <w:szCs w:val="18"/>
              </w:rPr>
              <w:t>required</w:t>
            </w:r>
          </w:p>
        </w:tc>
        <w:tc>
          <w:tcPr>
            <w:tcW w:w="4508" w:type="dxa"/>
          </w:tcPr>
          <w:p w14:paraId="40152E82" w14:textId="77777777" w:rsidR="002547FD" w:rsidRPr="00B84A41" w:rsidRDefault="002547FD" w:rsidP="002C72E5">
            <w:pPr>
              <w:spacing w:line="300" w:lineRule="atLeast"/>
              <w:rPr>
                <w:rFonts w:cstheme="minorHAnsi"/>
                <w:b/>
                <w:bCs/>
                <w:i/>
                <w:iCs/>
              </w:rPr>
            </w:pPr>
            <w:r>
              <w:rPr>
                <w:rFonts w:cstheme="minorHAnsi"/>
                <w:b/>
                <w:bCs/>
                <w:i/>
                <w:iCs/>
              </w:rPr>
              <w:t>double</w:t>
            </w:r>
          </w:p>
          <w:p w14:paraId="07A607FF" w14:textId="1280E283" w:rsidR="002547FD" w:rsidRPr="00775565" w:rsidRDefault="002547FD" w:rsidP="002C72E5">
            <w:pPr>
              <w:spacing w:line="300" w:lineRule="atLeast"/>
              <w:rPr>
                <w:rFonts w:cstheme="minorHAnsi"/>
              </w:rPr>
            </w:pPr>
            <w:r>
              <w:t xml:space="preserve">the quantity of the returned tare</w:t>
            </w:r>
          </w:p>
        </w:tc>
      </w:tr>
      <w:tr w:rsidR="002547FD" w:rsidRPr="00775565" w14:paraId="698A2692" w14:textId="77777777" w:rsidTr="00EC5F33">
        <w:tc>
          <w:tcPr>
            <w:tcW w:w="4842" w:type="dxa"/>
            <w:gridSpan w:val="2"/>
          </w:tcPr>
          <w:p w14:paraId="7865EF24" w14:textId="056887C4" w:rsidR="00D21993" w:rsidRPr="00775565" w:rsidRDefault="00D21993" w:rsidP="00D21993">
            <w:pPr>
              <w:spacing w:line="300" w:lineRule="atLeast"/>
              <w:ind w:left="1440"/>
              <w:rPr>
                <w:rFonts w:cstheme="minorHAnsi"/>
              </w:rPr>
            </w:pPr>
            <w:r>
              <w:rPr>
                <w:rFonts w:cstheme="minorHAnsi"/>
              </w:rPr>
              <w:t>tarePrice</w:t>
            </w:r>
          </w:p>
          <w:p w14:paraId="18DAE29F" w14:textId="79942A6A" w:rsidR="002547FD" w:rsidRPr="00B84A41" w:rsidRDefault="00D21993" w:rsidP="00D21993">
            <w:pPr>
              <w:spacing w:line="300" w:lineRule="atLeast"/>
              <w:ind w:left="1440"/>
              <w:rPr>
                <w:rFonts w:cstheme="minorHAnsi"/>
                <w:sz w:val="18"/>
                <w:szCs w:val="18"/>
              </w:rPr>
            </w:pPr>
            <w:r>
              <w:rPr>
                <w:rFonts w:cstheme="minorHAnsi"/>
                <w:color w:val="FF0000"/>
                <w:sz w:val="18"/>
                <w:szCs w:val="18"/>
              </w:rPr>
              <w:t>required</w:t>
            </w:r>
          </w:p>
        </w:tc>
        <w:tc>
          <w:tcPr>
            <w:tcW w:w="4508" w:type="dxa"/>
          </w:tcPr>
          <w:p w14:paraId="7255819F" w14:textId="77777777" w:rsidR="0092729B" w:rsidRPr="00B84A41" w:rsidRDefault="0092729B" w:rsidP="0092729B">
            <w:pPr>
              <w:spacing w:line="300" w:lineRule="atLeast"/>
              <w:rPr>
                <w:rFonts w:cstheme="minorHAnsi"/>
                <w:b/>
                <w:bCs/>
                <w:i/>
                <w:iCs/>
              </w:rPr>
            </w:pPr>
            <w:r>
              <w:rPr>
                <w:rFonts w:cstheme="minorHAnsi"/>
                <w:b/>
                <w:bCs/>
                <w:i/>
                <w:iCs/>
              </w:rPr>
              <w:t>double</w:t>
            </w:r>
          </w:p>
          <w:p w14:paraId="2061F895" w14:textId="15085B49" w:rsidR="002547FD" w:rsidRPr="00775565" w:rsidRDefault="0092729B" w:rsidP="002C72E5">
            <w:pPr>
              <w:spacing w:line="300" w:lineRule="atLeast"/>
              <w:rPr>
                <w:rFonts w:cstheme="minorHAnsi"/>
              </w:rPr>
            </w:pPr>
            <w:r>
              <w:t xml:space="preserve">the price of a single tare unit</w:t>
            </w:r>
          </w:p>
        </w:tc>
      </w:tr>
      <w:tr w:rsidR="002547FD" w:rsidRPr="00775565" w14:paraId="16834DFC" w14:textId="77777777" w:rsidTr="00EC5F33">
        <w:tc>
          <w:tcPr>
            <w:tcW w:w="4842" w:type="dxa"/>
            <w:gridSpan w:val="2"/>
          </w:tcPr>
          <w:p w14:paraId="58867F6C" w14:textId="77777777" w:rsidR="002547FD" w:rsidRPr="00775565" w:rsidRDefault="002547FD" w:rsidP="00D21993">
            <w:pPr>
              <w:spacing w:line="300" w:lineRule="atLeast"/>
              <w:ind w:left="1440"/>
              <w:rPr>
                <w:rFonts w:cstheme="minorHAnsi"/>
              </w:rPr>
            </w:pPr>
            <w:r>
              <w:rPr>
                <w:rFonts w:cstheme="minorHAnsi"/>
              </w:rPr>
              <w:t>commentLines</w:t>
            </w:r>
          </w:p>
          <w:p w14:paraId="3AD3372A" w14:textId="77777777" w:rsidR="002547FD" w:rsidRPr="00B84A41" w:rsidRDefault="002547FD" w:rsidP="00D21993">
            <w:pPr>
              <w:spacing w:line="300" w:lineRule="atLeast"/>
              <w:ind w:left="1440"/>
              <w:rPr>
                <w:rFonts w:cstheme="minorHAnsi"/>
                <w:sz w:val="18"/>
                <w:szCs w:val="18"/>
              </w:rPr>
            </w:pPr>
            <w:r>
              <w:rPr>
                <w:rFonts w:cstheme="minorHAnsi"/>
                <w:color w:val="FF0000"/>
                <w:sz w:val="18"/>
                <w:szCs w:val="18"/>
              </w:rPr>
              <w:t>optional</w:t>
            </w:r>
          </w:p>
        </w:tc>
        <w:tc>
          <w:tcPr>
            <w:tcW w:w="4508" w:type="dxa"/>
          </w:tcPr>
          <w:p w14:paraId="53F8136F" w14:textId="77777777" w:rsidR="002547FD" w:rsidRPr="00C12AAC" w:rsidRDefault="002547FD" w:rsidP="00C12AAC">
            <w:pPr>
              <w:spacing w:line="300" w:lineRule="atLeast"/>
              <w:rPr>
                <w:rFonts w:cstheme="minorHAnsi"/>
                <w:b/>
                <w:bCs/>
                <w:i/>
                <w:iCs/>
              </w:rPr>
            </w:pPr>
            <w:r>
              <w:rPr>
                <w:rFonts w:cstheme="minorHAnsi"/>
                <w:b/>
                <w:bCs/>
                <w:i/>
                <w:iCs/>
              </w:rPr>
              <w:t xml:space="preserve">array of objects  </w:t>
            </w:r>
          </w:p>
          <w:p w14:paraId="6F0E669B" w14:textId="65E1F62E" w:rsidR="002547FD" w:rsidRPr="00775565" w:rsidRDefault="002547FD" w:rsidP="00C12AAC">
            <w:pPr>
              <w:spacing w:line="300" w:lineRule="atLeast"/>
              <w:rPr>
                <w:rFonts w:cstheme="minorHAnsi"/>
              </w:rPr>
            </w:pPr>
            <w:r>
              <w:rPr>
                <w:rFonts w:cstheme="minorHAnsi"/>
              </w:rPr>
              <w:t xml:space="preserve">Prints a free text comments lines after the tare item</w:t>
            </w:r>
          </w:p>
        </w:tc>
      </w:tr>
      <w:tr w:rsidR="002547FD" w:rsidRPr="00775565" w14:paraId="4F595E74" w14:textId="77777777" w:rsidTr="00EC5F33">
        <w:tc>
          <w:tcPr>
            <w:tcW w:w="4842" w:type="dxa"/>
            <w:gridSpan w:val="2"/>
          </w:tcPr>
          <w:p w14:paraId="465371D2" w14:textId="77777777" w:rsidR="002547FD" w:rsidRPr="00775565" w:rsidRDefault="002547FD" w:rsidP="00D21993">
            <w:pPr>
              <w:spacing w:line="300" w:lineRule="atLeast"/>
              <w:ind w:left="2160"/>
              <w:rPr>
                <w:rFonts w:cstheme="minorHAnsi"/>
              </w:rPr>
            </w:pPr>
            <w:r>
              <w:rPr>
                <w:rFonts w:cstheme="minorHAnsi"/>
              </w:rPr>
              <w:t>commentLine</w:t>
            </w:r>
          </w:p>
          <w:p w14:paraId="0A4264C0" w14:textId="77777777" w:rsidR="002547FD" w:rsidRPr="00B84A41" w:rsidRDefault="002547FD" w:rsidP="00D21993">
            <w:pPr>
              <w:spacing w:line="300" w:lineRule="atLeast"/>
              <w:ind w:left="2160"/>
              <w:rPr>
                <w:rFonts w:cstheme="minorHAnsi"/>
                <w:sz w:val="18"/>
                <w:szCs w:val="18"/>
              </w:rPr>
            </w:pPr>
            <w:r>
              <w:rPr>
                <w:rFonts w:cstheme="minorHAnsi"/>
                <w:color w:val="FF0000"/>
                <w:sz w:val="18"/>
                <w:szCs w:val="18"/>
              </w:rPr>
              <w:t>required</w:t>
            </w:r>
          </w:p>
        </w:tc>
        <w:tc>
          <w:tcPr>
            <w:tcW w:w="4508" w:type="dxa"/>
          </w:tcPr>
          <w:p w14:paraId="301FDCF6" w14:textId="77777777" w:rsidR="002547FD" w:rsidRPr="00B84A41" w:rsidRDefault="002547FD" w:rsidP="002C72E5">
            <w:pPr>
              <w:spacing w:line="300" w:lineRule="atLeast"/>
              <w:rPr>
                <w:rFonts w:cstheme="minorHAnsi"/>
                <w:b/>
                <w:bCs/>
                <w:i/>
                <w:iCs/>
              </w:rPr>
            </w:pPr>
            <w:r>
              <w:rPr>
                <w:rFonts w:cstheme="minorHAnsi"/>
                <w:b/>
                <w:bCs/>
                <w:i/>
                <w:iCs/>
              </w:rPr>
              <w:t>string</w:t>
            </w:r>
          </w:p>
          <w:p w14:paraId="516CA095" w14:textId="77777777" w:rsidR="002547FD" w:rsidRPr="00775565" w:rsidRDefault="002547FD" w:rsidP="002C72E5">
            <w:pPr>
              <w:spacing w:line="300" w:lineRule="atLeast"/>
              <w:rPr>
                <w:rFonts w:cstheme="minorHAnsi"/>
              </w:rPr>
            </w:pPr>
            <w:r>
              <w:rPr>
                <w:rFonts w:cstheme="minorHAnsi"/>
              </w:rPr>
              <w:t xml:space="preserve">comment line text</w:t>
            </w:r>
          </w:p>
        </w:tc>
      </w:tr>
      <w:tr w:rsidR="002547FD" w:rsidRPr="00775565" w14:paraId="16BCC305" w14:textId="77777777" w:rsidTr="00EC5F33">
        <w:tc>
          <w:tcPr>
            <w:tcW w:w="4842" w:type="dxa"/>
            <w:gridSpan w:val="2"/>
          </w:tcPr>
          <w:p w14:paraId="32895851" w14:textId="77777777" w:rsidR="002547FD" w:rsidRPr="00775565" w:rsidRDefault="002547FD" w:rsidP="00D21993">
            <w:pPr>
              <w:spacing w:line="300" w:lineRule="atLeast"/>
              <w:ind w:left="2160"/>
              <w:rPr>
                <w:rFonts w:cstheme="minorHAnsi"/>
              </w:rPr>
            </w:pPr>
            <w:r>
              <w:rPr>
                <w:rFonts w:cstheme="minorHAnsi"/>
              </w:rPr>
              <w:t>commentLineAttrib</w:t>
            </w:r>
          </w:p>
          <w:p w14:paraId="5A0DDC8A" w14:textId="77777777" w:rsidR="002547FD" w:rsidRPr="00B84A41" w:rsidRDefault="002547FD" w:rsidP="00D21993">
            <w:pPr>
              <w:spacing w:line="300" w:lineRule="atLeast"/>
              <w:ind w:left="2160"/>
              <w:rPr>
                <w:rFonts w:cstheme="minorHAnsi"/>
                <w:sz w:val="18"/>
                <w:szCs w:val="18"/>
              </w:rPr>
            </w:pPr>
            <w:r>
              <w:rPr>
                <w:rFonts w:cstheme="minorHAnsi"/>
                <w:color w:val="FF0000"/>
                <w:sz w:val="18"/>
                <w:szCs w:val="18"/>
              </w:rPr>
              <w:t>required</w:t>
            </w:r>
          </w:p>
        </w:tc>
        <w:tc>
          <w:tcPr>
            <w:tcW w:w="4508" w:type="dxa"/>
          </w:tcPr>
          <w:p w14:paraId="60D26E0D" w14:textId="77777777" w:rsidR="002547FD" w:rsidRPr="00B84A41" w:rsidRDefault="002547FD" w:rsidP="002C72E5">
            <w:pPr>
              <w:spacing w:line="300" w:lineRule="atLeast"/>
              <w:rPr>
                <w:rFonts w:cstheme="minorHAnsi"/>
                <w:b/>
                <w:bCs/>
                <w:i/>
                <w:iCs/>
              </w:rPr>
            </w:pPr>
            <w:r>
              <w:rPr>
                <w:rFonts w:cstheme="minorHAnsi"/>
                <w:b/>
                <w:bCs/>
                <w:i/>
                <w:iCs/>
              </w:rPr>
              <w:t>int</w:t>
            </w:r>
          </w:p>
          <w:p w14:paraId="03D4D35A" w14:textId="77777777" w:rsidR="002547FD" w:rsidRPr="00775565" w:rsidRDefault="002547FD" w:rsidP="002C72E5">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4F676A" w:rsidRPr="00775565" w14:paraId="554BF8FE" w14:textId="77777777" w:rsidTr="00EC5F33">
        <w:tc>
          <w:tcPr>
            <w:tcW w:w="4842" w:type="dxa"/>
            <w:gridSpan w:val="2"/>
          </w:tcPr>
          <w:p w14:paraId="12D89FCE" w14:textId="2043AABA" w:rsidR="00706626" w:rsidRDefault="006E6513" w:rsidP="002C72E5">
            <w:pPr>
              <w:spacing w:line="300" w:lineRule="atLeast"/>
              <w:ind w:left="720"/>
              <w:rPr>
                <w:rFonts w:cstheme="minorHAnsi"/>
              </w:rPr>
            </w:pPr>
            <w:r>
              <w:rPr>
                <w:rFonts w:cstheme="minorHAnsi"/>
              </w:rPr>
              <w:t>DepositReceive</w:t>
            </w:r>
          </w:p>
          <w:p w14:paraId="7CE7C566" w14:textId="01A78652" w:rsidR="004F676A" w:rsidRPr="00B84A41" w:rsidRDefault="004F676A"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628CC6C6" w14:textId="77777777" w:rsidR="004F676A" w:rsidRDefault="004F676A" w:rsidP="002C72E5">
            <w:pPr>
              <w:spacing w:line="300" w:lineRule="atLeast"/>
            </w:pPr>
            <w:r>
              <w:rPr>
                <w:rFonts w:cstheme="minorHAnsi"/>
                <w:b/>
                <w:bCs/>
                <w:i/>
                <w:iCs/>
              </w:rPr>
              <w:t xml:space="preserve">array of objects</w:t>
            </w:r>
            <w:r>
              <w:t xml:space="preserve"> </w:t>
            </w:r>
          </w:p>
          <w:p w14:paraId="4DB28959" w14:textId="5ED17C27" w:rsidR="004F676A" w:rsidRPr="00775565" w:rsidRDefault="00706626" w:rsidP="002C72E5">
            <w:pPr>
              <w:spacing w:line="300" w:lineRule="atLeast"/>
              <w:rPr>
                <w:rFonts w:cstheme="minorHAnsi"/>
              </w:rPr>
            </w:pPr>
            <w:r>
              <w:t xml:space="preserve">prints the received deposit on the receipt</w:t>
            </w:r>
          </w:p>
        </w:tc>
      </w:tr>
      <w:tr w:rsidR="004F676A" w:rsidRPr="00775565" w14:paraId="590192F7" w14:textId="77777777" w:rsidTr="00EC5F33">
        <w:tc>
          <w:tcPr>
            <w:tcW w:w="4842" w:type="dxa"/>
            <w:gridSpan w:val="2"/>
          </w:tcPr>
          <w:p w14:paraId="0F15FD56" w14:textId="64B1B6F6" w:rsidR="00706626" w:rsidRDefault="00706626" w:rsidP="002C72E5">
            <w:pPr>
              <w:spacing w:line="300" w:lineRule="atLeast"/>
              <w:ind w:left="1440"/>
              <w:rPr>
                <w:rFonts w:cstheme="minorHAnsi"/>
              </w:rPr>
            </w:pPr>
            <w:r>
              <w:rPr>
                <w:rFonts w:cstheme="minorHAnsi"/>
              </w:rPr>
              <w:t>depositReceiveDesc</w:t>
            </w:r>
          </w:p>
          <w:p w14:paraId="2254A0D9" w14:textId="43B84403" w:rsidR="004F676A" w:rsidRPr="00B84A41" w:rsidRDefault="004F676A"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23AB5FCD" w14:textId="77777777" w:rsidR="004F676A" w:rsidRPr="00B84A41" w:rsidRDefault="004F676A" w:rsidP="002C72E5">
            <w:pPr>
              <w:spacing w:line="300" w:lineRule="atLeast"/>
              <w:rPr>
                <w:rFonts w:cstheme="minorHAnsi"/>
                <w:b/>
                <w:bCs/>
                <w:i/>
                <w:iCs/>
              </w:rPr>
            </w:pPr>
            <w:r>
              <w:rPr>
                <w:rFonts w:cstheme="minorHAnsi"/>
                <w:b/>
                <w:bCs/>
                <w:i/>
                <w:iCs/>
              </w:rPr>
              <w:t>string</w:t>
            </w:r>
          </w:p>
          <w:p w14:paraId="00871371" w14:textId="74D994E5" w:rsidR="004F676A" w:rsidRPr="00775565" w:rsidRDefault="00706626" w:rsidP="002C72E5">
            <w:pPr>
              <w:spacing w:line="300" w:lineRule="atLeast"/>
              <w:rPr>
                <w:rFonts w:cstheme="minorHAnsi"/>
              </w:rPr>
            </w:pPr>
            <w:r>
              <w:t xml:space="preserve">description of the deposit. The length of the description cannot exceed 30 characters.</w:t>
            </w:r>
          </w:p>
        </w:tc>
      </w:tr>
      <w:tr w:rsidR="004F676A" w:rsidRPr="00775565" w14:paraId="407A4838" w14:textId="77777777" w:rsidTr="00EC5F33">
        <w:tc>
          <w:tcPr>
            <w:tcW w:w="4842" w:type="dxa"/>
            <w:gridSpan w:val="2"/>
          </w:tcPr>
          <w:p w14:paraId="2C70016C" w14:textId="10C4DC07" w:rsidR="004F676A" w:rsidRPr="00775565" w:rsidRDefault="00706626" w:rsidP="002C72E5">
            <w:pPr>
              <w:spacing w:line="300" w:lineRule="atLeast"/>
              <w:ind w:left="1440"/>
              <w:rPr>
                <w:rFonts w:cstheme="minorHAnsi"/>
              </w:rPr>
            </w:pPr>
            <w:r>
              <w:rPr>
                <w:rFonts w:cstheme="minorHAnsi"/>
              </w:rPr>
              <w:t>depositReceiveQ</w:t>
            </w:r>
          </w:p>
          <w:p w14:paraId="5FF35C8E" w14:textId="77777777" w:rsidR="004F676A" w:rsidRPr="00B84A41" w:rsidRDefault="004F676A"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1632A900" w14:textId="77777777" w:rsidR="004F676A" w:rsidRPr="00B84A41" w:rsidRDefault="004F676A" w:rsidP="002C72E5">
            <w:pPr>
              <w:spacing w:line="300" w:lineRule="atLeast"/>
              <w:rPr>
                <w:rFonts w:cstheme="minorHAnsi"/>
                <w:b/>
                <w:bCs/>
                <w:i/>
                <w:iCs/>
              </w:rPr>
            </w:pPr>
            <w:r>
              <w:rPr>
                <w:rFonts w:cstheme="minorHAnsi"/>
                <w:b/>
                <w:bCs/>
                <w:i/>
                <w:iCs/>
              </w:rPr>
              <w:t>double</w:t>
            </w:r>
          </w:p>
          <w:p w14:paraId="308A30AE" w14:textId="30A6F3F2" w:rsidR="004F676A" w:rsidRPr="00775565" w:rsidRDefault="004F676A" w:rsidP="002C72E5">
            <w:pPr>
              <w:spacing w:line="300" w:lineRule="atLeast"/>
              <w:rPr>
                <w:rFonts w:cstheme="minorHAnsi"/>
              </w:rPr>
            </w:pPr>
            <w:r>
              <w:t xml:space="preserve">the quantity of the deposit</w:t>
            </w:r>
          </w:p>
        </w:tc>
      </w:tr>
      <w:tr w:rsidR="004F676A" w:rsidRPr="00775565" w14:paraId="57C2FE0C" w14:textId="77777777" w:rsidTr="00EC5F33">
        <w:tc>
          <w:tcPr>
            <w:tcW w:w="4842" w:type="dxa"/>
            <w:gridSpan w:val="2"/>
          </w:tcPr>
          <w:p w14:paraId="687DBFDC" w14:textId="77777777" w:rsidR="00F15866" w:rsidRDefault="00706626" w:rsidP="002C72E5">
            <w:pPr>
              <w:spacing w:line="300" w:lineRule="atLeast"/>
              <w:ind w:left="1440"/>
              <w:rPr>
                <w:rFonts w:cstheme="minorHAnsi"/>
              </w:rPr>
            </w:pPr>
            <w:r>
              <w:rPr>
                <w:rFonts w:cstheme="minorHAnsi"/>
              </w:rPr>
              <w:t>depositReceivePrice</w:t>
            </w:r>
          </w:p>
          <w:p w14:paraId="39D6377A" w14:textId="41CCCA68" w:rsidR="004F676A" w:rsidRPr="00B84A41" w:rsidRDefault="004F676A"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6A1B1C7C" w14:textId="77777777" w:rsidR="004F676A" w:rsidRPr="00B84A41" w:rsidRDefault="004F676A" w:rsidP="002C72E5">
            <w:pPr>
              <w:spacing w:line="300" w:lineRule="atLeast"/>
              <w:rPr>
                <w:rFonts w:cstheme="minorHAnsi"/>
                <w:b/>
                <w:bCs/>
                <w:i/>
                <w:iCs/>
              </w:rPr>
            </w:pPr>
            <w:r>
              <w:rPr>
                <w:rFonts w:cstheme="minorHAnsi"/>
                <w:b/>
                <w:bCs/>
                <w:i/>
                <w:iCs/>
              </w:rPr>
              <w:t>double</w:t>
            </w:r>
          </w:p>
          <w:p w14:paraId="2D20A0BB" w14:textId="09CC436E" w:rsidR="004F676A" w:rsidRPr="00775565" w:rsidRDefault="004F676A" w:rsidP="002C72E5">
            <w:pPr>
              <w:spacing w:line="300" w:lineRule="atLeast"/>
              <w:rPr>
                <w:rFonts w:cstheme="minorHAnsi"/>
              </w:rPr>
            </w:pPr>
            <w:r>
              <w:t xml:space="preserve">the price of a single deposit unit</w:t>
            </w:r>
          </w:p>
        </w:tc>
      </w:tr>
      <w:tr w:rsidR="004F676A" w:rsidRPr="00775565" w14:paraId="4AABD81D" w14:textId="77777777" w:rsidTr="00EC5F33">
        <w:tc>
          <w:tcPr>
            <w:tcW w:w="4842" w:type="dxa"/>
            <w:gridSpan w:val="2"/>
          </w:tcPr>
          <w:p w14:paraId="6E990393" w14:textId="77777777" w:rsidR="004F676A" w:rsidRPr="00775565" w:rsidRDefault="004F676A" w:rsidP="002C72E5">
            <w:pPr>
              <w:spacing w:line="300" w:lineRule="atLeast"/>
              <w:ind w:left="1440"/>
              <w:rPr>
                <w:rFonts w:cstheme="minorHAnsi"/>
              </w:rPr>
            </w:pPr>
            <w:r>
              <w:rPr>
                <w:rFonts w:cstheme="minorHAnsi"/>
              </w:rPr>
              <w:t>commentLines</w:t>
            </w:r>
          </w:p>
          <w:p w14:paraId="7F2B09D9" w14:textId="77777777" w:rsidR="004F676A" w:rsidRPr="00B84A41" w:rsidRDefault="004F676A" w:rsidP="002C72E5">
            <w:pPr>
              <w:spacing w:line="300" w:lineRule="atLeast"/>
              <w:ind w:left="1440"/>
              <w:rPr>
                <w:rFonts w:cstheme="minorHAnsi"/>
                <w:sz w:val="18"/>
                <w:szCs w:val="18"/>
              </w:rPr>
            </w:pPr>
            <w:r>
              <w:rPr>
                <w:rFonts w:cstheme="minorHAnsi"/>
                <w:color w:val="FF0000"/>
                <w:sz w:val="18"/>
                <w:szCs w:val="18"/>
              </w:rPr>
              <w:t>optional</w:t>
            </w:r>
          </w:p>
        </w:tc>
        <w:tc>
          <w:tcPr>
            <w:tcW w:w="4508" w:type="dxa"/>
          </w:tcPr>
          <w:p w14:paraId="3125B5F4" w14:textId="77777777" w:rsidR="004F676A" w:rsidRPr="00985236" w:rsidRDefault="004F676A" w:rsidP="00985236">
            <w:pPr>
              <w:spacing w:line="300" w:lineRule="atLeast"/>
              <w:rPr>
                <w:rFonts w:cstheme="minorHAnsi"/>
                <w:b/>
                <w:bCs/>
                <w:i/>
                <w:iCs/>
              </w:rPr>
            </w:pPr>
            <w:r>
              <w:rPr>
                <w:rFonts w:cstheme="minorHAnsi"/>
                <w:b/>
                <w:bCs/>
                <w:i/>
                <w:iCs/>
              </w:rPr>
              <w:t xml:space="preserve">array of objects  </w:t>
            </w:r>
          </w:p>
          <w:p w14:paraId="0EC22FAE" w14:textId="37A300B9" w:rsidR="004F676A" w:rsidRPr="00775565" w:rsidRDefault="004F676A" w:rsidP="00985236">
            <w:pPr>
              <w:spacing w:line="300" w:lineRule="atLeast"/>
              <w:rPr>
                <w:rFonts w:cstheme="minorHAnsi"/>
              </w:rPr>
            </w:pPr>
            <w:r>
              <w:rPr>
                <w:rFonts w:cstheme="minorHAnsi"/>
              </w:rPr>
              <w:t xml:space="preserve">Prints a free text comments lines after the received </w:t>
            </w:r>
            <w:r>
              <w:t xml:space="preserve">deposit item</w:t>
            </w:r>
          </w:p>
        </w:tc>
      </w:tr>
      <w:tr w:rsidR="004F676A" w:rsidRPr="00775565" w14:paraId="678E400E" w14:textId="77777777" w:rsidTr="00EC5F33">
        <w:tc>
          <w:tcPr>
            <w:tcW w:w="4842" w:type="dxa"/>
            <w:gridSpan w:val="2"/>
          </w:tcPr>
          <w:p w14:paraId="3D8EA953" w14:textId="77777777" w:rsidR="004F676A" w:rsidRPr="00775565" w:rsidRDefault="004F676A" w:rsidP="002C72E5">
            <w:pPr>
              <w:spacing w:line="300" w:lineRule="atLeast"/>
              <w:ind w:left="2160"/>
              <w:rPr>
                <w:rFonts w:cstheme="minorHAnsi"/>
              </w:rPr>
            </w:pPr>
            <w:r>
              <w:rPr>
                <w:rFonts w:cstheme="minorHAnsi"/>
              </w:rPr>
              <w:t>commentLine</w:t>
            </w:r>
          </w:p>
          <w:p w14:paraId="2502B85C" w14:textId="77777777" w:rsidR="004F676A" w:rsidRPr="00B84A41" w:rsidRDefault="004F676A"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746767C7" w14:textId="77777777" w:rsidR="004F676A" w:rsidRPr="00B84A41" w:rsidRDefault="004F676A" w:rsidP="002C72E5">
            <w:pPr>
              <w:spacing w:line="300" w:lineRule="atLeast"/>
              <w:rPr>
                <w:rFonts w:cstheme="minorHAnsi"/>
                <w:b/>
                <w:bCs/>
                <w:i/>
                <w:iCs/>
              </w:rPr>
            </w:pPr>
            <w:r>
              <w:rPr>
                <w:rFonts w:cstheme="minorHAnsi"/>
                <w:b/>
                <w:bCs/>
                <w:i/>
                <w:iCs/>
              </w:rPr>
              <w:t>string</w:t>
            </w:r>
          </w:p>
          <w:p w14:paraId="3E052CA3" w14:textId="77777777" w:rsidR="004F676A" w:rsidRPr="00775565" w:rsidRDefault="004F676A" w:rsidP="002C72E5">
            <w:pPr>
              <w:spacing w:line="300" w:lineRule="atLeast"/>
              <w:rPr>
                <w:rFonts w:cstheme="minorHAnsi"/>
              </w:rPr>
            </w:pPr>
            <w:r>
              <w:rPr>
                <w:rFonts w:cstheme="minorHAnsi"/>
              </w:rPr>
              <w:t xml:space="preserve">comment line text</w:t>
            </w:r>
          </w:p>
        </w:tc>
      </w:tr>
      <w:tr w:rsidR="004F676A" w:rsidRPr="00775565" w14:paraId="06D7DCB6" w14:textId="77777777" w:rsidTr="00EC5F33">
        <w:tc>
          <w:tcPr>
            <w:tcW w:w="4842" w:type="dxa"/>
            <w:gridSpan w:val="2"/>
          </w:tcPr>
          <w:p w14:paraId="573C46EE" w14:textId="77777777" w:rsidR="004F676A" w:rsidRPr="00775565" w:rsidRDefault="004F676A" w:rsidP="002C72E5">
            <w:pPr>
              <w:spacing w:line="300" w:lineRule="atLeast"/>
              <w:ind w:left="2160"/>
              <w:rPr>
                <w:rFonts w:cstheme="minorHAnsi"/>
              </w:rPr>
            </w:pPr>
            <w:r>
              <w:rPr>
                <w:rFonts w:cstheme="minorHAnsi"/>
              </w:rPr>
              <w:t>commentLineAttrib</w:t>
            </w:r>
          </w:p>
          <w:p w14:paraId="3E79FD3D" w14:textId="77777777" w:rsidR="004F676A" w:rsidRPr="00B84A41" w:rsidRDefault="004F676A"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68F4F2C3" w14:textId="77777777" w:rsidR="004F676A" w:rsidRPr="00B84A41" w:rsidRDefault="004F676A" w:rsidP="002C72E5">
            <w:pPr>
              <w:spacing w:line="300" w:lineRule="atLeast"/>
              <w:rPr>
                <w:rFonts w:cstheme="minorHAnsi"/>
                <w:b/>
                <w:bCs/>
                <w:i/>
                <w:iCs/>
              </w:rPr>
            </w:pPr>
            <w:r>
              <w:rPr>
                <w:rFonts w:cstheme="minorHAnsi"/>
                <w:b/>
                <w:bCs/>
                <w:i/>
                <w:iCs/>
              </w:rPr>
              <w:t>int</w:t>
            </w:r>
          </w:p>
          <w:p w14:paraId="1812085F" w14:textId="77777777" w:rsidR="004F676A" w:rsidRPr="00775565" w:rsidRDefault="004F676A" w:rsidP="002C72E5">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F15866" w:rsidRPr="00775565" w14:paraId="06F8FE8D" w14:textId="77777777" w:rsidTr="00EC5F33">
        <w:tc>
          <w:tcPr>
            <w:tcW w:w="4842" w:type="dxa"/>
            <w:gridSpan w:val="2"/>
          </w:tcPr>
          <w:p w14:paraId="29A9A396" w14:textId="77777777" w:rsidR="00F15866" w:rsidRDefault="00F15866" w:rsidP="002C72E5">
            <w:pPr>
              <w:spacing w:line="300" w:lineRule="atLeast"/>
              <w:ind w:left="720"/>
              <w:rPr>
                <w:rFonts w:cstheme="minorHAnsi"/>
              </w:rPr>
            </w:pPr>
            <w:r>
              <w:rPr>
                <w:rFonts w:cstheme="minorHAnsi"/>
              </w:rPr>
              <w:lastRenderedPageBreak/>
              <w:t>depositReceiveCredit</w:t>
            </w:r>
          </w:p>
          <w:p w14:paraId="6E0CD373" w14:textId="02DE6A88" w:rsidR="00F15866" w:rsidRPr="00B84A41" w:rsidRDefault="00F15866"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7D18DDBB" w14:textId="77777777" w:rsidR="00F15866" w:rsidRDefault="00F15866" w:rsidP="002C72E5">
            <w:pPr>
              <w:spacing w:line="300" w:lineRule="atLeast"/>
            </w:pPr>
            <w:r>
              <w:rPr>
                <w:rFonts w:cstheme="minorHAnsi"/>
                <w:b/>
                <w:bCs/>
                <w:i/>
                <w:iCs/>
              </w:rPr>
              <w:t xml:space="preserve">array of objects</w:t>
            </w:r>
            <w:r>
              <w:t xml:space="preserve"> </w:t>
            </w:r>
          </w:p>
          <w:p w14:paraId="3DFF51FC" w14:textId="55567F8C" w:rsidR="00F15866" w:rsidRPr="00775565" w:rsidRDefault="00F15866" w:rsidP="002C72E5">
            <w:pPr>
              <w:spacing w:line="300" w:lineRule="atLeast"/>
              <w:rPr>
                <w:rFonts w:cstheme="minorHAnsi"/>
              </w:rPr>
            </w:pPr>
            <w:r>
              <w:t xml:space="preserve">prints the received deposit on the receipt. To be used when receive deposit is paid by a credit (non-cash).</w:t>
            </w:r>
          </w:p>
        </w:tc>
      </w:tr>
      <w:tr w:rsidR="00B20D5A" w:rsidRPr="00775565" w14:paraId="493F495F" w14:textId="77777777" w:rsidTr="00171564">
        <w:tc>
          <w:tcPr>
            <w:tcW w:w="4390" w:type="dxa"/>
          </w:tcPr>
          <w:p w14:paraId="77F727F4" w14:textId="77777777" w:rsidR="00B20D5A" w:rsidRPr="00B20D5A" w:rsidRDefault="00B20D5A" w:rsidP="00171564">
            <w:pPr>
              <w:spacing w:line="300" w:lineRule="atLeast"/>
              <w:ind w:left="720"/>
              <w:rPr>
                <w:rFonts w:cstheme="minorHAnsi"/>
                <w:lang w:val="en-US"/>
              </w:rPr>
            </w:pPr>
            <w:r>
              <w:rPr>
                <w:rFonts w:cstheme="minorHAnsi"/>
                <w:lang w:val="en-US"/>
              </w:rPr>
              <w:t>PrintTareDeposit</w:t>
            </w:r>
          </w:p>
          <w:p w14:paraId="5FC4AD4E" w14:textId="77777777" w:rsidR="00B20D5A" w:rsidRPr="00B84A41" w:rsidRDefault="00B20D5A" w:rsidP="00171564">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1739784F" w14:textId="77777777" w:rsidR="00B20D5A" w:rsidRDefault="00B20D5A" w:rsidP="00171564">
            <w:pPr>
              <w:spacing w:line="300" w:lineRule="atLeast"/>
            </w:pPr>
            <w:r>
              <w:rPr>
                <w:rFonts w:cstheme="minorHAnsi"/>
                <w:b/>
                <w:bCs/>
                <w:i/>
                <w:iCs/>
              </w:rPr>
              <w:t xml:space="preserve">array of objects</w:t>
            </w:r>
            <w:r>
              <w:t xml:space="preserve"> </w:t>
            </w:r>
          </w:p>
          <w:p w14:paraId="12C9228D" w14:textId="77777777" w:rsidR="00B20D5A" w:rsidRPr="00775565" w:rsidRDefault="00B20D5A" w:rsidP="00171564">
            <w:pPr>
              <w:spacing w:line="300" w:lineRule="atLeast"/>
              <w:rPr>
                <w:rFonts w:cstheme="minorHAnsi"/>
              </w:rPr>
            </w:pPr>
            <w:r>
              <w:t xml:space="preserve">prints the received deposit on the receipt</w:t>
            </w:r>
          </w:p>
        </w:tc>
      </w:tr>
      <w:tr w:rsidR="00B20D5A" w:rsidRPr="00775565" w14:paraId="7204AF69" w14:textId="77777777" w:rsidTr="00171564">
        <w:tc>
          <w:tcPr>
            <w:tcW w:w="4390" w:type="dxa"/>
          </w:tcPr>
          <w:p w14:paraId="1BEEACA9" w14:textId="77777777" w:rsidR="00B20D5A" w:rsidRPr="00B20D5A" w:rsidRDefault="00B20D5A" w:rsidP="00171564">
            <w:pPr>
              <w:spacing w:line="300" w:lineRule="atLeast"/>
              <w:ind w:left="1440"/>
              <w:rPr>
                <w:rFonts w:cstheme="minorHAnsi"/>
                <w:lang w:val="en-US"/>
              </w:rPr>
            </w:pPr>
            <w:r>
              <w:rPr>
                <w:rFonts w:cstheme="minorHAnsi"/>
                <w:lang w:val="en-US"/>
              </w:rPr>
              <w:t>Description</w:t>
            </w:r>
          </w:p>
          <w:p w14:paraId="2E629F7F"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188D8549" w14:textId="77777777" w:rsidR="00B20D5A" w:rsidRPr="00B84A41" w:rsidRDefault="00B20D5A" w:rsidP="00171564">
            <w:pPr>
              <w:spacing w:line="300" w:lineRule="atLeast"/>
              <w:rPr>
                <w:rFonts w:cstheme="minorHAnsi"/>
                <w:b/>
                <w:bCs/>
                <w:i/>
                <w:iCs/>
              </w:rPr>
            </w:pPr>
            <w:r>
              <w:rPr>
                <w:rFonts w:cstheme="minorHAnsi"/>
                <w:b/>
                <w:bCs/>
                <w:i/>
                <w:iCs/>
              </w:rPr>
              <w:t>string</w:t>
            </w:r>
          </w:p>
          <w:p w14:paraId="083EF333" w14:textId="77777777" w:rsidR="00B20D5A" w:rsidRPr="00775565" w:rsidRDefault="00B20D5A" w:rsidP="00171564">
            <w:pPr>
              <w:spacing w:line="300" w:lineRule="atLeast"/>
              <w:rPr>
                <w:rFonts w:cstheme="minorHAnsi"/>
              </w:rPr>
            </w:pPr>
            <w:r>
              <w:t xml:space="preserve">description of the deposit. The length of the description cannot exceed 30 characters.</w:t>
            </w:r>
          </w:p>
        </w:tc>
      </w:tr>
      <w:tr w:rsidR="00B20D5A" w:rsidRPr="00775565" w14:paraId="16DD71A6" w14:textId="77777777" w:rsidTr="00171564">
        <w:tc>
          <w:tcPr>
            <w:tcW w:w="4390" w:type="dxa"/>
          </w:tcPr>
          <w:p w14:paraId="38CA3EB7" w14:textId="77777777" w:rsidR="00B20D5A" w:rsidRPr="00B20D5A" w:rsidRDefault="00B20D5A" w:rsidP="00171564">
            <w:pPr>
              <w:spacing w:line="300" w:lineRule="atLeast"/>
              <w:ind w:left="1440"/>
              <w:rPr>
                <w:rFonts w:cstheme="minorHAnsi"/>
                <w:lang w:val="en-US"/>
              </w:rPr>
            </w:pPr>
            <w:r>
              <w:rPr>
                <w:rFonts w:cstheme="minorHAnsi"/>
                <w:lang w:val="en-US"/>
              </w:rPr>
              <w:t>Quantity</w:t>
            </w:r>
          </w:p>
          <w:p w14:paraId="41D4B7CA"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189B9AE6" w14:textId="77777777" w:rsidR="00B20D5A" w:rsidRPr="00B84A41" w:rsidRDefault="00B20D5A" w:rsidP="00171564">
            <w:pPr>
              <w:spacing w:line="300" w:lineRule="atLeast"/>
              <w:rPr>
                <w:rFonts w:cstheme="minorHAnsi"/>
                <w:b/>
                <w:bCs/>
                <w:i/>
                <w:iCs/>
              </w:rPr>
            </w:pPr>
            <w:r>
              <w:rPr>
                <w:rFonts w:cstheme="minorHAnsi"/>
                <w:b/>
                <w:bCs/>
                <w:i/>
                <w:iCs/>
              </w:rPr>
              <w:t>double</w:t>
            </w:r>
          </w:p>
          <w:p w14:paraId="24922D38" w14:textId="77777777" w:rsidR="00B20D5A" w:rsidRPr="00775565" w:rsidRDefault="00B20D5A" w:rsidP="00171564">
            <w:pPr>
              <w:spacing w:line="300" w:lineRule="atLeast"/>
              <w:rPr>
                <w:rFonts w:cstheme="minorHAnsi"/>
              </w:rPr>
            </w:pPr>
            <w:r>
              <w:t xml:space="preserve">the quantity of the deposit</w:t>
            </w:r>
          </w:p>
        </w:tc>
      </w:tr>
      <w:tr w:rsidR="00B20D5A" w:rsidRPr="00775565" w14:paraId="44587F64" w14:textId="77777777" w:rsidTr="00171564">
        <w:tc>
          <w:tcPr>
            <w:tcW w:w="4390" w:type="dxa"/>
          </w:tcPr>
          <w:p w14:paraId="485D988A" w14:textId="77777777" w:rsidR="00B20D5A" w:rsidRPr="00B20D5A" w:rsidRDefault="00B20D5A" w:rsidP="00171564">
            <w:pPr>
              <w:spacing w:line="300" w:lineRule="atLeast"/>
              <w:ind w:left="1440"/>
              <w:rPr>
                <w:rFonts w:cstheme="minorHAnsi"/>
                <w:lang w:val="en-US"/>
              </w:rPr>
            </w:pPr>
            <w:r>
              <w:rPr>
                <w:rFonts w:cstheme="minorHAnsi"/>
                <w:lang w:val="en-US"/>
              </w:rPr>
              <w:t>UnitPrice</w:t>
            </w:r>
          </w:p>
          <w:p w14:paraId="49B1B88E"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4201F1EF" w14:textId="77777777" w:rsidR="00B20D5A" w:rsidRPr="00B84A41" w:rsidRDefault="00B20D5A" w:rsidP="00171564">
            <w:pPr>
              <w:spacing w:line="300" w:lineRule="atLeast"/>
              <w:rPr>
                <w:rFonts w:cstheme="minorHAnsi"/>
                <w:b/>
                <w:bCs/>
                <w:i/>
                <w:iCs/>
              </w:rPr>
            </w:pPr>
            <w:r>
              <w:rPr>
                <w:rFonts w:cstheme="minorHAnsi"/>
                <w:b/>
                <w:bCs/>
                <w:i/>
                <w:iCs/>
              </w:rPr>
              <w:t>double</w:t>
            </w:r>
          </w:p>
          <w:p w14:paraId="5FAB2933" w14:textId="77777777" w:rsidR="00B20D5A" w:rsidRPr="00775565" w:rsidRDefault="00B20D5A" w:rsidP="00171564">
            <w:pPr>
              <w:spacing w:line="300" w:lineRule="atLeast"/>
              <w:rPr>
                <w:rFonts w:cstheme="minorHAnsi"/>
              </w:rPr>
            </w:pPr>
            <w:r>
              <w:t xml:space="preserve">the price of a single deposit unit</w:t>
            </w:r>
          </w:p>
        </w:tc>
      </w:tr>
      <w:tr w:rsidR="00B20D5A" w:rsidRPr="00775565" w14:paraId="3972BA0A" w14:textId="77777777" w:rsidTr="00171564">
        <w:tc>
          <w:tcPr>
            <w:tcW w:w="4390" w:type="dxa"/>
          </w:tcPr>
          <w:p w14:paraId="121BEE75" w14:textId="77777777" w:rsidR="00B20D5A" w:rsidRPr="00775565" w:rsidRDefault="00B20D5A" w:rsidP="00171564">
            <w:pPr>
              <w:spacing w:line="300" w:lineRule="atLeast"/>
              <w:ind w:left="1440"/>
              <w:rPr>
                <w:rFonts w:cstheme="minorHAnsi"/>
              </w:rPr>
            </w:pPr>
            <w:r>
              <w:rPr>
                <w:rFonts w:cstheme="minorHAnsi"/>
              </w:rPr>
              <w:t>commentLines</w:t>
            </w:r>
          </w:p>
          <w:p w14:paraId="5497AAC9"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optional</w:t>
            </w:r>
          </w:p>
        </w:tc>
        <w:tc>
          <w:tcPr>
            <w:tcW w:w="4960" w:type="dxa"/>
            <w:gridSpan w:val="2"/>
          </w:tcPr>
          <w:p w14:paraId="597FC845" w14:textId="77777777" w:rsidR="00B20D5A" w:rsidRPr="00985236" w:rsidRDefault="00B20D5A" w:rsidP="00171564">
            <w:pPr>
              <w:spacing w:line="300" w:lineRule="atLeast"/>
              <w:rPr>
                <w:rFonts w:cstheme="minorHAnsi"/>
                <w:b/>
                <w:bCs/>
                <w:i/>
                <w:iCs/>
              </w:rPr>
            </w:pPr>
            <w:r>
              <w:rPr>
                <w:rFonts w:cstheme="minorHAnsi"/>
                <w:b/>
                <w:bCs/>
                <w:i/>
                <w:iCs/>
              </w:rPr>
              <w:t xml:space="preserve">array of objects  </w:t>
            </w:r>
          </w:p>
          <w:p w14:paraId="1632E472" w14:textId="77777777" w:rsidR="00B20D5A" w:rsidRPr="00775565" w:rsidRDefault="00B20D5A" w:rsidP="00171564">
            <w:pPr>
              <w:spacing w:line="300" w:lineRule="atLeast"/>
              <w:rPr>
                <w:rFonts w:cstheme="minorHAnsi"/>
              </w:rPr>
            </w:pPr>
            <w:r>
              <w:rPr>
                <w:rFonts w:cstheme="minorHAnsi"/>
              </w:rPr>
              <w:t xml:space="preserve">Prints a free text comments lines after the received </w:t>
            </w:r>
            <w:r>
              <w:t xml:space="preserve">deposit item</w:t>
            </w:r>
          </w:p>
        </w:tc>
      </w:tr>
      <w:tr w:rsidR="00B20D5A" w:rsidRPr="00775565" w14:paraId="43C38AD7" w14:textId="77777777" w:rsidTr="00171564">
        <w:tc>
          <w:tcPr>
            <w:tcW w:w="4390" w:type="dxa"/>
          </w:tcPr>
          <w:p w14:paraId="0157D632" w14:textId="77777777" w:rsidR="00B20D5A" w:rsidRPr="00775565" w:rsidRDefault="00B20D5A" w:rsidP="00171564">
            <w:pPr>
              <w:spacing w:line="300" w:lineRule="atLeast"/>
              <w:ind w:left="2160"/>
              <w:rPr>
                <w:rFonts w:cstheme="minorHAnsi"/>
              </w:rPr>
            </w:pPr>
            <w:r>
              <w:rPr>
                <w:rFonts w:cstheme="minorHAnsi"/>
              </w:rPr>
              <w:t>commentLine</w:t>
            </w:r>
          </w:p>
          <w:p w14:paraId="21C0F75C"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02DE4AEF" w14:textId="77777777" w:rsidR="00B20D5A" w:rsidRPr="00B84A41" w:rsidRDefault="00B20D5A" w:rsidP="00171564">
            <w:pPr>
              <w:spacing w:line="300" w:lineRule="atLeast"/>
              <w:rPr>
                <w:rFonts w:cstheme="minorHAnsi"/>
                <w:b/>
                <w:bCs/>
                <w:i/>
                <w:iCs/>
              </w:rPr>
            </w:pPr>
            <w:r>
              <w:rPr>
                <w:rFonts w:cstheme="minorHAnsi"/>
                <w:b/>
                <w:bCs/>
                <w:i/>
                <w:iCs/>
              </w:rPr>
              <w:t>string</w:t>
            </w:r>
          </w:p>
          <w:p w14:paraId="24ED6EE2" w14:textId="77777777" w:rsidR="00B20D5A" w:rsidRPr="00775565" w:rsidRDefault="00B20D5A" w:rsidP="00171564">
            <w:pPr>
              <w:spacing w:line="300" w:lineRule="atLeast"/>
              <w:rPr>
                <w:rFonts w:cstheme="minorHAnsi"/>
              </w:rPr>
            </w:pPr>
            <w:r>
              <w:rPr>
                <w:rFonts w:cstheme="minorHAnsi"/>
              </w:rPr>
              <w:t xml:space="preserve">comment line text</w:t>
            </w:r>
          </w:p>
        </w:tc>
      </w:tr>
      <w:tr w:rsidR="00B20D5A" w:rsidRPr="00775565" w14:paraId="6D71F5D5" w14:textId="77777777" w:rsidTr="00171564">
        <w:tc>
          <w:tcPr>
            <w:tcW w:w="4390" w:type="dxa"/>
          </w:tcPr>
          <w:p w14:paraId="3FB22BD1" w14:textId="77777777" w:rsidR="00B20D5A" w:rsidRPr="00775565" w:rsidRDefault="00B20D5A" w:rsidP="00171564">
            <w:pPr>
              <w:spacing w:line="300" w:lineRule="atLeast"/>
              <w:ind w:left="2160"/>
              <w:rPr>
                <w:rFonts w:cstheme="minorHAnsi"/>
              </w:rPr>
            </w:pPr>
            <w:r>
              <w:rPr>
                <w:rFonts w:cstheme="minorHAnsi"/>
              </w:rPr>
              <w:t>commentLineAttrib</w:t>
            </w:r>
          </w:p>
          <w:p w14:paraId="3147BAA8"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27D08EAF" w14:textId="77777777" w:rsidR="00B20D5A" w:rsidRPr="00B84A41" w:rsidRDefault="00B20D5A" w:rsidP="00171564">
            <w:pPr>
              <w:spacing w:line="300" w:lineRule="atLeast"/>
              <w:rPr>
                <w:rFonts w:cstheme="minorHAnsi"/>
                <w:b/>
                <w:bCs/>
                <w:i/>
                <w:iCs/>
              </w:rPr>
            </w:pPr>
            <w:r>
              <w:rPr>
                <w:rFonts w:cstheme="minorHAnsi"/>
                <w:b/>
                <w:bCs/>
                <w:i/>
                <w:iCs/>
              </w:rPr>
              <w:t>int</w:t>
            </w:r>
          </w:p>
          <w:p w14:paraId="06FE8647" w14:textId="77777777" w:rsidR="00B20D5A" w:rsidRPr="00775565" w:rsidRDefault="00B20D5A" w:rsidP="00171564">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B20D5A" w:rsidRPr="00775565" w14:paraId="436B6AF9" w14:textId="77777777" w:rsidTr="00171564">
        <w:tc>
          <w:tcPr>
            <w:tcW w:w="4390" w:type="dxa"/>
          </w:tcPr>
          <w:p w14:paraId="47F0D461" w14:textId="77777777" w:rsidR="00B20D5A" w:rsidRPr="00B20D5A" w:rsidRDefault="00B20D5A" w:rsidP="00171564">
            <w:pPr>
              <w:spacing w:line="300" w:lineRule="atLeast"/>
              <w:ind w:left="720"/>
              <w:rPr>
                <w:rFonts w:cstheme="minorHAnsi"/>
                <w:lang w:val="en-US"/>
              </w:rPr>
            </w:pPr>
            <w:r>
              <w:rPr>
                <w:rFonts w:cstheme="minorHAnsi"/>
                <w:lang w:val="en-US"/>
              </w:rPr>
              <w:t>PrintTareDepositVoid</w:t>
            </w:r>
          </w:p>
          <w:p w14:paraId="7D106B92" w14:textId="77777777" w:rsidR="00B20D5A" w:rsidRPr="00B84A41" w:rsidRDefault="00B20D5A" w:rsidP="00171564">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79FBB42D" w14:textId="77777777" w:rsidR="00B20D5A" w:rsidRDefault="00B20D5A" w:rsidP="00171564">
            <w:pPr>
              <w:spacing w:line="300" w:lineRule="atLeast"/>
            </w:pPr>
            <w:r>
              <w:rPr>
                <w:rFonts w:cstheme="minorHAnsi"/>
                <w:b/>
                <w:bCs/>
                <w:i/>
                <w:iCs/>
              </w:rPr>
              <w:t xml:space="preserve">array of objects</w:t>
            </w:r>
            <w:r>
              <w:t xml:space="preserve"> </w:t>
            </w:r>
          </w:p>
          <w:p w14:paraId="483C112B" w14:textId="77777777" w:rsidR="00B20D5A" w:rsidRPr="00775565" w:rsidRDefault="00B20D5A" w:rsidP="00171564">
            <w:pPr>
              <w:spacing w:line="300" w:lineRule="atLeast"/>
              <w:rPr>
                <w:rFonts w:cstheme="minorHAnsi"/>
              </w:rPr>
            </w:pPr>
            <w:r>
              <w:t xml:space="preserve">prints the received deposit on the receipt</w:t>
            </w:r>
          </w:p>
        </w:tc>
      </w:tr>
      <w:tr w:rsidR="00B20D5A" w:rsidRPr="00775565" w14:paraId="229E1717" w14:textId="77777777" w:rsidTr="00171564">
        <w:tc>
          <w:tcPr>
            <w:tcW w:w="4390" w:type="dxa"/>
          </w:tcPr>
          <w:p w14:paraId="0AF3AFD2" w14:textId="77777777" w:rsidR="00B20D5A" w:rsidRPr="00B20D5A" w:rsidRDefault="00B20D5A" w:rsidP="00171564">
            <w:pPr>
              <w:spacing w:line="300" w:lineRule="atLeast"/>
              <w:ind w:left="1440"/>
              <w:rPr>
                <w:rFonts w:cstheme="minorHAnsi"/>
                <w:lang w:val="en-US"/>
              </w:rPr>
            </w:pPr>
            <w:r>
              <w:rPr>
                <w:rFonts w:cstheme="minorHAnsi"/>
                <w:lang w:val="en-US"/>
              </w:rPr>
              <w:t>Description</w:t>
            </w:r>
          </w:p>
          <w:p w14:paraId="41ACCB34"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1CFC6169" w14:textId="77777777" w:rsidR="00B20D5A" w:rsidRPr="00B84A41" w:rsidRDefault="00B20D5A" w:rsidP="00171564">
            <w:pPr>
              <w:spacing w:line="300" w:lineRule="atLeast"/>
              <w:rPr>
                <w:rFonts w:cstheme="minorHAnsi"/>
                <w:b/>
                <w:bCs/>
                <w:i/>
                <w:iCs/>
              </w:rPr>
            </w:pPr>
            <w:r>
              <w:rPr>
                <w:rFonts w:cstheme="minorHAnsi"/>
                <w:b/>
                <w:bCs/>
                <w:i/>
                <w:iCs/>
              </w:rPr>
              <w:t>string</w:t>
            </w:r>
          </w:p>
          <w:p w14:paraId="1931B29E" w14:textId="77777777" w:rsidR="00B20D5A" w:rsidRPr="00775565" w:rsidRDefault="00B20D5A" w:rsidP="00171564">
            <w:pPr>
              <w:spacing w:line="300" w:lineRule="atLeast"/>
              <w:rPr>
                <w:rFonts w:cstheme="minorHAnsi"/>
              </w:rPr>
            </w:pPr>
            <w:r>
              <w:t xml:space="preserve">description of the deposit. The length of the description cannot exceed 30 characters.</w:t>
            </w:r>
          </w:p>
        </w:tc>
      </w:tr>
      <w:tr w:rsidR="00B20D5A" w:rsidRPr="00775565" w14:paraId="57052021" w14:textId="77777777" w:rsidTr="00171564">
        <w:tc>
          <w:tcPr>
            <w:tcW w:w="4390" w:type="dxa"/>
          </w:tcPr>
          <w:p w14:paraId="25E88FF8" w14:textId="77777777" w:rsidR="00B20D5A" w:rsidRPr="00B20D5A" w:rsidRDefault="00B20D5A" w:rsidP="00171564">
            <w:pPr>
              <w:spacing w:line="300" w:lineRule="atLeast"/>
              <w:ind w:left="1440"/>
              <w:rPr>
                <w:rFonts w:cstheme="minorHAnsi"/>
                <w:lang w:val="en-US"/>
              </w:rPr>
            </w:pPr>
            <w:r>
              <w:rPr>
                <w:rFonts w:cstheme="minorHAnsi"/>
                <w:lang w:val="en-US"/>
              </w:rPr>
              <w:t>Quantity</w:t>
            </w:r>
          </w:p>
          <w:p w14:paraId="65E7E2ED"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0BF98308" w14:textId="77777777" w:rsidR="00B20D5A" w:rsidRPr="00B84A41" w:rsidRDefault="00B20D5A" w:rsidP="00171564">
            <w:pPr>
              <w:spacing w:line="300" w:lineRule="atLeast"/>
              <w:rPr>
                <w:rFonts w:cstheme="minorHAnsi"/>
                <w:b/>
                <w:bCs/>
                <w:i/>
                <w:iCs/>
              </w:rPr>
            </w:pPr>
            <w:r>
              <w:rPr>
                <w:rFonts w:cstheme="minorHAnsi"/>
                <w:b/>
                <w:bCs/>
                <w:i/>
                <w:iCs/>
              </w:rPr>
              <w:t>double</w:t>
            </w:r>
          </w:p>
          <w:p w14:paraId="7E2470B7" w14:textId="77777777" w:rsidR="00B20D5A" w:rsidRPr="00775565" w:rsidRDefault="00B20D5A" w:rsidP="00171564">
            <w:pPr>
              <w:spacing w:line="300" w:lineRule="atLeast"/>
              <w:rPr>
                <w:rFonts w:cstheme="minorHAnsi"/>
              </w:rPr>
            </w:pPr>
            <w:r>
              <w:t xml:space="preserve">the quantity of the deposit</w:t>
            </w:r>
          </w:p>
        </w:tc>
      </w:tr>
      <w:tr w:rsidR="00B20D5A" w:rsidRPr="00775565" w14:paraId="251AE415" w14:textId="77777777" w:rsidTr="00171564">
        <w:tc>
          <w:tcPr>
            <w:tcW w:w="4390" w:type="dxa"/>
          </w:tcPr>
          <w:p w14:paraId="7AAE715E" w14:textId="77777777" w:rsidR="00B20D5A" w:rsidRPr="00B20D5A" w:rsidRDefault="00B20D5A" w:rsidP="00171564">
            <w:pPr>
              <w:spacing w:line="300" w:lineRule="atLeast"/>
              <w:ind w:left="1440"/>
              <w:rPr>
                <w:rFonts w:cstheme="minorHAnsi"/>
                <w:lang w:val="en-US"/>
              </w:rPr>
            </w:pPr>
            <w:r>
              <w:rPr>
                <w:rFonts w:cstheme="minorHAnsi"/>
                <w:lang w:val="en-US"/>
              </w:rPr>
              <w:t>UnitPrice</w:t>
            </w:r>
          </w:p>
          <w:p w14:paraId="11402C1F"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65E9563C" w14:textId="77777777" w:rsidR="00B20D5A" w:rsidRPr="00B84A41" w:rsidRDefault="00B20D5A" w:rsidP="00171564">
            <w:pPr>
              <w:spacing w:line="300" w:lineRule="atLeast"/>
              <w:rPr>
                <w:rFonts w:cstheme="minorHAnsi"/>
                <w:b/>
                <w:bCs/>
                <w:i/>
                <w:iCs/>
              </w:rPr>
            </w:pPr>
            <w:r>
              <w:rPr>
                <w:rFonts w:cstheme="minorHAnsi"/>
                <w:b/>
                <w:bCs/>
                <w:i/>
                <w:iCs/>
              </w:rPr>
              <w:t>double</w:t>
            </w:r>
          </w:p>
          <w:p w14:paraId="439E25BF" w14:textId="77777777" w:rsidR="00B20D5A" w:rsidRPr="00775565" w:rsidRDefault="00B20D5A" w:rsidP="00171564">
            <w:pPr>
              <w:spacing w:line="300" w:lineRule="atLeast"/>
              <w:rPr>
                <w:rFonts w:cstheme="minorHAnsi"/>
              </w:rPr>
            </w:pPr>
            <w:r>
              <w:t xml:space="preserve">the price of a single deposit unit</w:t>
            </w:r>
          </w:p>
        </w:tc>
      </w:tr>
      <w:tr w:rsidR="00B20D5A" w:rsidRPr="00775565" w14:paraId="37F3F65F" w14:textId="77777777" w:rsidTr="00171564">
        <w:tc>
          <w:tcPr>
            <w:tcW w:w="4390" w:type="dxa"/>
          </w:tcPr>
          <w:p w14:paraId="13ACCF5A" w14:textId="77777777" w:rsidR="00B20D5A" w:rsidRPr="00775565" w:rsidRDefault="00B20D5A" w:rsidP="00171564">
            <w:pPr>
              <w:spacing w:line="300" w:lineRule="atLeast"/>
              <w:ind w:left="1440"/>
              <w:rPr>
                <w:rFonts w:cstheme="minorHAnsi"/>
              </w:rPr>
            </w:pPr>
            <w:r>
              <w:rPr>
                <w:rFonts w:cstheme="minorHAnsi"/>
              </w:rPr>
              <w:t>commentLines</w:t>
            </w:r>
          </w:p>
          <w:p w14:paraId="679B5B60"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optional</w:t>
            </w:r>
          </w:p>
        </w:tc>
        <w:tc>
          <w:tcPr>
            <w:tcW w:w="4960" w:type="dxa"/>
            <w:gridSpan w:val="2"/>
          </w:tcPr>
          <w:p w14:paraId="4E0D6E1B" w14:textId="77777777" w:rsidR="00B20D5A" w:rsidRPr="00985236" w:rsidRDefault="00B20D5A" w:rsidP="00171564">
            <w:pPr>
              <w:spacing w:line="300" w:lineRule="atLeast"/>
              <w:rPr>
                <w:rFonts w:cstheme="minorHAnsi"/>
                <w:b/>
                <w:bCs/>
                <w:i/>
                <w:iCs/>
              </w:rPr>
            </w:pPr>
            <w:r>
              <w:rPr>
                <w:rFonts w:cstheme="minorHAnsi"/>
                <w:b/>
                <w:bCs/>
                <w:i/>
                <w:iCs/>
              </w:rPr>
              <w:t xml:space="preserve">array of objects  </w:t>
            </w:r>
          </w:p>
          <w:p w14:paraId="7445E1CA" w14:textId="77777777" w:rsidR="00B20D5A" w:rsidRPr="00775565" w:rsidRDefault="00B20D5A" w:rsidP="00171564">
            <w:pPr>
              <w:spacing w:line="300" w:lineRule="atLeast"/>
              <w:rPr>
                <w:rFonts w:cstheme="minorHAnsi"/>
              </w:rPr>
            </w:pPr>
            <w:r>
              <w:rPr>
                <w:rFonts w:cstheme="minorHAnsi"/>
              </w:rPr>
              <w:t xml:space="preserve">Prints a free text comments lines after the received </w:t>
            </w:r>
            <w:r>
              <w:t xml:space="preserve">deposit item</w:t>
            </w:r>
          </w:p>
        </w:tc>
      </w:tr>
      <w:tr w:rsidR="00B20D5A" w:rsidRPr="00775565" w14:paraId="1AFFE820" w14:textId="77777777" w:rsidTr="00171564">
        <w:tc>
          <w:tcPr>
            <w:tcW w:w="4390" w:type="dxa"/>
          </w:tcPr>
          <w:p w14:paraId="253F7B3F" w14:textId="77777777" w:rsidR="00B20D5A" w:rsidRPr="00775565" w:rsidRDefault="00B20D5A" w:rsidP="00171564">
            <w:pPr>
              <w:spacing w:line="300" w:lineRule="atLeast"/>
              <w:ind w:left="2160"/>
              <w:rPr>
                <w:rFonts w:cstheme="minorHAnsi"/>
              </w:rPr>
            </w:pPr>
            <w:r>
              <w:rPr>
                <w:rFonts w:cstheme="minorHAnsi"/>
              </w:rPr>
              <w:t>commentLine</w:t>
            </w:r>
          </w:p>
          <w:p w14:paraId="0F67E679"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2001677B" w14:textId="77777777" w:rsidR="00B20D5A" w:rsidRPr="00B84A41" w:rsidRDefault="00B20D5A" w:rsidP="00171564">
            <w:pPr>
              <w:spacing w:line="300" w:lineRule="atLeast"/>
              <w:rPr>
                <w:rFonts w:cstheme="minorHAnsi"/>
                <w:b/>
                <w:bCs/>
                <w:i/>
                <w:iCs/>
              </w:rPr>
            </w:pPr>
            <w:r>
              <w:rPr>
                <w:rFonts w:cstheme="minorHAnsi"/>
                <w:b/>
                <w:bCs/>
                <w:i/>
                <w:iCs/>
              </w:rPr>
              <w:t>string</w:t>
            </w:r>
          </w:p>
          <w:p w14:paraId="70EBA403" w14:textId="77777777" w:rsidR="00B20D5A" w:rsidRPr="00775565" w:rsidRDefault="00B20D5A" w:rsidP="00171564">
            <w:pPr>
              <w:spacing w:line="300" w:lineRule="atLeast"/>
              <w:rPr>
                <w:rFonts w:cstheme="minorHAnsi"/>
              </w:rPr>
            </w:pPr>
            <w:r>
              <w:rPr>
                <w:rFonts w:cstheme="minorHAnsi"/>
              </w:rPr>
              <w:t xml:space="preserve">comment line text</w:t>
            </w:r>
          </w:p>
        </w:tc>
      </w:tr>
      <w:tr w:rsidR="00B20D5A" w:rsidRPr="00775565" w14:paraId="422BE7BA" w14:textId="77777777" w:rsidTr="00171564">
        <w:tc>
          <w:tcPr>
            <w:tcW w:w="4390" w:type="dxa"/>
          </w:tcPr>
          <w:p w14:paraId="6678CFCA" w14:textId="77777777" w:rsidR="00B20D5A" w:rsidRPr="00775565" w:rsidRDefault="00B20D5A" w:rsidP="00171564">
            <w:pPr>
              <w:spacing w:line="300" w:lineRule="atLeast"/>
              <w:ind w:left="2160"/>
              <w:rPr>
                <w:rFonts w:cstheme="minorHAnsi"/>
              </w:rPr>
            </w:pPr>
            <w:r>
              <w:rPr>
                <w:rFonts w:cstheme="minorHAnsi"/>
              </w:rPr>
              <w:t>commentLineAttrib</w:t>
            </w:r>
          </w:p>
          <w:p w14:paraId="43C8731E"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7BF50D9A" w14:textId="77777777" w:rsidR="00B20D5A" w:rsidRPr="00B84A41" w:rsidRDefault="00B20D5A" w:rsidP="00171564">
            <w:pPr>
              <w:spacing w:line="300" w:lineRule="atLeast"/>
              <w:rPr>
                <w:rFonts w:cstheme="minorHAnsi"/>
                <w:b/>
                <w:bCs/>
                <w:i/>
                <w:iCs/>
              </w:rPr>
            </w:pPr>
            <w:r>
              <w:rPr>
                <w:rFonts w:cstheme="minorHAnsi"/>
                <w:b/>
                <w:bCs/>
                <w:i/>
                <w:iCs/>
              </w:rPr>
              <w:t>int</w:t>
            </w:r>
          </w:p>
          <w:p w14:paraId="0317C6A2" w14:textId="77777777" w:rsidR="00B20D5A" w:rsidRPr="00775565" w:rsidRDefault="00B20D5A" w:rsidP="00171564">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F15866" w:rsidRPr="00775565" w14:paraId="38B7FB71" w14:textId="77777777" w:rsidTr="00EC5F33">
        <w:tc>
          <w:tcPr>
            <w:tcW w:w="4842" w:type="dxa"/>
            <w:gridSpan w:val="2"/>
          </w:tcPr>
          <w:p w14:paraId="05234C12" w14:textId="77777777" w:rsidR="00F15866" w:rsidRDefault="00F15866" w:rsidP="002C72E5">
            <w:pPr>
              <w:spacing w:line="300" w:lineRule="atLeast"/>
              <w:ind w:left="1440"/>
              <w:rPr>
                <w:rFonts w:cstheme="minorHAnsi"/>
              </w:rPr>
            </w:pPr>
            <w:del w:id="9009" w:author="Claude" w:date="2026-09-29T00:00:00Z">
              <w:r>
                <w:rPr>
                  <w:rFonts w:cstheme="minorHAnsi"/>
                </w:rPr>
                <w:delText xml:space="preserve">depositReceiveCreditDescription</w:delText>
              </w:r>
            </w:del>
            <w:ins w:id="9010" w:author="Claude" w:date="2026-09-29T00:00:00Z">
              <w:r>
                <w:rPr>
                  <w:rFonts w:cstheme="minorHAnsi"/>
                </w:rPr>
                <w:t xml:space="preserve">depositReceiveCreditDesc</w:t>
              </w:r>
            </w:ins>
          </w:p>
          <w:p w14:paraId="4B7070E1" w14:textId="7EAE709E" w:rsidR="00F15866" w:rsidRPr="00B84A41" w:rsidRDefault="00F15866"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33A7477F" w14:textId="77777777" w:rsidR="00F15866" w:rsidRPr="00B84A41" w:rsidRDefault="00F15866" w:rsidP="002C72E5">
            <w:pPr>
              <w:spacing w:line="300" w:lineRule="atLeast"/>
              <w:rPr>
                <w:rFonts w:cstheme="minorHAnsi"/>
                <w:b/>
                <w:bCs/>
                <w:i/>
                <w:iCs/>
              </w:rPr>
            </w:pPr>
            <w:r>
              <w:rPr>
                <w:rFonts w:cstheme="minorHAnsi"/>
                <w:b/>
                <w:bCs/>
                <w:i/>
                <w:iCs/>
              </w:rPr>
              <w:t>string</w:t>
            </w:r>
          </w:p>
          <w:p w14:paraId="336EB239" w14:textId="77777777" w:rsidR="00F15866" w:rsidRPr="00775565" w:rsidRDefault="00F15866" w:rsidP="002C72E5">
            <w:pPr>
              <w:spacing w:line="300" w:lineRule="atLeast"/>
              <w:rPr>
                <w:rFonts w:cstheme="minorHAnsi"/>
              </w:rPr>
            </w:pPr>
            <w:r>
              <w:t xml:space="preserve">description of the deposit. The length of the description cannot exceed 30 characters.</w:t>
            </w:r>
          </w:p>
        </w:tc>
      </w:tr>
      <w:tr w:rsidR="00F15866" w:rsidRPr="00775565" w14:paraId="5BBE7758" w14:textId="77777777" w:rsidTr="00EC5F33">
        <w:tc>
          <w:tcPr>
            <w:tcW w:w="4842" w:type="dxa"/>
            <w:gridSpan w:val="2"/>
          </w:tcPr>
          <w:p w14:paraId="0535E383" w14:textId="71642348" w:rsidR="00F15866" w:rsidRPr="00775565" w:rsidRDefault="00F15866" w:rsidP="002C72E5">
            <w:pPr>
              <w:spacing w:line="300" w:lineRule="atLeast"/>
              <w:ind w:left="1440"/>
              <w:rPr>
                <w:rFonts w:cstheme="minorHAnsi"/>
              </w:rPr>
            </w:pPr>
            <w:del w:id="9013" w:author="Claude" w:date="2026-09-29T00:00:00Z">
              <w:r>
                <w:rPr>
                  <w:rFonts w:cstheme="minorHAnsi"/>
                </w:rPr>
                <w:delText xml:space="preserve">depositReceiveCreditQuantity</w:delText>
              </w:r>
            </w:del>
            <w:ins w:id="9014" w:author="Claude" w:date="2026-09-29T00:00:00Z">
              <w:r>
                <w:rPr>
                  <w:rFonts w:cstheme="minorHAnsi"/>
                </w:rPr>
                <w:t xml:space="preserve">depositReceiveCreditQ</w:t>
              </w:r>
            </w:ins>
          </w:p>
          <w:p w14:paraId="7F65DAAC" w14:textId="77777777" w:rsidR="00F15866" w:rsidRPr="00B84A41" w:rsidRDefault="00F15866"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018300A2" w14:textId="77777777" w:rsidR="00F15866" w:rsidRPr="00B84A41" w:rsidRDefault="00F15866" w:rsidP="002C72E5">
            <w:pPr>
              <w:spacing w:line="300" w:lineRule="atLeast"/>
              <w:rPr>
                <w:rFonts w:cstheme="minorHAnsi"/>
                <w:b/>
                <w:bCs/>
                <w:i/>
                <w:iCs/>
              </w:rPr>
            </w:pPr>
            <w:r>
              <w:rPr>
                <w:rFonts w:cstheme="minorHAnsi"/>
                <w:b/>
                <w:bCs/>
                <w:i/>
                <w:iCs/>
              </w:rPr>
              <w:t>double</w:t>
            </w:r>
          </w:p>
          <w:p w14:paraId="19BBFBFA" w14:textId="77777777" w:rsidR="00F15866" w:rsidRPr="00775565" w:rsidRDefault="00F15866" w:rsidP="002C72E5">
            <w:pPr>
              <w:spacing w:line="300" w:lineRule="atLeast"/>
              <w:rPr>
                <w:rFonts w:cstheme="minorHAnsi"/>
              </w:rPr>
            </w:pPr>
            <w:r>
              <w:t xml:space="preserve">the quantity of the deposit</w:t>
            </w:r>
          </w:p>
        </w:tc>
      </w:tr>
      <w:tr w:rsidR="00F15866" w:rsidRPr="00775565" w14:paraId="5F7F70C8" w14:textId="77777777" w:rsidTr="00EC5F33">
        <w:tc>
          <w:tcPr>
            <w:tcW w:w="4842" w:type="dxa"/>
            <w:gridSpan w:val="2"/>
          </w:tcPr>
          <w:p w14:paraId="25D6F048" w14:textId="77777777" w:rsidR="00F15866" w:rsidRDefault="00F15866" w:rsidP="002C72E5">
            <w:pPr>
              <w:spacing w:line="300" w:lineRule="atLeast"/>
              <w:ind w:left="1440"/>
              <w:rPr>
                <w:rFonts w:cstheme="minorHAnsi"/>
              </w:rPr>
            </w:pPr>
            <w:r>
              <w:rPr>
                <w:rFonts w:cstheme="minorHAnsi"/>
              </w:rPr>
              <w:lastRenderedPageBreak/>
              <w:t>depositReceiveCreditPrice</w:t>
            </w:r>
          </w:p>
          <w:p w14:paraId="34F541ED" w14:textId="08FB2569" w:rsidR="00F15866" w:rsidRPr="00B84A41" w:rsidRDefault="00F15866"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3FEEDFE3" w14:textId="77777777" w:rsidR="00F15866" w:rsidRPr="00B84A41" w:rsidRDefault="00F15866" w:rsidP="002C72E5">
            <w:pPr>
              <w:spacing w:line="300" w:lineRule="atLeast"/>
              <w:rPr>
                <w:rFonts w:cstheme="minorHAnsi"/>
                <w:b/>
                <w:bCs/>
                <w:i/>
                <w:iCs/>
              </w:rPr>
            </w:pPr>
            <w:r>
              <w:rPr>
                <w:rFonts w:cstheme="minorHAnsi"/>
                <w:b/>
                <w:bCs/>
                <w:i/>
                <w:iCs/>
              </w:rPr>
              <w:t>double</w:t>
            </w:r>
          </w:p>
          <w:p w14:paraId="4A0FE98C" w14:textId="77777777" w:rsidR="00F15866" w:rsidRPr="00775565" w:rsidRDefault="00F15866" w:rsidP="002C72E5">
            <w:pPr>
              <w:spacing w:line="300" w:lineRule="atLeast"/>
              <w:rPr>
                <w:rFonts w:cstheme="minorHAnsi"/>
              </w:rPr>
            </w:pPr>
            <w:r>
              <w:t xml:space="preserve">the price of a single deposit unit</w:t>
            </w:r>
          </w:p>
        </w:tc>
      </w:tr>
      <w:tr w:rsidR="00F15866" w:rsidRPr="00775565" w14:paraId="66E2D9CC" w14:textId="77777777" w:rsidTr="00EC5F33">
        <w:tc>
          <w:tcPr>
            <w:tcW w:w="4842" w:type="dxa"/>
            <w:gridSpan w:val="2"/>
          </w:tcPr>
          <w:p w14:paraId="37168917" w14:textId="77777777" w:rsidR="00F15866" w:rsidRPr="00775565" w:rsidRDefault="00F15866" w:rsidP="002C72E5">
            <w:pPr>
              <w:spacing w:line="300" w:lineRule="atLeast"/>
              <w:ind w:left="1440"/>
              <w:rPr>
                <w:rFonts w:cstheme="minorHAnsi"/>
              </w:rPr>
            </w:pPr>
            <w:r>
              <w:rPr>
                <w:rFonts w:cstheme="minorHAnsi"/>
              </w:rPr>
              <w:t>commentLines</w:t>
            </w:r>
          </w:p>
          <w:p w14:paraId="7696086D" w14:textId="77777777" w:rsidR="00F15866" w:rsidRPr="00B84A41" w:rsidRDefault="00F15866" w:rsidP="002C72E5">
            <w:pPr>
              <w:spacing w:line="300" w:lineRule="atLeast"/>
              <w:ind w:left="1440"/>
              <w:rPr>
                <w:rFonts w:cstheme="minorHAnsi"/>
                <w:sz w:val="18"/>
                <w:szCs w:val="18"/>
              </w:rPr>
            </w:pPr>
            <w:r>
              <w:rPr>
                <w:rFonts w:cstheme="minorHAnsi"/>
                <w:color w:val="FF0000"/>
                <w:sz w:val="18"/>
                <w:szCs w:val="18"/>
              </w:rPr>
              <w:t>optional</w:t>
            </w:r>
          </w:p>
        </w:tc>
        <w:tc>
          <w:tcPr>
            <w:tcW w:w="4508" w:type="dxa"/>
          </w:tcPr>
          <w:p w14:paraId="74CE2BF7" w14:textId="77777777" w:rsidR="00F15866" w:rsidRPr="00775565" w:rsidRDefault="00F15866" w:rsidP="00985236">
            <w:pPr>
              <w:spacing w:line="300" w:lineRule="atLeast"/>
              <w:rPr>
                <w:rFonts w:cstheme="minorHAnsi"/>
              </w:rPr>
            </w:pPr>
            <w:r>
              <w:rPr>
                <w:rFonts w:cstheme="minorHAnsi"/>
                <w:b/>
                <w:bCs/>
                <w:i/>
                <w:iCs/>
              </w:rPr>
              <w:t xml:space="preserve">array of objects  </w:t>
            </w:r>
          </w:p>
          <w:p w14:paraId="24799200" w14:textId="6CA3C41A" w:rsidR="00F15866" w:rsidRPr="00775565" w:rsidRDefault="00F15866" w:rsidP="00985236">
            <w:pPr>
              <w:spacing w:line="300" w:lineRule="atLeast"/>
              <w:rPr>
                <w:rFonts w:cstheme="minorHAnsi"/>
              </w:rPr>
            </w:pPr>
            <w:r>
              <w:rPr>
                <w:rFonts w:cstheme="minorHAnsi"/>
              </w:rPr>
              <w:t xml:space="preserve">Prints a free text comments lines after the received </w:t>
            </w:r>
            <w:r>
              <w:t xml:space="preserve">deposit item</w:t>
            </w:r>
          </w:p>
        </w:tc>
      </w:tr>
      <w:tr w:rsidR="00F15866" w:rsidRPr="00775565" w14:paraId="4A55C196" w14:textId="77777777" w:rsidTr="00EC5F33">
        <w:tc>
          <w:tcPr>
            <w:tcW w:w="4842" w:type="dxa"/>
            <w:gridSpan w:val="2"/>
          </w:tcPr>
          <w:p w14:paraId="27CA521C" w14:textId="77777777" w:rsidR="00F15866" w:rsidRPr="00775565" w:rsidRDefault="00F15866" w:rsidP="002C72E5">
            <w:pPr>
              <w:spacing w:line="300" w:lineRule="atLeast"/>
              <w:ind w:left="2160"/>
              <w:rPr>
                <w:rFonts w:cstheme="minorHAnsi"/>
              </w:rPr>
            </w:pPr>
            <w:r>
              <w:rPr>
                <w:rFonts w:cstheme="minorHAnsi"/>
              </w:rPr>
              <w:t>commentLine</w:t>
            </w:r>
          </w:p>
          <w:p w14:paraId="17BCBE56" w14:textId="77777777" w:rsidR="00F15866" w:rsidRPr="00B84A41" w:rsidRDefault="00F15866"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3EDEABA1" w14:textId="77777777" w:rsidR="00F15866" w:rsidRPr="00B84A41" w:rsidRDefault="00F15866" w:rsidP="002C72E5">
            <w:pPr>
              <w:spacing w:line="300" w:lineRule="atLeast"/>
              <w:rPr>
                <w:rFonts w:cstheme="minorHAnsi"/>
                <w:b/>
                <w:bCs/>
                <w:i/>
                <w:iCs/>
              </w:rPr>
            </w:pPr>
            <w:r>
              <w:rPr>
                <w:rFonts w:cstheme="minorHAnsi"/>
                <w:b/>
                <w:bCs/>
                <w:i/>
                <w:iCs/>
              </w:rPr>
              <w:t>string</w:t>
            </w:r>
          </w:p>
          <w:p w14:paraId="7F6B16C7" w14:textId="77777777" w:rsidR="00F15866" w:rsidRPr="00775565" w:rsidRDefault="00F15866" w:rsidP="002C72E5">
            <w:pPr>
              <w:spacing w:line="300" w:lineRule="atLeast"/>
              <w:rPr>
                <w:rFonts w:cstheme="minorHAnsi"/>
              </w:rPr>
            </w:pPr>
            <w:r>
              <w:rPr>
                <w:rFonts w:cstheme="minorHAnsi"/>
              </w:rPr>
              <w:t xml:space="preserve">comment line text</w:t>
            </w:r>
          </w:p>
        </w:tc>
      </w:tr>
      <w:tr w:rsidR="00F15866" w:rsidRPr="00775565" w14:paraId="61BF3C32" w14:textId="77777777" w:rsidTr="00EC5F33">
        <w:tc>
          <w:tcPr>
            <w:tcW w:w="4842" w:type="dxa"/>
            <w:gridSpan w:val="2"/>
          </w:tcPr>
          <w:p w14:paraId="56F0638B" w14:textId="77777777" w:rsidR="00F15866" w:rsidRPr="00775565" w:rsidRDefault="00F15866" w:rsidP="002C72E5">
            <w:pPr>
              <w:spacing w:line="300" w:lineRule="atLeast"/>
              <w:ind w:left="2160"/>
              <w:rPr>
                <w:rFonts w:cstheme="minorHAnsi"/>
              </w:rPr>
            </w:pPr>
            <w:r>
              <w:rPr>
                <w:rFonts w:cstheme="minorHAnsi"/>
              </w:rPr>
              <w:t>commentLineAttrib</w:t>
            </w:r>
          </w:p>
          <w:p w14:paraId="5F27B358" w14:textId="77777777" w:rsidR="00F15866" w:rsidRPr="00B84A41" w:rsidRDefault="00F15866"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11182DBC" w14:textId="77777777" w:rsidR="00F15866" w:rsidRPr="00B84A41" w:rsidRDefault="00F15866" w:rsidP="002C72E5">
            <w:pPr>
              <w:spacing w:line="300" w:lineRule="atLeast"/>
              <w:rPr>
                <w:rFonts w:cstheme="minorHAnsi"/>
                <w:b/>
                <w:bCs/>
                <w:i/>
                <w:iCs/>
              </w:rPr>
            </w:pPr>
            <w:r>
              <w:rPr>
                <w:rFonts w:cstheme="minorHAnsi"/>
                <w:b/>
                <w:bCs/>
                <w:i/>
                <w:iCs/>
              </w:rPr>
              <w:t>int</w:t>
            </w:r>
          </w:p>
          <w:p w14:paraId="679F34F3" w14:textId="77777777" w:rsidR="00F15866" w:rsidRPr="00775565" w:rsidRDefault="00F15866" w:rsidP="002C72E5">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C7433C" w:rsidRPr="00775565" w14:paraId="1643DFA3" w14:textId="77777777" w:rsidTr="00EC5F33">
        <w:tc>
          <w:tcPr>
            <w:tcW w:w="4842" w:type="dxa"/>
            <w:gridSpan w:val="2"/>
          </w:tcPr>
          <w:p w14:paraId="7213A1C3" w14:textId="77777777" w:rsidR="0034462E" w:rsidRDefault="0034462E" w:rsidP="002C72E5">
            <w:pPr>
              <w:spacing w:line="300" w:lineRule="atLeast"/>
              <w:ind w:left="720"/>
              <w:rPr>
                <w:rFonts w:cstheme="minorHAnsi"/>
              </w:rPr>
            </w:pPr>
            <w:r>
              <w:rPr>
                <w:rFonts w:cstheme="minorHAnsi"/>
              </w:rPr>
              <w:t>depositRefund</w:t>
            </w:r>
          </w:p>
          <w:p w14:paraId="38569380" w14:textId="14EA0D79" w:rsidR="00C7433C" w:rsidRPr="00B84A41" w:rsidRDefault="00C7433C"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6C655676" w14:textId="77777777" w:rsidR="00C7433C" w:rsidRDefault="00C7433C" w:rsidP="002C72E5">
            <w:pPr>
              <w:spacing w:line="300" w:lineRule="atLeast"/>
            </w:pPr>
            <w:r>
              <w:rPr>
                <w:rFonts w:cstheme="minorHAnsi"/>
                <w:b/>
                <w:bCs/>
                <w:i/>
                <w:iCs/>
              </w:rPr>
              <w:t xml:space="preserve">array of objects</w:t>
            </w:r>
            <w:r>
              <w:t xml:space="preserve"> </w:t>
            </w:r>
          </w:p>
          <w:p w14:paraId="06B2D938" w14:textId="3E74D404" w:rsidR="00C7433C" w:rsidRPr="00775565" w:rsidRDefault="00C7433C" w:rsidP="002C72E5">
            <w:pPr>
              <w:spacing w:line="300" w:lineRule="atLeast"/>
              <w:rPr>
                <w:rFonts w:cstheme="minorHAnsi"/>
              </w:rPr>
            </w:pPr>
            <w:r>
              <w:t xml:space="preserve">prints the refunded deposit on the receipt</w:t>
            </w:r>
          </w:p>
        </w:tc>
      </w:tr>
      <w:tr w:rsidR="00C7433C" w:rsidRPr="00775565" w14:paraId="5E966BE2" w14:textId="77777777" w:rsidTr="00EC5F33">
        <w:tc>
          <w:tcPr>
            <w:tcW w:w="4842" w:type="dxa"/>
            <w:gridSpan w:val="2"/>
          </w:tcPr>
          <w:p w14:paraId="44E71CB9" w14:textId="3C162D64" w:rsidR="00C7433C" w:rsidRDefault="0034462E" w:rsidP="002C72E5">
            <w:pPr>
              <w:spacing w:line="300" w:lineRule="atLeast"/>
              <w:ind w:left="1440"/>
              <w:rPr>
                <w:rFonts w:cstheme="minorHAnsi"/>
              </w:rPr>
            </w:pPr>
            <w:r>
              <w:rPr>
                <w:rFonts w:cstheme="minorHAnsi"/>
              </w:rPr>
              <w:t>depositRefundDescription</w:t>
            </w:r>
          </w:p>
          <w:p w14:paraId="7145BAFF" w14:textId="77777777" w:rsidR="00C7433C" w:rsidRPr="00B84A41" w:rsidRDefault="00C7433C"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1B23C804" w14:textId="77777777" w:rsidR="00C7433C" w:rsidRPr="00B84A41" w:rsidRDefault="00C7433C" w:rsidP="002C72E5">
            <w:pPr>
              <w:spacing w:line="300" w:lineRule="atLeast"/>
              <w:rPr>
                <w:rFonts w:cstheme="minorHAnsi"/>
                <w:b/>
                <w:bCs/>
                <w:i/>
                <w:iCs/>
              </w:rPr>
            </w:pPr>
            <w:r>
              <w:rPr>
                <w:rFonts w:cstheme="minorHAnsi"/>
                <w:b/>
                <w:bCs/>
                <w:i/>
                <w:iCs/>
              </w:rPr>
              <w:t>string</w:t>
            </w:r>
          </w:p>
          <w:p w14:paraId="46BD1333" w14:textId="0863F40E" w:rsidR="00C7433C" w:rsidRPr="00775565" w:rsidRDefault="00C7433C" w:rsidP="002C72E5">
            <w:pPr>
              <w:spacing w:line="300" w:lineRule="atLeast"/>
              <w:rPr>
                <w:rFonts w:cstheme="minorHAnsi"/>
              </w:rPr>
            </w:pPr>
            <w:r>
              <w:t xml:space="preserve">description of the refunded deposit. The length of the description cannot exceed 30 characters.</w:t>
            </w:r>
          </w:p>
        </w:tc>
      </w:tr>
      <w:tr w:rsidR="00C7433C" w:rsidRPr="00775565" w14:paraId="3FAD91E4" w14:textId="77777777" w:rsidTr="00EC5F33">
        <w:tc>
          <w:tcPr>
            <w:tcW w:w="4842" w:type="dxa"/>
            <w:gridSpan w:val="2"/>
          </w:tcPr>
          <w:p w14:paraId="4BB5AD92" w14:textId="7821DAFA" w:rsidR="00C7433C" w:rsidRPr="00775565" w:rsidRDefault="0034462E" w:rsidP="002C72E5">
            <w:pPr>
              <w:spacing w:line="300" w:lineRule="atLeast"/>
              <w:ind w:left="1440"/>
              <w:rPr>
                <w:rFonts w:cstheme="minorHAnsi"/>
              </w:rPr>
            </w:pPr>
            <w:r>
              <w:rPr>
                <w:rFonts w:cstheme="minorHAnsi"/>
              </w:rPr>
              <w:t>depositRefundQuantity</w:t>
            </w:r>
          </w:p>
          <w:p w14:paraId="13D0862B" w14:textId="77777777" w:rsidR="00C7433C" w:rsidRPr="00B84A41" w:rsidRDefault="00C7433C"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41B7E814" w14:textId="77777777" w:rsidR="00C7433C" w:rsidRPr="00B84A41" w:rsidRDefault="00C7433C" w:rsidP="002C72E5">
            <w:pPr>
              <w:spacing w:line="300" w:lineRule="atLeast"/>
              <w:rPr>
                <w:rFonts w:cstheme="minorHAnsi"/>
                <w:b/>
                <w:bCs/>
                <w:i/>
                <w:iCs/>
              </w:rPr>
            </w:pPr>
            <w:r>
              <w:rPr>
                <w:rFonts w:cstheme="minorHAnsi"/>
                <w:b/>
                <w:bCs/>
                <w:i/>
                <w:iCs/>
              </w:rPr>
              <w:t>double</w:t>
            </w:r>
          </w:p>
          <w:p w14:paraId="474F138B" w14:textId="7D9679D9" w:rsidR="00C7433C" w:rsidRPr="00775565" w:rsidRDefault="00C7433C" w:rsidP="002C72E5">
            <w:pPr>
              <w:spacing w:line="300" w:lineRule="atLeast"/>
              <w:rPr>
                <w:rFonts w:cstheme="minorHAnsi"/>
              </w:rPr>
            </w:pPr>
            <w:r>
              <w:t xml:space="preserve">the quantity of the refunded deposit</w:t>
            </w:r>
          </w:p>
        </w:tc>
      </w:tr>
      <w:tr w:rsidR="00C7433C" w:rsidRPr="00775565" w14:paraId="20862424" w14:textId="77777777" w:rsidTr="00EC5F33">
        <w:tc>
          <w:tcPr>
            <w:tcW w:w="4842" w:type="dxa"/>
            <w:gridSpan w:val="2"/>
          </w:tcPr>
          <w:p w14:paraId="00C29BDE" w14:textId="42A7DE84" w:rsidR="00C7433C" w:rsidRDefault="0034462E" w:rsidP="002C72E5">
            <w:pPr>
              <w:spacing w:line="300" w:lineRule="atLeast"/>
              <w:ind w:left="1440"/>
              <w:rPr>
                <w:rFonts w:cstheme="minorHAnsi"/>
              </w:rPr>
            </w:pPr>
            <w:r>
              <w:rPr>
                <w:rFonts w:cstheme="minorHAnsi"/>
              </w:rPr>
              <w:t>depositRefundPrice</w:t>
            </w:r>
          </w:p>
          <w:p w14:paraId="44E2446D" w14:textId="77777777" w:rsidR="00C7433C" w:rsidRPr="00B84A41" w:rsidRDefault="00C7433C"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3767ECF4" w14:textId="77777777" w:rsidR="00C7433C" w:rsidRPr="00B84A41" w:rsidRDefault="00C7433C" w:rsidP="002C72E5">
            <w:pPr>
              <w:spacing w:line="300" w:lineRule="atLeast"/>
              <w:rPr>
                <w:rFonts w:cstheme="minorHAnsi"/>
                <w:b/>
                <w:bCs/>
                <w:i/>
                <w:iCs/>
              </w:rPr>
            </w:pPr>
            <w:r>
              <w:rPr>
                <w:rFonts w:cstheme="minorHAnsi"/>
                <w:b/>
                <w:bCs/>
                <w:i/>
                <w:iCs/>
              </w:rPr>
              <w:t>double</w:t>
            </w:r>
          </w:p>
          <w:p w14:paraId="28FA2C67" w14:textId="10CD85F3" w:rsidR="00C7433C" w:rsidRPr="00775565" w:rsidRDefault="00C7433C" w:rsidP="002C72E5">
            <w:pPr>
              <w:spacing w:line="300" w:lineRule="atLeast"/>
              <w:rPr>
                <w:rFonts w:cstheme="minorHAnsi"/>
              </w:rPr>
            </w:pPr>
            <w:r>
              <w:t xml:space="preserve">the price of a single refunded deposit unit</w:t>
            </w:r>
          </w:p>
        </w:tc>
      </w:tr>
      <w:tr w:rsidR="00C7433C" w:rsidRPr="00775565" w14:paraId="68D30675" w14:textId="77777777" w:rsidTr="00EC5F33">
        <w:tc>
          <w:tcPr>
            <w:tcW w:w="4842" w:type="dxa"/>
            <w:gridSpan w:val="2"/>
          </w:tcPr>
          <w:p w14:paraId="55253FCF" w14:textId="77777777" w:rsidR="00C7433C" w:rsidRPr="00775565" w:rsidRDefault="00C7433C" w:rsidP="002C72E5">
            <w:pPr>
              <w:spacing w:line="300" w:lineRule="atLeast"/>
              <w:ind w:left="1440"/>
              <w:rPr>
                <w:rFonts w:cstheme="minorHAnsi"/>
              </w:rPr>
            </w:pPr>
            <w:r>
              <w:rPr>
                <w:rFonts w:cstheme="minorHAnsi"/>
              </w:rPr>
              <w:t>commentLines</w:t>
            </w:r>
          </w:p>
          <w:p w14:paraId="110DD406" w14:textId="77777777" w:rsidR="00C7433C" w:rsidRPr="00B84A41" w:rsidRDefault="00C7433C" w:rsidP="002C72E5">
            <w:pPr>
              <w:spacing w:line="300" w:lineRule="atLeast"/>
              <w:ind w:left="1440"/>
              <w:rPr>
                <w:rFonts w:cstheme="minorHAnsi"/>
                <w:sz w:val="18"/>
                <w:szCs w:val="18"/>
              </w:rPr>
            </w:pPr>
            <w:r>
              <w:rPr>
                <w:rFonts w:cstheme="minorHAnsi"/>
                <w:color w:val="FF0000"/>
                <w:sz w:val="18"/>
                <w:szCs w:val="18"/>
              </w:rPr>
              <w:t>optional</w:t>
            </w:r>
          </w:p>
        </w:tc>
        <w:tc>
          <w:tcPr>
            <w:tcW w:w="4508" w:type="dxa"/>
          </w:tcPr>
          <w:p w14:paraId="5A8BAC44" w14:textId="77777777" w:rsidR="00C7433C" w:rsidRPr="00775565" w:rsidRDefault="00C7433C" w:rsidP="00C12AAC">
            <w:pPr>
              <w:spacing w:line="300" w:lineRule="atLeast"/>
              <w:rPr>
                <w:rFonts w:cstheme="minorHAnsi"/>
              </w:rPr>
            </w:pPr>
            <w:r>
              <w:rPr>
                <w:rFonts w:cstheme="minorHAnsi"/>
                <w:b/>
                <w:bCs/>
                <w:i/>
                <w:iCs/>
              </w:rPr>
              <w:t xml:space="preserve">array of objects  </w:t>
            </w:r>
          </w:p>
          <w:p w14:paraId="3B5C8E7C" w14:textId="42BC5C6E" w:rsidR="00C7433C" w:rsidRPr="00775565" w:rsidRDefault="00C7433C" w:rsidP="00C12AAC">
            <w:pPr>
              <w:spacing w:line="300" w:lineRule="atLeast"/>
              <w:rPr>
                <w:rFonts w:cstheme="minorHAnsi"/>
              </w:rPr>
            </w:pPr>
            <w:r>
              <w:rPr>
                <w:rFonts w:cstheme="minorHAnsi"/>
              </w:rPr>
              <w:t xml:space="preserve">Prints a free text comments lines after the </w:t>
            </w:r>
            <w:r>
              <w:t xml:space="preserve">refunded deposit item</w:t>
            </w:r>
          </w:p>
        </w:tc>
      </w:tr>
      <w:tr w:rsidR="00C7433C" w:rsidRPr="00775565" w14:paraId="496E247D" w14:textId="77777777" w:rsidTr="00EC5F33">
        <w:tc>
          <w:tcPr>
            <w:tcW w:w="4842" w:type="dxa"/>
            <w:gridSpan w:val="2"/>
          </w:tcPr>
          <w:p w14:paraId="02ABA76D" w14:textId="77777777" w:rsidR="00C7433C" w:rsidRPr="00775565" w:rsidRDefault="00C7433C" w:rsidP="002C72E5">
            <w:pPr>
              <w:spacing w:line="300" w:lineRule="atLeast"/>
              <w:ind w:left="2160"/>
              <w:rPr>
                <w:rFonts w:cstheme="minorHAnsi"/>
              </w:rPr>
            </w:pPr>
            <w:r>
              <w:rPr>
                <w:rFonts w:cstheme="minorHAnsi"/>
              </w:rPr>
              <w:t>commentLine</w:t>
            </w:r>
          </w:p>
          <w:p w14:paraId="0E42A9D0" w14:textId="77777777" w:rsidR="00C7433C" w:rsidRPr="00B84A41" w:rsidRDefault="00C7433C"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2E79404C" w14:textId="77777777" w:rsidR="00C7433C" w:rsidRPr="00B84A41" w:rsidRDefault="00C7433C" w:rsidP="002C72E5">
            <w:pPr>
              <w:spacing w:line="300" w:lineRule="atLeast"/>
              <w:rPr>
                <w:rFonts w:cstheme="minorHAnsi"/>
                <w:b/>
                <w:bCs/>
                <w:i/>
                <w:iCs/>
              </w:rPr>
            </w:pPr>
            <w:r>
              <w:rPr>
                <w:rFonts w:cstheme="minorHAnsi"/>
                <w:b/>
                <w:bCs/>
                <w:i/>
                <w:iCs/>
              </w:rPr>
              <w:t>string</w:t>
            </w:r>
          </w:p>
          <w:p w14:paraId="7CA462C5" w14:textId="77777777" w:rsidR="00C7433C" w:rsidRPr="00775565" w:rsidRDefault="00C7433C" w:rsidP="002C72E5">
            <w:pPr>
              <w:spacing w:line="300" w:lineRule="atLeast"/>
              <w:rPr>
                <w:rFonts w:cstheme="minorHAnsi"/>
              </w:rPr>
            </w:pPr>
            <w:r>
              <w:rPr>
                <w:rFonts w:cstheme="minorHAnsi"/>
              </w:rPr>
              <w:t xml:space="preserve">comment line text</w:t>
            </w:r>
          </w:p>
        </w:tc>
      </w:tr>
      <w:tr w:rsidR="00C7433C" w:rsidRPr="00775565" w14:paraId="32F91019" w14:textId="77777777" w:rsidTr="00EC5F33">
        <w:tc>
          <w:tcPr>
            <w:tcW w:w="4842" w:type="dxa"/>
            <w:gridSpan w:val="2"/>
          </w:tcPr>
          <w:p w14:paraId="217AB23E" w14:textId="77777777" w:rsidR="00C7433C" w:rsidRPr="00775565" w:rsidRDefault="00C7433C" w:rsidP="002C72E5">
            <w:pPr>
              <w:spacing w:line="300" w:lineRule="atLeast"/>
              <w:ind w:left="2160"/>
              <w:rPr>
                <w:rFonts w:cstheme="minorHAnsi"/>
              </w:rPr>
            </w:pPr>
            <w:r>
              <w:rPr>
                <w:rFonts w:cstheme="minorHAnsi"/>
              </w:rPr>
              <w:t>commentLineAttrib</w:t>
            </w:r>
          </w:p>
          <w:p w14:paraId="7B14BE66" w14:textId="77777777" w:rsidR="00C7433C" w:rsidRPr="00B84A41" w:rsidRDefault="00C7433C"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65D95300" w14:textId="77777777" w:rsidR="00C7433C" w:rsidRPr="00B84A41" w:rsidRDefault="00C7433C" w:rsidP="002C72E5">
            <w:pPr>
              <w:spacing w:line="300" w:lineRule="atLeast"/>
              <w:rPr>
                <w:rFonts w:cstheme="minorHAnsi"/>
                <w:b/>
                <w:bCs/>
                <w:i/>
                <w:iCs/>
              </w:rPr>
            </w:pPr>
            <w:r>
              <w:rPr>
                <w:rFonts w:cstheme="minorHAnsi"/>
                <w:b/>
                <w:bCs/>
                <w:i/>
                <w:iCs/>
              </w:rPr>
              <w:t>int</w:t>
            </w:r>
          </w:p>
          <w:p w14:paraId="5D522241" w14:textId="77777777" w:rsidR="00C7433C" w:rsidRPr="00775565" w:rsidRDefault="00C7433C" w:rsidP="002C72E5">
            <w:pPr>
              <w:spacing w:line="300" w:lineRule="atLeast"/>
              <w:rPr>
                <w:rFonts w:cstheme="minorHAnsi"/>
              </w:rPr>
            </w:pPr>
            <w:r>
              <w:rPr>
                <w:rFonts w:cstheme="minorHAnsi"/>
              </w:rPr>
              <w:t xml:space="preserve">comment line text </w:t>
            </w:r>
            <w:r>
              <w:t xml:space="preserve">font size and properties (possible values explained in comments section)</w:t>
            </w:r>
          </w:p>
        </w:tc>
      </w:tr>
      <w:tr w:rsidR="00EC5F33" w:rsidRPr="002769E4" w14:paraId="60B40F38" w14:textId="77777777" w:rsidTr="00EC5F33">
        <w:tc>
          <w:tcPr>
            <w:tcW w:w="4842" w:type="dxa"/>
            <w:gridSpan w:val="2"/>
          </w:tcPr>
          <w:p w14:paraId="0116F6E9" w14:textId="77777777" w:rsidR="00EC5F33" w:rsidRDefault="00EC5F33" w:rsidP="00B824D6">
            <w:pPr>
              <w:spacing w:line="300" w:lineRule="atLeast"/>
              <w:rPr>
                <w:rFonts w:cstheme="minorHAnsi"/>
              </w:rPr>
            </w:pPr>
            <w:r>
              <w:rPr>
                <w:rFonts w:cstheme="minorHAnsi"/>
              </w:rPr>
              <w:t>SetFooter</w:t>
            </w:r>
          </w:p>
          <w:p w14:paraId="690AF154" w14:textId="77777777" w:rsidR="00EC5F33" w:rsidRPr="00C63266" w:rsidRDefault="00EC5F33" w:rsidP="00B824D6">
            <w:pPr>
              <w:spacing w:line="300" w:lineRule="atLeast"/>
              <w:rPr>
                <w:rFonts w:cstheme="minorHAnsi"/>
              </w:rPr>
            </w:pPr>
            <w:r>
              <w:rPr>
                <w:rFonts w:cstheme="minorHAnsi"/>
                <w:color w:val="FF0000"/>
                <w:sz w:val="18"/>
                <w:szCs w:val="18"/>
              </w:rPr>
              <w:t>optional</w:t>
            </w:r>
          </w:p>
        </w:tc>
        <w:tc>
          <w:tcPr>
            <w:tcW w:w="4508" w:type="dxa"/>
          </w:tcPr>
          <w:p w14:paraId="63D9158E" w14:textId="77777777" w:rsidR="00EC5F33" w:rsidRPr="00B84A41" w:rsidRDefault="00EC5F33" w:rsidP="00B824D6">
            <w:pPr>
              <w:spacing w:line="300" w:lineRule="atLeast"/>
              <w:rPr>
                <w:rFonts w:cstheme="minorHAnsi"/>
                <w:b/>
                <w:bCs/>
                <w:i/>
                <w:iCs/>
              </w:rPr>
            </w:pPr>
            <w:r>
              <w:rPr>
                <w:rFonts w:cstheme="minorHAnsi"/>
                <w:b/>
                <w:bCs/>
                <w:i/>
                <w:iCs/>
              </w:rPr>
              <w:t>object</w:t>
            </w:r>
          </w:p>
          <w:p w14:paraId="1A1CDF6D" w14:textId="77777777" w:rsidR="00EC5F33" w:rsidRDefault="00EC5F33" w:rsidP="00B824D6">
            <w:pPr>
              <w:spacing w:line="300" w:lineRule="atLeast"/>
              <w:rPr>
                <w:rFonts w:cstheme="minorHAnsi"/>
              </w:rPr>
            </w:pPr>
            <w:r>
              <w:t xml:space="preserve">Set new Footer lines</w:t>
            </w:r>
          </w:p>
        </w:tc>
      </w:tr>
      <w:tr w:rsidR="00EC5F33" w:rsidRPr="00C63266" w14:paraId="6E740493" w14:textId="77777777" w:rsidTr="00EC5F33">
        <w:tc>
          <w:tcPr>
            <w:tcW w:w="4842" w:type="dxa"/>
            <w:gridSpan w:val="2"/>
          </w:tcPr>
          <w:p w14:paraId="76B8C124" w14:textId="77777777" w:rsidR="00EC5F33" w:rsidRDefault="00EC5F33" w:rsidP="00B824D6">
            <w:pPr>
              <w:spacing w:line="300" w:lineRule="atLeast"/>
              <w:ind w:left="720"/>
              <w:rPr>
                <w:rFonts w:cstheme="minorHAnsi"/>
              </w:rPr>
            </w:pPr>
            <w:r>
              <w:rPr>
                <w:rFonts w:cstheme="minorHAnsi"/>
              </w:rPr>
              <w:t>line1</w:t>
            </w:r>
          </w:p>
        </w:tc>
        <w:tc>
          <w:tcPr>
            <w:tcW w:w="4508" w:type="dxa"/>
          </w:tcPr>
          <w:p w14:paraId="28D66E34" w14:textId="77777777" w:rsidR="00EC5F33" w:rsidRPr="00B84A41" w:rsidRDefault="00EC5F33" w:rsidP="00B824D6">
            <w:pPr>
              <w:spacing w:line="300" w:lineRule="atLeast"/>
              <w:rPr>
                <w:rFonts w:cstheme="minorHAnsi"/>
                <w:b/>
                <w:bCs/>
                <w:i/>
                <w:iCs/>
              </w:rPr>
            </w:pPr>
            <w:r>
              <w:rPr>
                <w:rFonts w:cstheme="minorHAnsi"/>
                <w:b/>
                <w:bCs/>
                <w:i/>
                <w:iCs/>
              </w:rPr>
              <w:t>string</w:t>
            </w:r>
          </w:p>
          <w:p w14:paraId="454E7890" w14:textId="77777777" w:rsidR="00EC5F33" w:rsidRDefault="00EC5F33" w:rsidP="00B824D6">
            <w:pPr>
              <w:spacing w:line="300" w:lineRule="atLeast"/>
              <w:ind w:left="720" w:hanging="616"/>
              <w:rPr>
                <w:rFonts w:cstheme="minorHAnsi"/>
              </w:rPr>
            </w:pPr>
            <w:r>
              <w:rPr>
                <w:rFonts w:cstheme="minorHAnsi"/>
              </w:rPr>
              <w:t xml:space="preserve">footer line text</w:t>
            </w:r>
          </w:p>
        </w:tc>
      </w:tr>
      <w:tr w:rsidR="00EC5F33" w:rsidRPr="00C63266" w14:paraId="5EFEA48C" w14:textId="77777777" w:rsidTr="00EC5F33">
        <w:tc>
          <w:tcPr>
            <w:tcW w:w="4842" w:type="dxa"/>
            <w:gridSpan w:val="2"/>
          </w:tcPr>
          <w:p w14:paraId="73E07A8E" w14:textId="77777777" w:rsidR="00EC5F33" w:rsidRDefault="00EC5F33" w:rsidP="00B824D6">
            <w:pPr>
              <w:spacing w:line="300" w:lineRule="atLeast"/>
              <w:ind w:left="720"/>
              <w:rPr>
                <w:rFonts w:cstheme="minorHAnsi"/>
              </w:rPr>
            </w:pPr>
            <w:r>
              <w:rPr>
                <w:rFonts w:cstheme="minorHAnsi"/>
              </w:rPr>
              <w:t>line2</w:t>
            </w:r>
          </w:p>
        </w:tc>
        <w:tc>
          <w:tcPr>
            <w:tcW w:w="4508" w:type="dxa"/>
          </w:tcPr>
          <w:p w14:paraId="05CA7CDF" w14:textId="77777777" w:rsidR="00EC5F33" w:rsidRPr="00B84A41" w:rsidRDefault="00EC5F33" w:rsidP="00B824D6">
            <w:pPr>
              <w:spacing w:line="300" w:lineRule="atLeast"/>
              <w:rPr>
                <w:rFonts w:cstheme="minorHAnsi"/>
                <w:b/>
                <w:bCs/>
                <w:i/>
                <w:iCs/>
              </w:rPr>
            </w:pPr>
            <w:r>
              <w:rPr>
                <w:rFonts w:cstheme="minorHAnsi"/>
                <w:b/>
                <w:bCs/>
                <w:i/>
                <w:iCs/>
              </w:rPr>
              <w:t>string</w:t>
            </w:r>
          </w:p>
          <w:p w14:paraId="44251E0D" w14:textId="77777777" w:rsidR="00EC5F33" w:rsidRDefault="00EC5F33" w:rsidP="00B824D6">
            <w:pPr>
              <w:spacing w:line="300" w:lineRule="atLeast"/>
              <w:ind w:left="720" w:hanging="616"/>
              <w:rPr>
                <w:rFonts w:cstheme="minorHAnsi"/>
              </w:rPr>
            </w:pPr>
            <w:r>
              <w:rPr>
                <w:rFonts w:cstheme="minorHAnsi"/>
              </w:rPr>
              <w:t xml:space="preserve">footer line text</w:t>
            </w:r>
          </w:p>
        </w:tc>
      </w:tr>
      <w:tr w:rsidR="00EC5F33" w:rsidRPr="00C63266" w14:paraId="6A9EB455" w14:textId="77777777" w:rsidTr="00EC5F33">
        <w:tc>
          <w:tcPr>
            <w:tcW w:w="4842" w:type="dxa"/>
            <w:gridSpan w:val="2"/>
          </w:tcPr>
          <w:p w14:paraId="69FB882B" w14:textId="77777777" w:rsidR="00EC5F33" w:rsidRDefault="00EC5F33" w:rsidP="00B824D6">
            <w:pPr>
              <w:spacing w:line="300" w:lineRule="atLeast"/>
              <w:ind w:left="720"/>
              <w:rPr>
                <w:rFonts w:cstheme="minorHAnsi"/>
              </w:rPr>
            </w:pPr>
            <w:r>
              <w:rPr>
                <w:rFonts w:cstheme="minorHAnsi"/>
              </w:rPr>
              <w:t>line3</w:t>
            </w:r>
          </w:p>
        </w:tc>
        <w:tc>
          <w:tcPr>
            <w:tcW w:w="4508" w:type="dxa"/>
          </w:tcPr>
          <w:p w14:paraId="71A3B661" w14:textId="77777777" w:rsidR="00EC5F33" w:rsidRPr="00B84A41" w:rsidRDefault="00EC5F33" w:rsidP="00B824D6">
            <w:pPr>
              <w:spacing w:line="300" w:lineRule="atLeast"/>
              <w:rPr>
                <w:rFonts w:cstheme="minorHAnsi"/>
                <w:b/>
                <w:bCs/>
                <w:i/>
                <w:iCs/>
              </w:rPr>
            </w:pPr>
            <w:r>
              <w:rPr>
                <w:rFonts w:cstheme="minorHAnsi"/>
                <w:b/>
                <w:bCs/>
                <w:i/>
                <w:iCs/>
              </w:rPr>
              <w:t>string</w:t>
            </w:r>
          </w:p>
          <w:p w14:paraId="3098A27F" w14:textId="77777777" w:rsidR="00EC5F33" w:rsidRDefault="00EC5F33" w:rsidP="00B824D6">
            <w:pPr>
              <w:spacing w:line="300" w:lineRule="atLeast"/>
              <w:ind w:left="720" w:hanging="616"/>
              <w:rPr>
                <w:rFonts w:cstheme="minorHAnsi"/>
              </w:rPr>
            </w:pPr>
            <w:r>
              <w:rPr>
                <w:rFonts w:cstheme="minorHAnsi"/>
              </w:rPr>
              <w:t xml:space="preserve">footer line text</w:t>
            </w:r>
          </w:p>
        </w:tc>
      </w:tr>
      <w:tr w:rsidR="00EC5F33" w:rsidRPr="00C63266" w14:paraId="51B78C50" w14:textId="77777777" w:rsidTr="00EC5F33">
        <w:tc>
          <w:tcPr>
            <w:tcW w:w="4842" w:type="dxa"/>
            <w:gridSpan w:val="2"/>
          </w:tcPr>
          <w:p w14:paraId="657904AE" w14:textId="77777777" w:rsidR="00EC5F33" w:rsidRDefault="00EC5F33" w:rsidP="00B824D6">
            <w:pPr>
              <w:spacing w:line="300" w:lineRule="atLeast"/>
              <w:ind w:left="720"/>
              <w:rPr>
                <w:rFonts w:cstheme="minorHAnsi"/>
              </w:rPr>
            </w:pPr>
            <w:r>
              <w:rPr>
                <w:rFonts w:cstheme="minorHAnsi"/>
              </w:rPr>
              <w:t>line4</w:t>
            </w:r>
          </w:p>
        </w:tc>
        <w:tc>
          <w:tcPr>
            <w:tcW w:w="4508" w:type="dxa"/>
          </w:tcPr>
          <w:p w14:paraId="6EB58550" w14:textId="77777777" w:rsidR="00EC5F33" w:rsidRPr="00B84A41" w:rsidRDefault="00EC5F33" w:rsidP="00B824D6">
            <w:pPr>
              <w:spacing w:line="300" w:lineRule="atLeast"/>
              <w:rPr>
                <w:rFonts w:cstheme="minorHAnsi"/>
                <w:b/>
                <w:bCs/>
                <w:i/>
                <w:iCs/>
              </w:rPr>
            </w:pPr>
            <w:r>
              <w:rPr>
                <w:rFonts w:cstheme="minorHAnsi"/>
                <w:b/>
                <w:bCs/>
                <w:i/>
                <w:iCs/>
              </w:rPr>
              <w:t>string</w:t>
            </w:r>
          </w:p>
          <w:p w14:paraId="44C842CD" w14:textId="77777777" w:rsidR="00EC5F33" w:rsidRDefault="00EC5F33" w:rsidP="00B824D6">
            <w:pPr>
              <w:spacing w:line="300" w:lineRule="atLeast"/>
              <w:ind w:left="720" w:hanging="616"/>
              <w:rPr>
                <w:rFonts w:cstheme="minorHAnsi"/>
              </w:rPr>
            </w:pPr>
            <w:r>
              <w:rPr>
                <w:rFonts w:cstheme="minorHAnsi"/>
              </w:rPr>
              <w:t xml:space="preserve">footer line text</w:t>
            </w:r>
          </w:p>
        </w:tc>
      </w:tr>
      <w:tr w:rsidR="002547FD" w:rsidRPr="00775565" w14:paraId="3D0DC778" w14:textId="77777777" w:rsidTr="00EC5F33">
        <w:tc>
          <w:tcPr>
            <w:tcW w:w="4842" w:type="dxa"/>
            <w:gridSpan w:val="2"/>
          </w:tcPr>
          <w:p w14:paraId="44901589" w14:textId="77777777" w:rsidR="002547FD" w:rsidRPr="00775565" w:rsidRDefault="002547FD" w:rsidP="002C72E5">
            <w:pPr>
              <w:spacing w:line="300" w:lineRule="atLeast"/>
              <w:rPr>
                <w:rFonts w:cstheme="minorHAnsi"/>
              </w:rPr>
            </w:pPr>
            <w:r>
              <w:rPr>
                <w:rFonts w:cstheme="minorHAnsi"/>
              </w:rPr>
              <w:t>bottomCommentLines</w:t>
            </w:r>
          </w:p>
          <w:p w14:paraId="66970DFF" w14:textId="77777777" w:rsidR="002547FD" w:rsidRPr="00EB56C2" w:rsidRDefault="002547FD" w:rsidP="002C72E5">
            <w:pPr>
              <w:spacing w:line="300" w:lineRule="atLeast"/>
              <w:rPr>
                <w:rFonts w:cstheme="minorHAnsi"/>
                <w:sz w:val="18"/>
                <w:szCs w:val="18"/>
              </w:rPr>
            </w:pPr>
            <w:r>
              <w:rPr>
                <w:rFonts w:cstheme="minorHAnsi"/>
                <w:color w:val="FF0000"/>
                <w:sz w:val="18"/>
                <w:szCs w:val="18"/>
              </w:rPr>
              <w:t>optional</w:t>
            </w:r>
          </w:p>
        </w:tc>
        <w:tc>
          <w:tcPr>
            <w:tcW w:w="4508" w:type="dxa"/>
          </w:tcPr>
          <w:p w14:paraId="4C00D8B0" w14:textId="77777777" w:rsidR="002547FD" w:rsidRPr="00B84A41" w:rsidRDefault="002547FD" w:rsidP="002C72E5">
            <w:pPr>
              <w:spacing w:line="300" w:lineRule="atLeast"/>
              <w:rPr>
                <w:rFonts w:cstheme="minorHAnsi"/>
                <w:b/>
                <w:bCs/>
                <w:i/>
                <w:iCs/>
              </w:rPr>
            </w:pPr>
            <w:r>
              <w:rPr>
                <w:rFonts w:cstheme="minorHAnsi"/>
                <w:b/>
                <w:bCs/>
                <w:i/>
                <w:iCs/>
              </w:rPr>
              <w:t xml:space="preserve">array of objects  </w:t>
            </w:r>
          </w:p>
          <w:p w14:paraId="5785A4BD" w14:textId="45EEF24B" w:rsidR="002547FD" w:rsidRPr="00775565" w:rsidRDefault="002547FD" w:rsidP="002C72E5">
            <w:pPr>
              <w:spacing w:line="300" w:lineRule="atLeast"/>
              <w:rPr>
                <w:rFonts w:cstheme="minorHAnsi"/>
              </w:rPr>
            </w:pPr>
            <w:r>
              <w:rPr>
                <w:rFonts w:cstheme="minorHAnsi"/>
              </w:rPr>
              <w:t xml:space="preserve">Prints a free text comments lines </w:t>
            </w:r>
            <w:del w:id="9060" w:author="Claude" w:date="2026-09-29T00:00:00Z">
              <w:r>
                <w:rPr>
                  <w:rFonts w:cstheme="minorHAnsi"/>
                </w:rPr>
                <w:delText xml:space="preserve">in the beginning of receipt, before items sales</w:delText>
              </w:r>
            </w:del>
            <w:ins w:id="9061" w:author="Claude" w:date="2026-09-29T00:00:00Z">
              <w:r>
                <w:rPr>
                  <w:rFonts w:cstheme="minorHAnsi"/>
                </w:rPr>
                <w:t xml:space="preserve">at the end of the receipt, after the items</w:t>
              </w:r>
            </w:ins>
          </w:p>
        </w:tc>
      </w:tr>
      <w:tr w:rsidR="002547FD" w:rsidRPr="00775565" w14:paraId="209B79CE" w14:textId="77777777" w:rsidTr="00EC5F33">
        <w:tc>
          <w:tcPr>
            <w:tcW w:w="4842" w:type="dxa"/>
            <w:gridSpan w:val="2"/>
          </w:tcPr>
          <w:p w14:paraId="54AA1425" w14:textId="77777777" w:rsidR="002547FD" w:rsidRPr="00775565" w:rsidRDefault="002547FD" w:rsidP="002C72E5">
            <w:pPr>
              <w:spacing w:line="300" w:lineRule="atLeast"/>
              <w:ind w:left="720"/>
              <w:rPr>
                <w:rFonts w:cstheme="minorHAnsi"/>
              </w:rPr>
            </w:pPr>
            <w:r>
              <w:rPr>
                <w:rFonts w:cstheme="minorHAnsi"/>
              </w:rPr>
              <w:lastRenderedPageBreak/>
              <w:t>commentLine</w:t>
            </w:r>
          </w:p>
          <w:p w14:paraId="1BD3A935" w14:textId="77777777" w:rsidR="002547FD" w:rsidRPr="00EB56C2" w:rsidRDefault="002547FD" w:rsidP="002C72E5">
            <w:pPr>
              <w:spacing w:line="300" w:lineRule="atLeast"/>
              <w:ind w:left="720"/>
              <w:rPr>
                <w:rFonts w:cstheme="minorHAnsi"/>
                <w:sz w:val="18"/>
                <w:szCs w:val="18"/>
              </w:rPr>
            </w:pPr>
            <w:r>
              <w:rPr>
                <w:rFonts w:cstheme="minorHAnsi"/>
                <w:color w:val="FF0000"/>
                <w:sz w:val="18"/>
                <w:szCs w:val="18"/>
              </w:rPr>
              <w:t>required</w:t>
            </w:r>
          </w:p>
        </w:tc>
        <w:tc>
          <w:tcPr>
            <w:tcW w:w="4508" w:type="dxa"/>
          </w:tcPr>
          <w:p w14:paraId="220F20F6" w14:textId="77777777" w:rsidR="002547FD" w:rsidRPr="00B84A41" w:rsidRDefault="002547FD" w:rsidP="002C72E5">
            <w:pPr>
              <w:spacing w:line="300" w:lineRule="atLeast"/>
              <w:rPr>
                <w:rFonts w:cstheme="minorHAnsi"/>
                <w:b/>
                <w:bCs/>
                <w:i/>
                <w:iCs/>
              </w:rPr>
            </w:pPr>
            <w:r>
              <w:rPr>
                <w:rFonts w:cstheme="minorHAnsi"/>
                <w:b/>
                <w:bCs/>
                <w:i/>
                <w:iCs/>
              </w:rPr>
              <w:t>string</w:t>
            </w:r>
          </w:p>
          <w:p w14:paraId="39703484" w14:textId="77777777" w:rsidR="002547FD" w:rsidRPr="00775565" w:rsidRDefault="002547FD" w:rsidP="002C72E5">
            <w:pPr>
              <w:spacing w:line="300" w:lineRule="atLeast"/>
              <w:rPr>
                <w:rFonts w:cstheme="minorHAnsi"/>
              </w:rPr>
            </w:pPr>
            <w:r>
              <w:rPr>
                <w:rFonts w:cstheme="minorHAnsi"/>
              </w:rPr>
              <w:t xml:space="preserve">comment line text</w:t>
            </w:r>
          </w:p>
        </w:tc>
      </w:tr>
      <w:tr w:rsidR="002547FD" w:rsidRPr="00775565" w14:paraId="7EA814E7" w14:textId="77777777" w:rsidTr="00EC5F33">
        <w:tc>
          <w:tcPr>
            <w:tcW w:w="4842" w:type="dxa"/>
            <w:gridSpan w:val="2"/>
          </w:tcPr>
          <w:p w14:paraId="079CA31D" w14:textId="77777777" w:rsidR="002547FD" w:rsidRPr="00775565" w:rsidRDefault="002547FD" w:rsidP="002C72E5">
            <w:pPr>
              <w:spacing w:line="300" w:lineRule="atLeast"/>
              <w:ind w:left="720"/>
              <w:rPr>
                <w:rFonts w:cstheme="minorHAnsi"/>
              </w:rPr>
            </w:pPr>
            <w:r>
              <w:rPr>
                <w:rFonts w:cstheme="minorHAnsi"/>
              </w:rPr>
              <w:t>commentLineAttrib</w:t>
            </w:r>
          </w:p>
          <w:p w14:paraId="1F2A49C2" w14:textId="77777777" w:rsidR="002547FD" w:rsidRPr="00EB56C2" w:rsidRDefault="002547FD" w:rsidP="002C72E5">
            <w:pPr>
              <w:spacing w:line="300" w:lineRule="atLeast"/>
              <w:ind w:left="720"/>
              <w:rPr>
                <w:rFonts w:cstheme="minorHAnsi"/>
                <w:sz w:val="18"/>
                <w:szCs w:val="18"/>
              </w:rPr>
            </w:pPr>
            <w:r>
              <w:rPr>
                <w:rFonts w:cstheme="minorHAnsi"/>
                <w:color w:val="FF0000"/>
                <w:sz w:val="18"/>
                <w:szCs w:val="18"/>
              </w:rPr>
              <w:t>required</w:t>
            </w:r>
          </w:p>
        </w:tc>
        <w:tc>
          <w:tcPr>
            <w:tcW w:w="4508" w:type="dxa"/>
          </w:tcPr>
          <w:p w14:paraId="345C5020" w14:textId="77777777" w:rsidR="002547FD" w:rsidRPr="00B84A41" w:rsidRDefault="002547FD" w:rsidP="002C72E5">
            <w:pPr>
              <w:spacing w:line="300" w:lineRule="atLeast"/>
              <w:rPr>
                <w:rFonts w:cstheme="minorHAnsi"/>
                <w:b/>
                <w:bCs/>
                <w:i/>
                <w:iCs/>
              </w:rPr>
            </w:pPr>
            <w:r>
              <w:rPr>
                <w:rFonts w:cstheme="minorHAnsi"/>
                <w:b/>
                <w:bCs/>
                <w:i/>
                <w:iCs/>
              </w:rPr>
              <w:t>int</w:t>
            </w:r>
          </w:p>
          <w:p w14:paraId="547A9B63" w14:textId="77777777" w:rsidR="002547FD" w:rsidRPr="00775565" w:rsidRDefault="002547FD" w:rsidP="002C72E5">
            <w:pPr>
              <w:spacing w:line="300" w:lineRule="atLeast"/>
              <w:rPr>
                <w:rFonts w:cstheme="minorHAnsi"/>
              </w:rPr>
            </w:pPr>
            <w:r>
              <w:rPr>
                <w:rFonts w:cstheme="minorHAnsi"/>
              </w:rPr>
              <w:t xml:space="preserve">comment line text </w:t>
            </w:r>
            <w:r>
              <w:t xml:space="preserve">font size and properties (possible values explained in comments section)</w:t>
            </w:r>
          </w:p>
        </w:tc>
      </w:tr>
    </w:tbl>
    <w:p w14:paraId="680CCAAA" w14:textId="77777777" w:rsidR="002547FD" w:rsidRDefault="002547FD" w:rsidP="002547FD">
      <w:pPr>
        <w:rPr>
          <w:i/>
          <w:iCs/>
        </w:rPr>
      </w:pPr>
    </w:p>
    <w:p w14:paraId="4DC7C7BB" w14:textId="77777777" w:rsidR="002547FD" w:rsidRDefault="002547FD" w:rsidP="002547FD">
      <w:pPr>
        <w:rPr>
          <w:i/>
          <w:iCs/>
        </w:rPr>
      </w:pPr>
    </w:p>
    <w:p w14:paraId="044620F6" w14:textId="49E28D2E" w:rsidR="002547FD" w:rsidRDefault="002547FD" w:rsidP="002547FD">
      <w:r>
        <w:t xml:space="preserve">JSON file example for printing non-fiscal receipt:</w:t>
      </w:r>
    </w:p>
    <w:p w14:paraId="65A0BCDD"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w:t>
      </w:r>
    </w:p>
    <w:p w14:paraId="627A595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 xml:space="preserve">    </w:t>
      </w:r>
      <w:r>
        <w:rPr>
          <w:rFonts w:ascii="Consolas" w:hAnsi="Consolas" w:cs="Cascadia Mono"/>
          <w:color w:val="2E75B6"/>
          <w:sz w:val="20"/>
          <w:szCs w:val="20"/>
        </w:rPr>
        <w:t>"receiptType"</w:t>
      </w:r>
      <w:r>
        <w:rPr>
          <w:rFonts w:ascii="Consolas" w:hAnsi="Consolas" w:cs="Cascadia Mono"/>
          <w:color w:val="000000"/>
          <w:sz w:val="20"/>
          <w:szCs w:val="20"/>
        </w:rPr>
        <w:t xml:space="preserve">: </w:t>
      </w:r>
      <w:r>
        <w:rPr>
          <w:rFonts w:ascii="Consolas" w:hAnsi="Consolas" w:cs="Cascadia Mono"/>
          <w:color w:val="A31515"/>
          <w:sz w:val="20"/>
          <w:szCs w:val="20"/>
        </w:rPr>
        <w:t>"nonFiscal"</w:t>
      </w:r>
      <w:r>
        <w:rPr>
          <w:rFonts w:ascii="Consolas" w:hAnsi="Consolas" w:cs="Cascadia Mono"/>
          <w:color w:val="000000"/>
          <w:sz w:val="20"/>
          <w:szCs w:val="20"/>
        </w:rPr>
        <w:t>,</w:t>
      </w:r>
    </w:p>
    <w:p w14:paraId="0AC1CCB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 xml:space="preserve">    </w:t>
      </w:r>
      <w:r>
        <w:rPr>
          <w:rFonts w:ascii="Consolas" w:hAnsi="Consolas" w:cs="Cascadia Mono"/>
          <w:color w:val="2E75B6"/>
          <w:sz w:val="20"/>
          <w:szCs w:val="20"/>
        </w:rPr>
        <w:t>"topCommentLines"</w:t>
      </w:r>
      <w:r>
        <w:rPr>
          <w:rFonts w:ascii="Consolas" w:hAnsi="Consolas" w:cs="Cascadia Mono"/>
          <w:color w:val="000000"/>
          <w:sz w:val="20"/>
          <w:szCs w:val="20"/>
        </w:rPr>
        <w:t xml:space="preserve">: </w:t>
      </w:r>
    </w:p>
    <w:p w14:paraId="47D6B90E"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w:t>
      </w:r>
    </w:p>
    <w:p w14:paraId="1386399C"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 xml:space="preserve">"Top comment Lines"</w:t>
      </w:r>
      <w:r>
        <w:rPr>
          <w:rFonts w:ascii="Consolas" w:hAnsi="Consolas" w:cs="Cascadia Mono"/>
          <w:color w:val="000000"/>
          <w:sz w:val="20"/>
          <w:szCs w:val="20"/>
        </w:rPr>
        <w:t>,</w:t>
      </w:r>
    </w:p>
    <w:p w14:paraId="1F5CE240"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49607D27"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p>
    <w:p w14:paraId="15AE1B16"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2E75B6"/>
          <w:sz w:val="20"/>
          <w:szCs w:val="20"/>
        </w:rPr>
        <w:t>"nonFiscalReceipt"</w:t>
      </w:r>
      <w:r>
        <w:rPr>
          <w:rFonts w:ascii="Consolas" w:hAnsi="Consolas" w:cs="Cascadia Mono"/>
          <w:color w:val="000000"/>
          <w:sz w:val="20"/>
          <w:szCs w:val="20"/>
        </w:rPr>
        <w:t>:</w:t>
      </w:r>
    </w:p>
    <w:p w14:paraId="5351CD4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w:t>
        <w:tab/>
      </w:r>
    </w:p>
    <w:p w14:paraId="043CA557"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r>
      <w:r>
        <w:rPr>
          <w:rFonts w:ascii="Consolas" w:hAnsi="Consolas" w:cs="Cascadia Mono"/>
          <w:color w:val="2E75B6"/>
          <w:sz w:val="20"/>
          <w:szCs w:val="20"/>
        </w:rPr>
        <w:t>"tare"</w:t>
      </w:r>
      <w:r>
        <w:rPr>
          <w:rFonts w:ascii="Consolas" w:hAnsi="Consolas" w:cs="Cascadia Mono"/>
          <w:color w:val="000000"/>
          <w:sz w:val="20"/>
          <w:szCs w:val="20"/>
        </w:rPr>
        <w:t xml:space="preserve">: </w:t>
      </w:r>
    </w:p>
    <w:p w14:paraId="259FA2D8"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w:t>
      </w:r>
    </w:p>
    <w:p w14:paraId="783700B2"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"tareDescription"</w:t>
      </w:r>
      <w:r>
        <w:rPr>
          <w:rFonts w:ascii="Consolas" w:hAnsi="Consolas" w:cs="Cascadia Mono"/>
          <w:color w:val="000000"/>
          <w:sz w:val="20"/>
          <w:szCs w:val="20"/>
        </w:rPr>
        <w:t xml:space="preserve">: </w:t>
      </w:r>
      <w:r>
        <w:rPr>
          <w:rFonts w:ascii="Consolas" w:hAnsi="Consolas" w:cs="Cascadia Mono"/>
          <w:color w:val="A31515"/>
          <w:sz w:val="20"/>
          <w:szCs w:val="20"/>
        </w:rPr>
        <w:t xml:space="preserve">"tare description"</w:t>
      </w:r>
      <w:r>
        <w:rPr>
          <w:rFonts w:ascii="Consolas" w:hAnsi="Consolas" w:cs="Cascadia Mono"/>
          <w:color w:val="000000"/>
          <w:sz w:val="20"/>
          <w:szCs w:val="20"/>
        </w:rPr>
        <w:t>,</w:t>
      </w:r>
    </w:p>
    <w:p w14:paraId="7122B0C3"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"tareQuantity"</w:t>
      </w:r>
      <w:r>
        <w:rPr>
          <w:rFonts w:ascii="Consolas" w:hAnsi="Consolas" w:cs="Cascadia Mono"/>
          <w:color w:val="000000"/>
          <w:sz w:val="20"/>
          <w:szCs w:val="20"/>
        </w:rPr>
        <w:t>: 1.0,</w:t>
      </w:r>
    </w:p>
    <w:p w14:paraId="5AE40BA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"tarePrice"</w:t>
      </w:r>
      <w:r>
        <w:rPr>
          <w:rFonts w:ascii="Consolas" w:hAnsi="Consolas" w:cs="Cascadia Mono"/>
          <w:color w:val="000000"/>
          <w:sz w:val="20"/>
          <w:szCs w:val="20"/>
        </w:rPr>
        <w:t>: 10.0,</w:t>
      </w:r>
    </w:p>
    <w:p w14:paraId="79A08F6F"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"commentLines"</w:t>
      </w:r>
      <w:r>
        <w:rPr>
          <w:rFonts w:ascii="Consolas" w:hAnsi="Consolas" w:cs="Cascadia Mono"/>
          <w:color w:val="000000"/>
          <w:sz w:val="20"/>
          <w:szCs w:val="20"/>
        </w:rPr>
        <w:t xml:space="preserve">: </w:t>
      </w:r>
    </w:p>
    <w:p w14:paraId="1FABA03E"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w:t>
      </w:r>
    </w:p>
    <w:p w14:paraId="162F3B60"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 xml:space="preserve">"tare Comment lines"</w:t>
      </w:r>
      <w:r>
        <w:rPr>
          <w:rFonts w:ascii="Consolas" w:hAnsi="Consolas" w:cs="Cascadia Mono"/>
          <w:color w:val="000000"/>
          <w:sz w:val="20"/>
          <w:szCs w:val="20"/>
        </w:rPr>
        <w:t>,</w:t>
      </w:r>
    </w:p>
    <w:p w14:paraId="2D0584FA"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47CB4003"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p>
    <w:p w14:paraId="5B63A11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p>
    <w:p w14:paraId="18279559"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r>
        <w:rPr>
          <w:rFonts w:ascii="Consolas" w:hAnsi="Consolas" w:cs="Cascadia Mono"/>
          <w:color w:val="2E75B6"/>
          <w:sz w:val="20"/>
          <w:szCs w:val="20"/>
        </w:rPr>
        <w:t>"depositReceive"</w:t>
      </w:r>
      <w:r>
        <w:rPr>
          <w:rFonts w:ascii="Consolas" w:hAnsi="Consolas" w:cs="Cascadia Mono"/>
          <w:color w:val="000000"/>
          <w:sz w:val="20"/>
          <w:szCs w:val="20"/>
        </w:rPr>
        <w:t xml:space="preserve">: </w:t>
      </w:r>
    </w:p>
    <w:p w14:paraId="41992E5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w:t>
      </w:r>
    </w:p>
    <w:p w14:paraId="2C9332C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 xml:space="preserve">"</w:t>
      </w:r>
      <w:del w:id="9005" w:author="Claude" w:date="2026-09-29T00:00:00Z">
        <w:r>
          <w:rPr>
            <w:rFonts w:ascii="Consolas" w:hAnsi="Consolas" w:cs="Cascadia Mono"/>
            <w:color w:val="2E75B6"/>
            <w:sz w:val="20"/>
            <w:szCs w:val="20"/>
          </w:rPr>
          <w:delText xml:space="preserve">depositReceiveDescription</w:delText>
        </w:r>
      </w:del>
      <w:ins w:id="9006" w:author="Claude" w:date="2026-09-29T00:00:00Z">
        <w:r>
          <w:rPr>
            <w:rFonts w:ascii="Consolas" w:hAnsi="Consolas" w:cs="Cascadia Mono"/>
            <w:color w:val="2E75B6"/>
            <w:sz w:val="20"/>
            <w:szCs w:val="20"/>
          </w:rPr>
          <w:t xml:space="preserve">depositReceiveDesc</w:t>
        </w:r>
      </w:ins>
      <w:r>
        <w:rPr>
          <w:rFonts w:ascii="Consolas" w:hAnsi="Consolas" w:cs="Cascadia Mono"/>
          <w:color w:val="2E75B6"/>
          <w:sz w:val="20"/>
          <w:szCs w:val="20"/>
        </w:rPr>
        <w:t xml:space="preserve">"</w:t>
      </w:r>
      <w:r>
        <w:rPr>
          <w:rFonts w:ascii="Consolas" w:hAnsi="Consolas" w:cs="Cascadia Mono"/>
          <w:color w:val="000000"/>
          <w:sz w:val="20"/>
          <w:szCs w:val="20"/>
        </w:rPr>
        <w:t xml:space="preserve">: </w:t>
      </w:r>
      <w:r>
        <w:rPr>
          <w:rFonts w:ascii="Consolas" w:hAnsi="Consolas" w:cs="Cascadia Mono"/>
          <w:color w:val="A31515"/>
          <w:sz w:val="20"/>
          <w:szCs w:val="20"/>
        </w:rPr>
        <w:t xml:space="preserve">"depositReceive description"</w:t>
      </w:r>
      <w:r>
        <w:rPr>
          <w:rFonts w:ascii="Consolas" w:hAnsi="Consolas" w:cs="Cascadia Mono"/>
          <w:color w:val="000000"/>
          <w:sz w:val="20"/>
          <w:szCs w:val="20"/>
        </w:rPr>
        <w:t>,</w:t>
      </w:r>
    </w:p>
    <w:p w14:paraId="26106D4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 xml:space="preserve">"</w:t>
      </w:r>
      <w:del w:id="9007" w:author="Claude" w:date="2026-09-29T00:00:00Z">
        <w:r>
          <w:rPr>
            <w:rFonts w:ascii="Consolas" w:hAnsi="Consolas" w:cs="Cascadia Mono"/>
            <w:color w:val="2E75B6"/>
            <w:sz w:val="20"/>
            <w:szCs w:val="20"/>
          </w:rPr>
          <w:delText xml:space="preserve">depositReceiveQuantity</w:delText>
        </w:r>
      </w:del>
      <w:ins w:id="9008" w:author="Claude" w:date="2026-09-29T00:00:00Z">
        <w:r>
          <w:rPr>
            <w:rFonts w:ascii="Consolas" w:hAnsi="Consolas" w:cs="Cascadia Mono"/>
            <w:color w:val="2E75B6"/>
            <w:sz w:val="20"/>
            <w:szCs w:val="20"/>
          </w:rPr>
          <w:t xml:space="preserve">depositReceiveQ</w:t>
        </w:r>
      </w:ins>
      <w:r>
        <w:rPr>
          <w:rFonts w:ascii="Consolas" w:hAnsi="Consolas" w:cs="Cascadia Mono"/>
          <w:color w:val="2E75B6"/>
          <w:sz w:val="20"/>
          <w:szCs w:val="20"/>
        </w:rPr>
        <w:t xml:space="preserve">"</w:t>
      </w:r>
      <w:r>
        <w:rPr>
          <w:rFonts w:ascii="Consolas" w:hAnsi="Consolas" w:cs="Cascadia Mono"/>
          <w:color w:val="000000"/>
          <w:sz w:val="20"/>
          <w:szCs w:val="20"/>
        </w:rPr>
        <w:t>: 1.0,</w:t>
      </w:r>
    </w:p>
    <w:p w14:paraId="5F3C832C"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"depositReceivePrice"</w:t>
      </w:r>
      <w:r>
        <w:rPr>
          <w:rFonts w:ascii="Consolas" w:hAnsi="Consolas" w:cs="Cascadia Mono"/>
          <w:color w:val="000000"/>
          <w:sz w:val="20"/>
          <w:szCs w:val="20"/>
        </w:rPr>
        <w:t>: 10.0,</w:t>
      </w:r>
    </w:p>
    <w:p w14:paraId="2F81150A"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"commentLines"</w:t>
      </w:r>
      <w:r>
        <w:rPr>
          <w:rFonts w:ascii="Consolas" w:hAnsi="Consolas" w:cs="Cascadia Mono"/>
          <w:color w:val="000000"/>
          <w:sz w:val="20"/>
          <w:szCs w:val="20"/>
        </w:rPr>
        <w:t xml:space="preserve">: </w:t>
      </w:r>
    </w:p>
    <w:p w14:paraId="0610E33F"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w:t>
      </w:r>
    </w:p>
    <w:p w14:paraId="50EAADB8"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 xml:space="preserve">"depositReceive Comment lines"</w:t>
      </w:r>
      <w:r>
        <w:rPr>
          <w:rFonts w:ascii="Consolas" w:hAnsi="Consolas" w:cs="Cascadia Mono"/>
          <w:color w:val="000000"/>
          <w:sz w:val="20"/>
          <w:szCs w:val="20"/>
        </w:rPr>
        <w:t>,</w:t>
      </w:r>
    </w:p>
    <w:p w14:paraId="561750C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5782891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p>
    <w:p w14:paraId="45D2AE18" w14:textId="77777777" w:rsid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p>
    <w:p w14:paraId="30847537"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"PrintTareDeposit": [</w:t>
      </w:r>
    </w:p>
    <w:p w14:paraId="649198D1"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40A081F6"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"Description": "Tare deposit with comments",</w:t>
      </w:r>
    </w:p>
    <w:p w14:paraId="68A693C1"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"Quantity": 2.0,</w:t>
      </w:r>
    </w:p>
    <w:p w14:paraId="597F47B3"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"UnitPrice": 5.00,</w:t>
      </w:r>
    </w:p>
    <w:p w14:paraId="02EE9026"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"CommentLines": [</w:t>
      </w:r>
    </w:p>
    <w:p w14:paraId="151CA76C"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074F94C2"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 "This is a comment line 1",</w:t>
      </w:r>
    </w:p>
    <w:p w14:paraId="130A9BA3"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"CommentLineAttrib": 0</w:t>
      </w:r>
    </w:p>
    <w:p w14:paraId="190188CB"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6AE99FA5"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1F9E7D39"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 "This is a comment line 2",</w:t>
      </w:r>
    </w:p>
    <w:p w14:paraId="1E36A5FC"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"CommentLineAttrib": 1</w:t>
      </w:r>
    </w:p>
    <w:p w14:paraId="318A89D1"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2AD5E587"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lastRenderedPageBreak/>
        <w:t>        ]</w:t>
      </w:r>
    </w:p>
    <w:p w14:paraId="6AD33446"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43893F2A"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03491118"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"PrintTareDepositVoid": [</w:t>
      </w:r>
    </w:p>
    <w:p w14:paraId="2521693D"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0DCF0063"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"Description": "Void with comments",</w:t>
      </w:r>
    </w:p>
    <w:p w14:paraId="594E9B6C"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"Quantity": 1.0,</w:t>
      </w:r>
    </w:p>
    <w:p w14:paraId="37AD66AF"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"UnitPrice": 3.00,</w:t>
      </w:r>
    </w:p>
    <w:p w14:paraId="1249295C"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"CommentLines": [</w:t>
      </w:r>
    </w:p>
    <w:p w14:paraId="1BC46379"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5828E382"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 "Void comment",</w:t>
      </w:r>
    </w:p>
    <w:p w14:paraId="33ACE82A"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"CommentLineAttrib": 0</w:t>
      </w:r>
    </w:p>
    <w:p w14:paraId="0B53695B"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19FD7039"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2AC6FBF9"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2EBD3AF4"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3E6DAE07"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r>
      <w:r>
        <w:rPr>
          <w:rFonts w:ascii="Consolas" w:hAnsi="Consolas" w:cs="Cascadia Mono"/>
          <w:color w:val="2E75B6"/>
          <w:sz w:val="20"/>
          <w:szCs w:val="20"/>
        </w:rPr>
        <w:t>"depositReceiveCredit"</w:t>
      </w:r>
      <w:r>
        <w:rPr>
          <w:rFonts w:ascii="Consolas" w:hAnsi="Consolas" w:cs="Cascadia Mono"/>
          <w:color w:val="000000"/>
          <w:sz w:val="20"/>
          <w:szCs w:val="20"/>
        </w:rPr>
        <w:t xml:space="preserve">: </w:t>
      </w:r>
    </w:p>
    <w:p w14:paraId="10BA1E2F"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w:t>
      </w:r>
    </w:p>
    <w:p w14:paraId="4F24AA2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 xml:space="preserve">"</w:t>
      </w:r>
      <w:del w:id="9011" w:author="Claude" w:date="2026-09-29T00:00:00Z">
        <w:r>
          <w:rPr>
            <w:rFonts w:ascii="Consolas" w:hAnsi="Consolas" w:cs="Cascadia Mono"/>
            <w:color w:val="2E75B6"/>
            <w:sz w:val="20"/>
            <w:szCs w:val="20"/>
          </w:rPr>
          <w:delText xml:space="preserve">depositReceiveCreditDescription</w:delText>
        </w:r>
      </w:del>
      <w:ins w:id="9012" w:author="Claude" w:date="2026-09-29T00:00:00Z">
        <w:r>
          <w:rPr>
            <w:rFonts w:ascii="Consolas" w:hAnsi="Consolas" w:cs="Cascadia Mono"/>
            <w:color w:val="2E75B6"/>
            <w:sz w:val="20"/>
            <w:szCs w:val="20"/>
          </w:rPr>
          <w:t xml:space="preserve">depositReceiveCreditDesc</w:t>
        </w:r>
      </w:ins>
      <w:r>
        <w:rPr>
          <w:rFonts w:ascii="Consolas" w:hAnsi="Consolas" w:cs="Cascadia Mono"/>
          <w:color w:val="2E75B6"/>
          <w:sz w:val="20"/>
          <w:szCs w:val="20"/>
        </w:rPr>
        <w:t xml:space="preserve">"</w:t>
      </w:r>
      <w:r>
        <w:rPr>
          <w:rFonts w:ascii="Consolas" w:hAnsi="Consolas" w:cs="Cascadia Mono"/>
          <w:color w:val="000000"/>
          <w:sz w:val="20"/>
          <w:szCs w:val="20"/>
        </w:rPr>
        <w:t xml:space="preserve">: </w:t>
      </w:r>
      <w:r>
        <w:rPr>
          <w:rFonts w:ascii="Consolas" w:hAnsi="Consolas" w:cs="Cascadia Mono"/>
          <w:color w:val="A31515"/>
          <w:sz w:val="20"/>
          <w:szCs w:val="20"/>
        </w:rPr>
        <w:t xml:space="preserve">"depositReceiveCredit description"</w:t>
      </w:r>
      <w:r>
        <w:rPr>
          <w:rFonts w:ascii="Consolas" w:hAnsi="Consolas" w:cs="Cascadia Mono"/>
          <w:color w:val="000000"/>
          <w:sz w:val="20"/>
          <w:szCs w:val="20"/>
        </w:rPr>
        <w:t>,</w:t>
      </w:r>
    </w:p>
    <w:p w14:paraId="4CA11D32"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 xml:space="preserve">"</w:t>
      </w:r>
      <w:del w:id="9015" w:author="Claude" w:date="2026-09-29T00:00:00Z">
        <w:r>
          <w:rPr>
            <w:rFonts w:ascii="Consolas" w:hAnsi="Consolas" w:cs="Cascadia Mono"/>
            <w:color w:val="2E75B6"/>
            <w:sz w:val="20"/>
            <w:szCs w:val="20"/>
          </w:rPr>
          <w:delText xml:space="preserve">depositReceiveCreditQuantity</w:delText>
        </w:r>
      </w:del>
      <w:ins w:id="9016" w:author="Claude" w:date="2026-09-29T00:00:00Z">
        <w:r>
          <w:rPr>
            <w:rFonts w:ascii="Consolas" w:hAnsi="Consolas" w:cs="Cascadia Mono"/>
            <w:color w:val="2E75B6"/>
            <w:sz w:val="20"/>
            <w:szCs w:val="20"/>
          </w:rPr>
          <w:t xml:space="preserve">depositReceiveCreditQ</w:t>
        </w:r>
      </w:ins>
      <w:r>
        <w:rPr>
          <w:rFonts w:ascii="Consolas" w:hAnsi="Consolas" w:cs="Cascadia Mono"/>
          <w:color w:val="2E75B6"/>
          <w:sz w:val="20"/>
          <w:szCs w:val="20"/>
        </w:rPr>
        <w:t xml:space="preserve">"</w:t>
      </w:r>
      <w:r>
        <w:rPr>
          <w:rFonts w:ascii="Consolas" w:hAnsi="Consolas" w:cs="Cascadia Mono"/>
          <w:color w:val="000000"/>
          <w:sz w:val="20"/>
          <w:szCs w:val="20"/>
        </w:rPr>
        <w:t>: 1.0,</w:t>
      </w:r>
    </w:p>
    <w:p w14:paraId="5BE9DE61"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"depositReceiveCreditPrice"</w:t>
      </w:r>
      <w:r>
        <w:rPr>
          <w:rFonts w:ascii="Consolas" w:hAnsi="Consolas" w:cs="Cascadia Mono"/>
          <w:color w:val="000000"/>
          <w:sz w:val="20"/>
          <w:szCs w:val="20"/>
        </w:rPr>
        <w:t>: 10.0,</w:t>
      </w:r>
    </w:p>
    <w:p w14:paraId="36051990"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"commentLines"</w:t>
      </w:r>
      <w:r>
        <w:rPr>
          <w:rFonts w:ascii="Consolas" w:hAnsi="Consolas" w:cs="Cascadia Mono"/>
          <w:color w:val="000000"/>
          <w:sz w:val="20"/>
          <w:szCs w:val="20"/>
        </w:rPr>
        <w:t xml:space="preserve">: </w:t>
      </w:r>
    </w:p>
    <w:p w14:paraId="7CB2797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w:t>
      </w:r>
    </w:p>
    <w:p w14:paraId="65EB718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 xml:space="preserve">"depositReceiveCredit Comment lines"</w:t>
      </w:r>
      <w:r>
        <w:rPr>
          <w:rFonts w:ascii="Consolas" w:hAnsi="Consolas" w:cs="Cascadia Mono"/>
          <w:color w:val="000000"/>
          <w:sz w:val="20"/>
          <w:szCs w:val="20"/>
        </w:rPr>
        <w:t>,</w:t>
      </w:r>
    </w:p>
    <w:p w14:paraId="146EF5AD"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7FD3B912"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p>
    <w:p w14:paraId="786FF5D3"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p>
    <w:p w14:paraId="7A369D7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r>
        <w:rPr>
          <w:rFonts w:ascii="Consolas" w:hAnsi="Consolas" w:cs="Cascadia Mono"/>
          <w:color w:val="2E75B6"/>
          <w:sz w:val="20"/>
          <w:szCs w:val="20"/>
        </w:rPr>
        <w:t>"depositRefund"</w:t>
      </w:r>
      <w:r>
        <w:rPr>
          <w:rFonts w:ascii="Consolas" w:hAnsi="Consolas" w:cs="Cascadia Mono"/>
          <w:color w:val="000000"/>
          <w:sz w:val="20"/>
          <w:szCs w:val="20"/>
        </w:rPr>
        <w:t xml:space="preserve">: </w:t>
      </w:r>
    </w:p>
    <w:p w14:paraId="1C436A72"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p>
    <w:p w14:paraId="6157624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"depositRefundDescription"</w:t>
      </w:r>
      <w:r>
        <w:rPr>
          <w:rFonts w:ascii="Consolas" w:hAnsi="Consolas" w:cs="Cascadia Mono"/>
          <w:color w:val="000000"/>
          <w:sz w:val="20"/>
          <w:szCs w:val="20"/>
        </w:rPr>
        <w:t xml:space="preserve">: </w:t>
      </w:r>
      <w:r>
        <w:rPr>
          <w:rFonts w:ascii="Consolas" w:hAnsi="Consolas" w:cs="Cascadia Mono"/>
          <w:color w:val="A31515"/>
          <w:sz w:val="20"/>
          <w:szCs w:val="20"/>
        </w:rPr>
        <w:t xml:space="preserve">"depositRefund description"</w:t>
      </w:r>
      <w:r>
        <w:rPr>
          <w:rFonts w:ascii="Consolas" w:hAnsi="Consolas" w:cs="Cascadia Mono"/>
          <w:color w:val="000000"/>
          <w:sz w:val="20"/>
          <w:szCs w:val="20"/>
        </w:rPr>
        <w:t>,</w:t>
      </w:r>
    </w:p>
    <w:p w14:paraId="7061B626"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"depositRefundQuantity"</w:t>
      </w:r>
      <w:r>
        <w:rPr>
          <w:rFonts w:ascii="Consolas" w:hAnsi="Consolas" w:cs="Cascadia Mono"/>
          <w:color w:val="000000"/>
          <w:sz w:val="20"/>
          <w:szCs w:val="20"/>
        </w:rPr>
        <w:t>: 1.0,</w:t>
      </w:r>
    </w:p>
    <w:p w14:paraId="6F95BBC6"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"depositRefundPrice"</w:t>
      </w:r>
      <w:r>
        <w:rPr>
          <w:rFonts w:ascii="Consolas" w:hAnsi="Consolas" w:cs="Cascadia Mono"/>
          <w:color w:val="000000"/>
          <w:sz w:val="20"/>
          <w:szCs w:val="20"/>
        </w:rPr>
        <w:t>: 10.0,</w:t>
      </w:r>
    </w:p>
    <w:p w14:paraId="5E51916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r>
      <w:r>
        <w:rPr>
          <w:rFonts w:ascii="Consolas" w:hAnsi="Consolas" w:cs="Cascadia Mono"/>
          <w:color w:val="2E75B6"/>
          <w:sz w:val="20"/>
          <w:szCs w:val="20"/>
        </w:rPr>
        <w:t>"commentLines"</w:t>
      </w:r>
      <w:r>
        <w:rPr>
          <w:rFonts w:ascii="Consolas" w:hAnsi="Consolas" w:cs="Cascadia Mono"/>
          <w:color w:val="000000"/>
          <w:sz w:val="20"/>
          <w:szCs w:val="20"/>
        </w:rPr>
        <w:t xml:space="preserve">: </w:t>
      </w:r>
    </w:p>
    <w:p w14:paraId="7A4389E8"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w:t>
      </w:r>
    </w:p>
    <w:p w14:paraId="0C0E8EA8"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 xml:space="preserve">"depositRefund Comment lines"</w:t>
      </w:r>
      <w:r>
        <w:rPr>
          <w:rFonts w:ascii="Consolas" w:hAnsi="Consolas" w:cs="Cascadia Mono"/>
          <w:color w:val="000000"/>
          <w:sz w:val="20"/>
          <w:szCs w:val="20"/>
        </w:rPr>
        <w:t>,</w:t>
      </w:r>
    </w:p>
    <w:p w14:paraId="258382CC"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413D95B0"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p>
    <w:p w14:paraId="72A46903"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p>
    <w:p w14:paraId="285D7D65" w14:textId="77777777" w:rsid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w:t>
      </w:r>
    </w:p>
    <w:p w14:paraId="64E32872"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"SetFooter":</w:t>
      </w:r>
    </w:p>
    <w:p w14:paraId="799384F6"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2B60D29F"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xml:space="preserve">        "line1" : "Foot1",</w:t>
      </w:r>
    </w:p>
    <w:p w14:paraId="3C7CDDFA"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xml:space="preserve">        "line2" : "Foot2",</w:t>
      </w:r>
    </w:p>
    <w:p w14:paraId="1D5C8CD9"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xml:space="preserve">        "line3" : "Foot3",</w:t>
      </w:r>
    </w:p>
    <w:p w14:paraId="0294302F"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xml:space="preserve">        "line4" : "Foot4"</w:t>
      </w:r>
    </w:p>
    <w:p w14:paraId="0A093C44"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03CB019B" w14:textId="77777777" w:rsidR="00D35A97" w:rsidRPr="00FC364C" w:rsidRDefault="00D35A97" w:rsidP="00FC364C">
      <w:pPr>
        <w:autoSpaceDE w:val="0"/>
        <w:autoSpaceDN w:val="0"/>
        <w:adjustRightInd w:val="0"/>
        <w:rPr>
          <w:rFonts w:ascii="Consolas" w:hAnsi="Consolas" w:cs="Cascadia Mono"/>
          <w:color w:val="000000"/>
          <w:sz w:val="20"/>
          <w:szCs w:val="20"/>
        </w:rPr>
      </w:pPr>
    </w:p>
    <w:p w14:paraId="25A05559"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2E75B6"/>
          <w:sz w:val="20"/>
          <w:szCs w:val="20"/>
        </w:rPr>
        <w:t>"bottomCommentLines"</w:t>
      </w:r>
      <w:r>
        <w:rPr>
          <w:rFonts w:ascii="Consolas" w:hAnsi="Consolas" w:cs="Cascadia Mono"/>
          <w:color w:val="000000"/>
          <w:sz w:val="20"/>
          <w:szCs w:val="20"/>
        </w:rPr>
        <w:t xml:space="preserve">: </w:t>
      </w:r>
    </w:p>
    <w:p w14:paraId="12F7000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w:t>
      </w:r>
    </w:p>
    <w:p w14:paraId="28C85446"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 xml:space="preserve">"Bottom comment Lines"</w:t>
      </w:r>
      <w:r>
        <w:rPr>
          <w:rFonts w:ascii="Consolas" w:hAnsi="Consolas" w:cs="Cascadia Mono"/>
          <w:color w:val="000000"/>
          <w:sz w:val="20"/>
          <w:szCs w:val="20"/>
        </w:rPr>
        <w:t>,</w:t>
      </w:r>
    </w:p>
    <w:p w14:paraId="2855CB76"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7E6B3306"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ab/>
        <w:t xml:space="preserve">  }]</w:t>
      </w:r>
    </w:p>
    <w:p w14:paraId="7191601E"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w:t>
      </w:r>
    </w:p>
    <w:p w14:paraId="0ED6E5DD" w14:textId="77777777" w:rsidR="002547FD" w:rsidRDefault="002547FD" w:rsidP="00BC2B3A">
      <w:pPr>
        <w:autoSpaceDE w:val="0"/>
        <w:autoSpaceDN w:val="0"/>
        <w:adjustRightInd w:val="0"/>
        <w:rPr>
          <w:rFonts w:ascii="Consolas" w:hAnsi="Consolas" w:cs="Consolas"/>
          <w:color w:val="000000"/>
          <w:sz w:val="20"/>
          <w:szCs w:val="20"/>
        </w:rPr>
      </w:pPr>
    </w:p>
    <w:p w14:paraId="5A35E80F" w14:textId="61146D46" w:rsidR="00CD5DA8" w:rsidRDefault="00CD5DA8" w:rsidP="00BC2B3A">
      <w:pPr>
        <w:autoSpaceDE w:val="0"/>
        <w:autoSpaceDN w:val="0"/>
        <w:adjustRightInd w:val="0"/>
        <w:rPr>
          <w:rFonts w:ascii="Consolas" w:hAnsi="Consolas" w:cs="Consolas"/>
          <w:color w:val="000000"/>
          <w:sz w:val="20"/>
          <w:szCs w:val="20"/>
        </w:rPr>
      </w:pPr>
    </w:p>
    <w:p w14:paraId="67C53F90" w14:textId="3D339917" w:rsidR="00D727AD" w:rsidRPr="000C743D" w:rsidRDefault="00D727AD" w:rsidP="000C743D">
      <w:pPr>
        <w:pStyle w:val="Heading2"/>
        <w:rPr>
          <w:rFonts w:eastAsia="Times New Roman" w:cstheme="majorHAnsi"/>
          <w:color w:val="auto"/>
        </w:rPr>
      </w:pPr>
      <w:bookmarkStart w:id="5" w:name="_Toc220932330"/>
      <w:r>
        <w:rPr>
          <w:rFonts w:eastAsia="Times New Roman" w:cstheme="majorHAnsi"/>
          <w:color w:val="auto"/>
        </w:rPr>
        <w:lastRenderedPageBreak/>
        <w:t>Reports</w:t>
      </w:r>
      <w:bookmarkEnd w:id="5"/>
    </w:p>
    <w:tbl>
      <w:tblPr>
        <w:tblStyle w:val="TableGrid"/>
        <w:tblW w:w="0" w:type="auto"/>
        <w:tblLook w:val="04A0" w:firstRow="1" w:lastRow="0" w:firstColumn="1" w:lastColumn="0" w:noHBand="0" w:noVBand="1"/>
      </w:tblPr>
      <w:tblGrid>
        <w:gridCol w:w="4390"/>
        <w:gridCol w:w="4960"/>
      </w:tblGrid>
      <w:tr w:rsidR="00D727AD" w:rsidRPr="00775565" w14:paraId="4AF04D3F" w14:textId="77777777" w:rsidTr="002C72E5">
        <w:tc>
          <w:tcPr>
            <w:tcW w:w="4390" w:type="dxa"/>
          </w:tcPr>
          <w:p w14:paraId="15245B0C" w14:textId="77777777" w:rsidR="00D727AD" w:rsidRPr="00775565" w:rsidRDefault="00D727AD" w:rsidP="002C72E5">
            <w:pPr>
              <w:spacing w:line="300" w:lineRule="atLeast"/>
              <w:rPr>
                <w:rFonts w:cstheme="minorHAnsi"/>
              </w:rPr>
            </w:pPr>
            <w:r>
              <w:rPr>
                <w:rFonts w:cstheme="minorHAnsi"/>
              </w:rPr>
              <w:t>receiptType</w:t>
            </w:r>
          </w:p>
          <w:p w14:paraId="2EC585C5" w14:textId="77777777" w:rsidR="00D727AD" w:rsidRPr="006F47CD" w:rsidRDefault="00D727AD" w:rsidP="002C72E5">
            <w:pPr>
              <w:spacing w:line="300" w:lineRule="atLeast"/>
              <w:rPr>
                <w:rFonts w:cstheme="minorHAnsi"/>
                <w:sz w:val="18"/>
                <w:szCs w:val="18"/>
              </w:rPr>
            </w:pPr>
            <w:r>
              <w:rPr>
                <w:rFonts w:cstheme="minorHAnsi"/>
                <w:color w:val="FF0000"/>
                <w:sz w:val="18"/>
                <w:szCs w:val="18"/>
              </w:rPr>
              <w:t>required</w:t>
            </w:r>
          </w:p>
        </w:tc>
        <w:tc>
          <w:tcPr>
            <w:tcW w:w="4960" w:type="dxa"/>
          </w:tcPr>
          <w:p w14:paraId="6AA9A90F" w14:textId="77777777" w:rsidR="00D727AD" w:rsidRPr="00B84A41" w:rsidRDefault="00D727AD" w:rsidP="002C72E5">
            <w:pPr>
              <w:spacing w:line="300" w:lineRule="atLeast"/>
              <w:rPr>
                <w:rFonts w:cstheme="minorHAnsi"/>
                <w:b/>
                <w:bCs/>
                <w:i/>
                <w:iCs/>
              </w:rPr>
            </w:pPr>
            <w:r>
              <w:rPr>
                <w:rFonts w:cstheme="minorHAnsi"/>
                <w:b/>
                <w:bCs/>
                <w:i/>
                <w:iCs/>
              </w:rPr>
              <w:t>string</w:t>
            </w:r>
          </w:p>
          <w:p w14:paraId="09C7A421" w14:textId="413CBDF7" w:rsidR="00D727AD" w:rsidRPr="00775565" w:rsidRDefault="00D727AD" w:rsidP="002C72E5">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report</w:t>
            </w:r>
          </w:p>
        </w:tc>
      </w:tr>
      <w:tr w:rsidR="00D727AD" w:rsidRPr="00775565" w14:paraId="0D8FDDF5" w14:textId="77777777" w:rsidTr="002C72E5">
        <w:tc>
          <w:tcPr>
            <w:tcW w:w="4390" w:type="dxa"/>
          </w:tcPr>
          <w:p w14:paraId="072E40F2" w14:textId="40E2A8BD" w:rsidR="00D727AD" w:rsidRPr="00775565" w:rsidRDefault="00613DC6" w:rsidP="002C72E5">
            <w:pPr>
              <w:spacing w:line="300" w:lineRule="atLeast"/>
              <w:rPr>
                <w:rFonts w:cstheme="minorHAnsi"/>
              </w:rPr>
            </w:pPr>
            <w:r>
              <w:rPr>
                <w:rFonts w:cstheme="minorHAnsi"/>
              </w:rPr>
              <w:t>report</w:t>
            </w:r>
          </w:p>
          <w:p w14:paraId="147E4242" w14:textId="77777777" w:rsidR="00D727AD" w:rsidRPr="00775565" w:rsidRDefault="00D727AD" w:rsidP="002C72E5">
            <w:pPr>
              <w:spacing w:line="300" w:lineRule="atLeast"/>
              <w:rPr>
                <w:rFonts w:cstheme="minorHAnsi"/>
              </w:rPr>
            </w:pPr>
            <w:r>
              <w:rPr>
                <w:rFonts w:cstheme="minorHAnsi"/>
                <w:color w:val="FF0000"/>
                <w:sz w:val="18"/>
                <w:szCs w:val="18"/>
              </w:rPr>
              <w:t>required</w:t>
            </w:r>
          </w:p>
        </w:tc>
        <w:tc>
          <w:tcPr>
            <w:tcW w:w="4960" w:type="dxa"/>
          </w:tcPr>
          <w:p w14:paraId="4AC0963F" w14:textId="77777777" w:rsidR="00D727AD" w:rsidRPr="00B84A41" w:rsidRDefault="00D727AD" w:rsidP="002C72E5">
            <w:pPr>
              <w:spacing w:line="300" w:lineRule="atLeast"/>
              <w:rPr>
                <w:rFonts w:cstheme="minorHAnsi"/>
                <w:b/>
                <w:bCs/>
                <w:i/>
                <w:iCs/>
              </w:rPr>
            </w:pPr>
            <w:r>
              <w:rPr>
                <w:rFonts w:cstheme="minorHAnsi"/>
                <w:b/>
                <w:bCs/>
                <w:i/>
                <w:iCs/>
              </w:rPr>
              <w:t>object</w:t>
            </w:r>
          </w:p>
          <w:p w14:paraId="5950D889" w14:textId="368E37E1" w:rsidR="00D727AD" w:rsidRPr="00B84A41" w:rsidRDefault="00D727AD" w:rsidP="002C72E5">
            <w:pPr>
              <w:spacing w:line="300" w:lineRule="atLeast"/>
              <w:rPr>
                <w:rFonts w:cstheme="minorHAnsi"/>
                <w:b/>
                <w:bCs/>
                <w:i/>
                <w:iCs/>
              </w:rPr>
            </w:pPr>
            <w:r>
              <w:t xml:space="preserve">prints indicated type fiscal report</w:t>
            </w:r>
          </w:p>
        </w:tc>
      </w:tr>
      <w:tr w:rsidR="00D727AD" w:rsidRPr="00775565" w14:paraId="7A8A22FF" w14:textId="77777777" w:rsidTr="002C72E5">
        <w:tc>
          <w:tcPr>
            <w:tcW w:w="4390" w:type="dxa"/>
          </w:tcPr>
          <w:p w14:paraId="6342BFD7" w14:textId="52AFE893" w:rsidR="00D727AD" w:rsidRPr="00775565" w:rsidRDefault="00613DC6" w:rsidP="002C72E5">
            <w:pPr>
              <w:spacing w:line="300" w:lineRule="atLeast"/>
              <w:ind w:left="720"/>
              <w:rPr>
                <w:rFonts w:cstheme="minorHAnsi"/>
              </w:rPr>
            </w:pPr>
            <w:r>
              <w:rPr>
                <w:rFonts w:cstheme="minorHAnsi"/>
              </w:rPr>
              <w:t>reportType</w:t>
            </w:r>
          </w:p>
          <w:p w14:paraId="12C69205" w14:textId="77777777" w:rsidR="00D727AD" w:rsidRPr="00B84A41" w:rsidRDefault="00D727AD" w:rsidP="002C72E5">
            <w:pPr>
              <w:spacing w:line="300" w:lineRule="atLeast"/>
              <w:ind w:left="720"/>
              <w:rPr>
                <w:rFonts w:cstheme="minorHAnsi"/>
                <w:sz w:val="18"/>
                <w:szCs w:val="18"/>
              </w:rPr>
            </w:pPr>
            <w:r>
              <w:rPr>
                <w:rFonts w:cstheme="minorHAnsi"/>
                <w:color w:val="FF0000"/>
                <w:sz w:val="18"/>
                <w:szCs w:val="18"/>
              </w:rPr>
              <w:t>required</w:t>
            </w:r>
          </w:p>
        </w:tc>
        <w:tc>
          <w:tcPr>
            <w:tcW w:w="4960" w:type="dxa"/>
          </w:tcPr>
          <w:p w14:paraId="0B42AA5C" w14:textId="4A3A6AC2" w:rsidR="004613CF" w:rsidRDefault="004613CF" w:rsidP="002C72E5">
            <w:pPr>
              <w:spacing w:line="300" w:lineRule="atLeast"/>
              <w:rPr>
                <w:rFonts w:cstheme="minorHAnsi"/>
                <w:b/>
                <w:bCs/>
                <w:i/>
                <w:iCs/>
              </w:rPr>
            </w:pPr>
            <w:r>
              <w:rPr>
                <w:rFonts w:cstheme="minorHAnsi"/>
                <w:b/>
                <w:bCs/>
                <w:i/>
                <w:iCs/>
              </w:rPr>
              <w:t>string</w:t>
            </w:r>
          </w:p>
          <w:p w14:paraId="73BE0D77" w14:textId="77777777" w:rsidR="002E5D81" w:rsidRDefault="004613CF" w:rsidP="002C72E5">
            <w:pPr>
              <w:spacing w:line="300" w:lineRule="atLeast"/>
              <w:rPr>
                <w:rFonts w:cstheme="minorHAnsi"/>
              </w:rPr>
            </w:pPr>
            <w:r>
              <w:rPr>
                <w:rFonts w:cstheme="minorHAnsi"/>
                <w:b/>
                <w:bCs/>
                <w:i/>
                <w:iCs/>
              </w:rPr>
              <w:t>values</w:t>
            </w:r>
            <w:r>
              <w:rPr>
                <w:rFonts w:cstheme="minorHAnsi"/>
              </w:rPr>
              <w:t>: </w:t>
            </w:r>
          </w:p>
          <w:p w14:paraId="6B6F8DB1" w14:textId="1952DE00" w:rsidR="002E5D81" w:rsidRDefault="004613CF" w:rsidP="002C72E5">
            <w:pPr>
              <w:spacing w:line="300" w:lineRule="atLeast"/>
              <w:rPr>
                <w:rFonts w:cstheme="minorHAnsi"/>
                <w:highlight w:val="lightGray"/>
              </w:rPr>
            </w:pPr>
            <w:r>
              <w:rPr>
                <w:rFonts w:cstheme="minorHAnsi"/>
                <w:highlight w:val="lightGray"/>
              </w:rPr>
              <w:t>miniX</w:t>
            </w:r>
            <w:r>
              <w:rPr>
                <w:rFonts w:cstheme="minorHAnsi"/>
              </w:rPr>
              <w:t xml:space="preserve"> – p</w:t>
            </w:r>
            <w:r>
              <w:t xml:space="preserve">rints a short version of the X report.</w:t>
            </w:r>
          </w:p>
          <w:p w14:paraId="3A546022" w14:textId="1B1B72F4" w:rsidR="002E5D81" w:rsidRDefault="004613CF" w:rsidP="002C72E5">
            <w:pPr>
              <w:spacing w:line="300" w:lineRule="atLeast"/>
              <w:rPr>
                <w:rFonts w:cstheme="minorHAnsi"/>
                <w:highlight w:val="lightGray"/>
              </w:rPr>
            </w:pPr>
            <w:r>
              <w:rPr>
                <w:rFonts w:cstheme="minorHAnsi"/>
                <w:highlight w:val="lightGray"/>
              </w:rPr>
              <w:t>printX</w:t>
            </w:r>
            <w:r>
              <w:rPr>
                <w:rFonts w:cstheme="minorHAnsi"/>
              </w:rPr>
              <w:t xml:space="preserve"> – p</w:t>
            </w:r>
            <w:r>
              <w:t xml:space="preserve">rints the turnover of the current day (X report).</w:t>
            </w:r>
          </w:p>
          <w:p w14:paraId="4F34AF89" w14:textId="0715C306" w:rsidR="002E5D81" w:rsidRDefault="004613CF" w:rsidP="002C72E5">
            <w:pPr>
              <w:spacing w:line="300" w:lineRule="atLeast"/>
              <w:rPr>
                <w:rFonts w:cstheme="minorHAnsi"/>
                <w:highlight w:val="lightGray"/>
              </w:rPr>
            </w:pPr>
            <w:r>
              <w:rPr>
                <w:rFonts w:cstheme="minorHAnsi"/>
                <w:highlight w:val="lightGray"/>
              </w:rPr>
              <w:t>printZ</w:t>
            </w:r>
            <w:r>
              <w:rPr>
                <w:rFonts w:cstheme="minorHAnsi"/>
              </w:rPr>
              <w:t xml:space="preserve"> – p</w:t>
            </w:r>
            <w:r>
              <w:t xml:space="preserve">rints end-of-the-day (Z) report.</w:t>
            </w:r>
          </w:p>
          <w:p w14:paraId="12F2A28F" w14:textId="6578C906" w:rsidR="002E5D81" w:rsidRDefault="004613CF" w:rsidP="002C72E5">
            <w:pPr>
              <w:spacing w:line="300" w:lineRule="atLeast"/>
              <w:rPr>
                <w:rFonts w:cstheme="minorHAnsi"/>
                <w:highlight w:val="lightGray"/>
              </w:rPr>
            </w:pPr>
            <w:r>
              <w:rPr>
                <w:rFonts w:cstheme="minorHAnsi"/>
                <w:highlight w:val="lightGray"/>
              </w:rPr>
              <w:t>sumPeriodic</w:t>
            </w:r>
            <w:r>
              <w:rPr>
                <w:rFonts w:cstheme="minorHAnsi"/>
              </w:rPr>
              <w:t xml:space="preserve"> – p</w:t>
            </w:r>
            <w:r>
              <w:t xml:space="preserve">rints a summarized periodical report for range of dates.</w:t>
            </w:r>
          </w:p>
          <w:p w14:paraId="6AB1D1AB" w14:textId="35C3D643" w:rsidR="002E5D81" w:rsidRDefault="004613CF" w:rsidP="002C72E5">
            <w:pPr>
              <w:spacing w:line="300" w:lineRule="atLeast"/>
              <w:rPr>
                <w:rFonts w:cstheme="minorHAnsi"/>
                <w:highlight w:val="lightGray"/>
              </w:rPr>
            </w:pPr>
            <w:r>
              <w:rPr>
                <w:rFonts w:cstheme="minorHAnsi"/>
                <w:highlight w:val="lightGray"/>
              </w:rPr>
              <w:t>periodic</w:t>
            </w:r>
            <w:r>
              <w:rPr>
                <w:rFonts w:cstheme="minorHAnsi"/>
              </w:rPr>
              <w:t xml:space="preserve"> – p</w:t>
            </w:r>
            <w:r>
              <w:t xml:space="preserve">rints Prints a detailed periodical fiscal report for range for range of dates.</w:t>
            </w:r>
          </w:p>
          <w:p w14:paraId="2D6D0194" w14:textId="03CDC9A9" w:rsidR="002E5D81" w:rsidRDefault="004613CF" w:rsidP="002C72E5">
            <w:pPr>
              <w:spacing w:line="300" w:lineRule="atLeast"/>
              <w:rPr>
                <w:rFonts w:cstheme="minorHAnsi"/>
                <w:highlight w:val="lightGray"/>
              </w:rPr>
            </w:pPr>
            <w:r>
              <w:rPr>
                <w:rFonts w:cstheme="minorHAnsi"/>
                <w:highlight w:val="lightGray"/>
              </w:rPr>
              <w:t>sumPeriodicByNumber</w:t>
            </w:r>
            <w:r>
              <w:rPr>
                <w:rFonts w:cstheme="minorHAnsi"/>
              </w:rPr>
              <w:t xml:space="preserve"> – p</w:t>
            </w:r>
            <w:r>
              <w:t xml:space="preserve">rints a summarized periodical fiscal report for range of Z reports.</w:t>
            </w:r>
          </w:p>
          <w:p w14:paraId="35438676" w14:textId="4E300614" w:rsidR="00D727AD" w:rsidRPr="00775565" w:rsidRDefault="002E5D81" w:rsidP="002C72E5">
            <w:pPr>
              <w:spacing w:line="300" w:lineRule="atLeast"/>
              <w:rPr>
                <w:rFonts w:cstheme="minorHAnsi"/>
              </w:rPr>
            </w:pPr>
            <w:r>
              <w:rPr>
                <w:rFonts w:cstheme="minorHAnsi"/>
                <w:highlight w:val="lightGray"/>
              </w:rPr>
              <w:t>periodicByNumber</w:t>
            </w:r>
            <w:r>
              <w:rPr>
                <w:rFonts w:cstheme="minorHAnsi"/>
              </w:rPr>
              <w:t xml:space="preserve"> – p</w:t>
            </w:r>
            <w:r>
              <w:t xml:space="preserve">rints a detailed periodical report for range of dates Z reports were printed.</w:t>
            </w:r>
          </w:p>
        </w:tc>
      </w:tr>
      <w:tr w:rsidR="00D727AD" w:rsidRPr="00775565" w14:paraId="15C11A62" w14:textId="77777777" w:rsidTr="002C72E5">
        <w:tc>
          <w:tcPr>
            <w:tcW w:w="4390" w:type="dxa"/>
          </w:tcPr>
          <w:p w14:paraId="206D9171" w14:textId="553CFEC0" w:rsidR="00D727AD" w:rsidRPr="00775565" w:rsidRDefault="00613DC6" w:rsidP="00613DC6">
            <w:pPr>
              <w:spacing w:line="300" w:lineRule="atLeast"/>
              <w:ind w:left="720"/>
              <w:rPr>
                <w:rFonts w:cstheme="minorHAnsi"/>
              </w:rPr>
            </w:pPr>
            <w:r>
              <w:rPr>
                <w:rFonts w:cstheme="minorHAnsi"/>
              </w:rPr>
              <w:t>dateFrom</w:t>
            </w:r>
          </w:p>
          <w:p w14:paraId="36F05434" w14:textId="77777777" w:rsidR="00C706BC" w:rsidRPr="00775565" w:rsidRDefault="00C706BC" w:rsidP="00C706BC">
            <w:pPr>
              <w:spacing w:line="300" w:lineRule="atLeast"/>
              <w:ind w:left="720"/>
              <w:rPr>
                <w:rFonts w:cstheme="minorHAnsi"/>
              </w:rPr>
            </w:pPr>
            <w:r>
              <w:rPr>
                <w:rFonts w:cstheme="minorHAnsi"/>
                <w:color w:val="FF0000"/>
                <w:sz w:val="18"/>
                <w:szCs w:val="18"/>
              </w:rPr>
              <w:t xml:space="preserve">depends on reportType</w:t>
            </w:r>
          </w:p>
          <w:p w14:paraId="267158D2" w14:textId="3CDB2941" w:rsidR="00D727AD" w:rsidRPr="00B84A41" w:rsidRDefault="00D727AD" w:rsidP="00613DC6">
            <w:pPr>
              <w:spacing w:line="300" w:lineRule="atLeast"/>
              <w:ind w:left="720"/>
              <w:rPr>
                <w:rFonts w:cstheme="minorHAnsi"/>
                <w:sz w:val="18"/>
                <w:szCs w:val="18"/>
              </w:rPr>
            </w:pPr>
          </w:p>
        </w:tc>
        <w:tc>
          <w:tcPr>
            <w:tcW w:w="4960" w:type="dxa"/>
          </w:tcPr>
          <w:p w14:paraId="65692FAD" w14:textId="77777777" w:rsidR="00D727AD" w:rsidRPr="00B84A41" w:rsidRDefault="00D727AD" w:rsidP="002C72E5">
            <w:pPr>
              <w:spacing w:line="300" w:lineRule="atLeast"/>
              <w:rPr>
                <w:rFonts w:cstheme="minorHAnsi"/>
                <w:b/>
                <w:bCs/>
                <w:i/>
                <w:iCs/>
              </w:rPr>
            </w:pPr>
            <w:r>
              <w:rPr>
                <w:rFonts w:cstheme="minorHAnsi"/>
                <w:b/>
                <w:bCs/>
                <w:i/>
                <w:iCs/>
              </w:rPr>
              <w:t>string</w:t>
            </w:r>
          </w:p>
          <w:p w14:paraId="38021A38" w14:textId="77777777" w:rsidR="00D727AD" w:rsidRDefault="00663DB5" w:rsidP="002C72E5">
            <w:pPr>
              <w:spacing w:line="300" w:lineRule="atLeast"/>
            </w:pPr>
            <w:r>
              <w:t xml:space="preserve">Beginning of dates interval. The date must be passed in the format </w:t>
            </w:r>
            <w:del w:id="9191" w:author="Claude" w:date="2026-09-29T00:00:00Z">
              <w:r>
                <w:delText xml:space="preserve">“YYYYMMDD”</w:delText>
              </w:r>
            </w:del>
            <w:ins w:id="9192" w:author="Claude" w:date="2026-09-29T00:00:00Z">
              <w:r>
                <w:t xml:space="preserve">“YYYY.MM.DD” (for example “2026.09.29”)</w:t>
              </w:r>
            </w:ins>
            <w:r>
              <w:t xml:space="preserve">.</w:t>
            </w:r>
          </w:p>
          <w:p w14:paraId="0F56F351" w14:textId="2F3BE1D3" w:rsidR="00C706BC" w:rsidRPr="00C706BC" w:rsidRDefault="00C706BC" w:rsidP="002C72E5">
            <w:pPr>
              <w:spacing w:line="300" w:lineRule="atLeast"/>
              <w:rPr>
                <w:rFonts w:cstheme="minorHAnsi"/>
                <w:i/>
                <w:iCs/>
              </w:rPr>
            </w:pPr>
            <w:r>
              <w:rPr>
                <w:rFonts w:cstheme="minorHAnsi"/>
                <w:i/>
                <w:iCs/>
              </w:rPr>
              <w:t xml:space="preserve">Required for</w:t>
            </w:r>
            <w:r>
              <w:rPr>
                <w:rFonts w:cstheme="minorHAnsi"/>
                <w:i/>
                <w:iCs/>
                <w:highlight w:val="lightGray"/>
              </w:rPr>
              <w:t xml:space="preserve"> sumPeriodic</w:t>
            </w:r>
            <w:r>
              <w:rPr>
                <w:rFonts w:cstheme="minorHAnsi"/>
                <w:i/>
                <w:iCs/>
              </w:rPr>
              <w:t xml:space="preserve"> and </w:t>
            </w:r>
            <w:r>
              <w:rPr>
                <w:rFonts w:cstheme="minorHAnsi"/>
                <w:i/>
                <w:iCs/>
                <w:highlight w:val="lightGray"/>
              </w:rPr>
              <w:t>periodic</w:t>
            </w:r>
            <w:r>
              <w:rPr>
                <w:rFonts w:cstheme="minorHAnsi"/>
                <w:i/>
                <w:iCs/>
              </w:rPr>
              <w:t>.</w:t>
            </w:r>
          </w:p>
        </w:tc>
      </w:tr>
      <w:tr w:rsidR="00D727AD" w:rsidRPr="00775565" w14:paraId="0255FF43" w14:textId="77777777" w:rsidTr="002C72E5">
        <w:tc>
          <w:tcPr>
            <w:tcW w:w="4390" w:type="dxa"/>
          </w:tcPr>
          <w:p w14:paraId="2C1DDEAB" w14:textId="5156D997" w:rsidR="00D727AD" w:rsidRPr="00775565" w:rsidRDefault="00613DC6" w:rsidP="00613DC6">
            <w:pPr>
              <w:spacing w:line="300" w:lineRule="atLeast"/>
              <w:ind w:left="720"/>
              <w:rPr>
                <w:rFonts w:cstheme="minorHAnsi"/>
              </w:rPr>
            </w:pPr>
            <w:r>
              <w:rPr>
                <w:rFonts w:cstheme="minorHAnsi"/>
              </w:rPr>
              <w:t>dateTo</w:t>
            </w:r>
          </w:p>
          <w:p w14:paraId="10F42163" w14:textId="2B7E50AC" w:rsidR="00D727AD" w:rsidRPr="00B84A41" w:rsidRDefault="00C706BC" w:rsidP="00613DC6">
            <w:pPr>
              <w:spacing w:line="300" w:lineRule="atLeast"/>
              <w:ind w:left="720"/>
              <w:rPr>
                <w:rFonts w:cstheme="minorHAnsi"/>
                <w:sz w:val="18"/>
                <w:szCs w:val="18"/>
              </w:rPr>
            </w:pPr>
            <w:r>
              <w:rPr>
                <w:rFonts w:cstheme="minorHAnsi"/>
                <w:color w:val="FF0000"/>
                <w:sz w:val="18"/>
                <w:szCs w:val="18"/>
              </w:rPr>
              <w:t xml:space="preserve">depends on reportType</w:t>
            </w:r>
          </w:p>
        </w:tc>
        <w:tc>
          <w:tcPr>
            <w:tcW w:w="4960" w:type="dxa"/>
          </w:tcPr>
          <w:p w14:paraId="26BAA93A" w14:textId="77777777" w:rsidR="00663DB5" w:rsidRPr="00B84A41" w:rsidRDefault="00663DB5" w:rsidP="00663DB5">
            <w:pPr>
              <w:spacing w:line="300" w:lineRule="atLeast"/>
              <w:rPr>
                <w:rFonts w:cstheme="minorHAnsi"/>
                <w:b/>
                <w:bCs/>
                <w:i/>
                <w:iCs/>
              </w:rPr>
            </w:pPr>
            <w:r>
              <w:rPr>
                <w:rFonts w:cstheme="minorHAnsi"/>
                <w:b/>
                <w:bCs/>
                <w:i/>
                <w:iCs/>
              </w:rPr>
              <w:t>string</w:t>
            </w:r>
          </w:p>
          <w:p w14:paraId="5325DA14" w14:textId="77777777" w:rsidR="00D727AD" w:rsidRDefault="00663DB5" w:rsidP="002C72E5">
            <w:pPr>
              <w:spacing w:line="300" w:lineRule="atLeast"/>
            </w:pPr>
            <w:r>
              <w:t xml:space="preserve">End of dates interval. The date must be passed in the format </w:t>
            </w:r>
            <w:del w:id="9193" w:author="Claude" w:date="2026-09-29T00:00:00Z">
              <w:r>
                <w:delText xml:space="preserve">“YYYYMMDD”</w:delText>
              </w:r>
            </w:del>
            <w:ins w:id="9194" w:author="Claude" w:date="2026-09-29T00:00:00Z">
              <w:r>
                <w:t xml:space="preserve">“YYYY.MM.DD” (for example “2026.09.29”)</w:t>
              </w:r>
            </w:ins>
            <w:r>
              <w:t xml:space="preserve">.</w:t>
            </w:r>
          </w:p>
          <w:p w14:paraId="36DE1EF2" w14:textId="6E2C1897" w:rsidR="00C706BC" w:rsidRPr="00775565" w:rsidRDefault="00C706BC" w:rsidP="002C72E5">
            <w:pPr>
              <w:spacing w:line="300" w:lineRule="atLeast"/>
              <w:rPr>
                <w:rFonts w:cstheme="minorHAnsi"/>
              </w:rPr>
            </w:pPr>
            <w:r>
              <w:rPr>
                <w:rFonts w:cstheme="minorHAnsi"/>
                <w:i/>
                <w:iCs/>
              </w:rPr>
              <w:t xml:space="preserve">Required for</w:t>
            </w:r>
            <w:r>
              <w:rPr>
                <w:rFonts w:cstheme="minorHAnsi"/>
                <w:i/>
                <w:iCs/>
                <w:highlight w:val="lightGray"/>
              </w:rPr>
              <w:t xml:space="preserve"> sumPeriodic</w:t>
            </w:r>
            <w:r>
              <w:rPr>
                <w:rFonts w:cstheme="minorHAnsi"/>
                <w:i/>
                <w:iCs/>
              </w:rPr>
              <w:t xml:space="preserve"> and </w:t>
            </w:r>
            <w:r>
              <w:rPr>
                <w:rFonts w:cstheme="minorHAnsi"/>
                <w:i/>
                <w:iCs/>
                <w:highlight w:val="lightGray"/>
              </w:rPr>
              <w:t>periodic</w:t>
            </w:r>
            <w:r>
              <w:rPr>
                <w:rFonts w:cstheme="minorHAnsi"/>
                <w:i/>
                <w:iCs/>
              </w:rPr>
              <w:t>.</w:t>
            </w:r>
          </w:p>
        </w:tc>
      </w:tr>
      <w:tr w:rsidR="00D727AD" w:rsidRPr="00775565" w14:paraId="7C87302E" w14:textId="77777777" w:rsidTr="002C72E5">
        <w:tc>
          <w:tcPr>
            <w:tcW w:w="4390" w:type="dxa"/>
          </w:tcPr>
          <w:p w14:paraId="6DF7E418" w14:textId="77777777" w:rsidR="00613DC6" w:rsidRDefault="00613DC6" w:rsidP="00613DC6">
            <w:pPr>
              <w:spacing w:line="300" w:lineRule="atLeast"/>
              <w:ind w:left="720"/>
              <w:rPr>
                <w:rFonts w:cstheme="minorHAnsi"/>
              </w:rPr>
            </w:pPr>
            <w:r>
              <w:rPr>
                <w:rFonts w:cstheme="minorHAnsi"/>
              </w:rPr>
              <w:t>noFrom</w:t>
            </w:r>
          </w:p>
          <w:p w14:paraId="6758F72F" w14:textId="4B12B257" w:rsidR="00D727AD" w:rsidRPr="00B84A41" w:rsidRDefault="00C706BC" w:rsidP="00613DC6">
            <w:pPr>
              <w:spacing w:line="300" w:lineRule="atLeast"/>
              <w:ind w:left="720"/>
              <w:rPr>
                <w:rFonts w:cstheme="minorHAnsi"/>
                <w:sz w:val="18"/>
                <w:szCs w:val="18"/>
              </w:rPr>
            </w:pPr>
            <w:r>
              <w:rPr>
                <w:rFonts w:cstheme="minorHAnsi"/>
                <w:color w:val="FF0000"/>
                <w:sz w:val="18"/>
                <w:szCs w:val="18"/>
              </w:rPr>
              <w:t xml:space="preserve">depends on reportType</w:t>
            </w:r>
          </w:p>
        </w:tc>
        <w:tc>
          <w:tcPr>
            <w:tcW w:w="4960" w:type="dxa"/>
          </w:tcPr>
          <w:p w14:paraId="34CFE640" w14:textId="77777777" w:rsidR="002E5D81" w:rsidRPr="00B84A41" w:rsidRDefault="002E5D81" w:rsidP="002E5D81">
            <w:pPr>
              <w:spacing w:line="300" w:lineRule="atLeast"/>
              <w:rPr>
                <w:rFonts w:cstheme="minorHAnsi"/>
                <w:b/>
                <w:bCs/>
                <w:i/>
                <w:iCs/>
              </w:rPr>
            </w:pPr>
            <w:r>
              <w:rPr>
                <w:rFonts w:cstheme="minorHAnsi"/>
                <w:b/>
                <w:bCs/>
                <w:i/>
                <w:iCs/>
              </w:rPr>
              <w:t>int</w:t>
            </w:r>
          </w:p>
          <w:p w14:paraId="3443A88B" w14:textId="77777777" w:rsidR="00D727AD" w:rsidRDefault="00C706BC" w:rsidP="002C72E5">
            <w:pPr>
              <w:spacing w:line="300" w:lineRule="atLeast"/>
            </w:pPr>
            <w:r>
              <w:t xml:space="preserve">Beginning of Z reports interval.</w:t>
            </w:r>
          </w:p>
          <w:p w14:paraId="030BF373" w14:textId="7E41854F" w:rsidR="00C706BC" w:rsidRPr="00775565" w:rsidRDefault="00C706BC" w:rsidP="002C72E5">
            <w:pPr>
              <w:spacing w:line="300" w:lineRule="atLeast"/>
              <w:rPr>
                <w:rFonts w:cstheme="minorHAnsi"/>
              </w:rPr>
            </w:pPr>
            <w:r>
              <w:rPr>
                <w:rFonts w:cstheme="minorHAnsi"/>
                <w:i/>
                <w:iCs/>
              </w:rPr>
              <w:t xml:space="preserve">Required for</w:t>
            </w:r>
            <w:r>
              <w:rPr>
                <w:rFonts w:cstheme="minorHAnsi"/>
                <w:i/>
                <w:iCs/>
                <w:highlight w:val="lightGray"/>
              </w:rPr>
              <w:t xml:space="preserve"> </w:t>
            </w:r>
            <w:r>
              <w:rPr>
                <w:rFonts w:cstheme="minorHAnsi"/>
                <w:highlight w:val="lightGray"/>
              </w:rPr>
              <w:t>sumPeriodicByNumber</w:t>
            </w:r>
            <w:r>
              <w:rPr>
                <w:rFonts w:cstheme="minorHAnsi"/>
              </w:rPr>
              <w:t xml:space="preserve"> </w:t>
            </w:r>
            <w:r>
              <w:rPr>
                <w:rFonts w:cstheme="minorHAnsi"/>
                <w:i/>
                <w:iCs/>
              </w:rPr>
              <w:t xml:space="preserve">and </w:t>
            </w:r>
            <w:r>
              <w:rPr>
                <w:rFonts w:cstheme="minorHAnsi"/>
                <w:i/>
                <w:iCs/>
                <w:highlight w:val="lightGray"/>
              </w:rPr>
              <w:t>periodicByNumber</w:t>
            </w:r>
            <w:r>
              <w:rPr>
                <w:rFonts w:cstheme="minorHAnsi"/>
                <w:i/>
                <w:iCs/>
              </w:rPr>
              <w:t>.</w:t>
            </w:r>
          </w:p>
        </w:tc>
      </w:tr>
      <w:tr w:rsidR="00D727AD" w:rsidRPr="00775565" w14:paraId="5FB7EE02" w14:textId="77777777" w:rsidTr="002C72E5">
        <w:tc>
          <w:tcPr>
            <w:tcW w:w="4390" w:type="dxa"/>
          </w:tcPr>
          <w:p w14:paraId="695057C3" w14:textId="5DEF3345" w:rsidR="00D727AD" w:rsidRPr="00775565" w:rsidRDefault="00613DC6" w:rsidP="00613DC6">
            <w:pPr>
              <w:spacing w:line="300" w:lineRule="atLeast"/>
              <w:ind w:left="720"/>
              <w:rPr>
                <w:rFonts w:cstheme="minorHAnsi"/>
              </w:rPr>
            </w:pPr>
            <w:r>
              <w:rPr>
                <w:rFonts w:cstheme="minorHAnsi"/>
              </w:rPr>
              <w:t>noTo</w:t>
            </w:r>
          </w:p>
          <w:p w14:paraId="4A43B8C5" w14:textId="5AB64469" w:rsidR="00D727AD" w:rsidRPr="00B84A41" w:rsidRDefault="00C706BC" w:rsidP="00613DC6">
            <w:pPr>
              <w:spacing w:line="300" w:lineRule="atLeast"/>
              <w:ind w:left="720"/>
              <w:rPr>
                <w:rFonts w:cstheme="minorHAnsi"/>
                <w:sz w:val="18"/>
                <w:szCs w:val="18"/>
              </w:rPr>
            </w:pPr>
            <w:r>
              <w:rPr>
                <w:rFonts w:cstheme="minorHAnsi"/>
                <w:color w:val="FF0000"/>
                <w:sz w:val="18"/>
                <w:szCs w:val="18"/>
              </w:rPr>
              <w:t xml:space="preserve">depends on reportType</w:t>
            </w:r>
          </w:p>
        </w:tc>
        <w:tc>
          <w:tcPr>
            <w:tcW w:w="4960" w:type="dxa"/>
          </w:tcPr>
          <w:p w14:paraId="23142ABF" w14:textId="77777777" w:rsidR="00D727AD" w:rsidRPr="00B84A41" w:rsidRDefault="00D727AD" w:rsidP="002C72E5">
            <w:pPr>
              <w:spacing w:line="300" w:lineRule="atLeast"/>
              <w:rPr>
                <w:rFonts w:cstheme="minorHAnsi"/>
                <w:b/>
                <w:bCs/>
                <w:i/>
                <w:iCs/>
              </w:rPr>
            </w:pPr>
            <w:r>
              <w:rPr>
                <w:rFonts w:cstheme="minorHAnsi"/>
                <w:b/>
                <w:bCs/>
                <w:i/>
                <w:iCs/>
              </w:rPr>
              <w:t>int</w:t>
            </w:r>
          </w:p>
          <w:p w14:paraId="76DF2ED6" w14:textId="77777777" w:rsidR="00D727AD" w:rsidRDefault="00C706BC" w:rsidP="002C72E5">
            <w:pPr>
              <w:spacing w:line="300" w:lineRule="atLeast"/>
            </w:pPr>
            <w:r>
              <w:t xml:space="preserve">End of Z reports interval.</w:t>
            </w:r>
          </w:p>
          <w:p w14:paraId="57B8984F" w14:textId="6B14AFBE" w:rsidR="00C706BC" w:rsidRPr="00775565" w:rsidRDefault="00C706BC" w:rsidP="002C72E5">
            <w:pPr>
              <w:spacing w:line="300" w:lineRule="atLeast"/>
              <w:rPr>
                <w:rFonts w:cstheme="minorHAnsi"/>
              </w:rPr>
            </w:pPr>
            <w:r>
              <w:rPr>
                <w:rFonts w:cstheme="minorHAnsi"/>
                <w:i/>
                <w:iCs/>
              </w:rPr>
              <w:t xml:space="preserve">Required for</w:t>
            </w:r>
            <w:r>
              <w:rPr>
                <w:rFonts w:cstheme="minorHAnsi"/>
                <w:i/>
                <w:iCs/>
                <w:highlight w:val="lightGray"/>
              </w:rPr>
              <w:t xml:space="preserve"> </w:t>
            </w:r>
            <w:r>
              <w:rPr>
                <w:rFonts w:cstheme="minorHAnsi"/>
                <w:highlight w:val="lightGray"/>
              </w:rPr>
              <w:t>sumPeriodicByNumber</w:t>
            </w:r>
            <w:r>
              <w:rPr>
                <w:rFonts w:cstheme="minorHAnsi"/>
              </w:rPr>
              <w:t xml:space="preserve"> </w:t>
            </w:r>
            <w:r>
              <w:rPr>
                <w:rFonts w:cstheme="minorHAnsi"/>
                <w:i/>
                <w:iCs/>
              </w:rPr>
              <w:t xml:space="preserve">and </w:t>
            </w:r>
            <w:r>
              <w:rPr>
                <w:rFonts w:cstheme="minorHAnsi"/>
                <w:i/>
                <w:iCs/>
                <w:highlight w:val="lightGray"/>
              </w:rPr>
              <w:t>periodicByNumber</w:t>
            </w:r>
            <w:r>
              <w:rPr>
                <w:rFonts w:cstheme="minorHAnsi"/>
                <w:i/>
                <w:iCs/>
              </w:rPr>
              <w:t>.</w:t>
            </w:r>
          </w:p>
        </w:tc>
      </w:tr>
    </w:tbl>
    <w:p w14:paraId="7B34A55B" w14:textId="77777777" w:rsidR="00D727AD" w:rsidRDefault="00D727AD" w:rsidP="00D727AD">
      <w:pPr>
        <w:rPr>
          <w:i/>
          <w:iCs/>
        </w:rPr>
      </w:pPr>
    </w:p>
    <w:p w14:paraId="2DB89490" w14:textId="77777777" w:rsidR="00D727AD" w:rsidRDefault="00D727AD" w:rsidP="00D727AD">
      <w:pPr>
        <w:rPr>
          <w:i/>
          <w:iCs/>
        </w:rPr>
      </w:pPr>
    </w:p>
    <w:p w14:paraId="1D281F92" w14:textId="3DC4B010" w:rsidR="00D727AD" w:rsidRDefault="00D727AD" w:rsidP="00D727AD">
      <w:r>
        <w:t xml:space="preserve">JSON file examples for printing fiscal receipt:</w:t>
      </w:r>
    </w:p>
    <w:p w14:paraId="3DA33040" w14:textId="5433B1DE" w:rsidR="00DC3A6C" w:rsidRDefault="00DC3A6C" w:rsidP="00D727AD">
      <w:r>
        <w:t xml:space="preserve">X report:</w:t>
      </w:r>
    </w:p>
    <w:p w14:paraId="667DCF3C"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03842996"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"report"</w:t>
      </w:r>
      <w:r>
        <w:rPr>
          <w:rFonts w:ascii="Consolas" w:hAnsi="Consolas" w:cs="Cascadia Mono"/>
          <w:color w:val="000000"/>
          <w:sz w:val="18"/>
          <w:szCs w:val="18"/>
        </w:rPr>
        <w:t>,</w:t>
      </w:r>
    </w:p>
    <w:p w14:paraId="003C0B7B"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w:t>
      </w:r>
      <w:r>
        <w:rPr>
          <w:rFonts w:ascii="Consolas" w:hAnsi="Consolas" w:cs="Cascadia Mono"/>
          <w:color w:val="000000"/>
          <w:sz w:val="18"/>
          <w:szCs w:val="18"/>
        </w:rPr>
        <w:t>:</w:t>
      </w:r>
    </w:p>
    <w:p w14:paraId="1A9112B3"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4A872C87"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"reportType"</w:t>
      </w:r>
      <w:r>
        <w:rPr>
          <w:rFonts w:ascii="Consolas" w:hAnsi="Consolas" w:cs="Cascadia Mono"/>
          <w:color w:val="000000"/>
          <w:sz w:val="18"/>
          <w:szCs w:val="18"/>
        </w:rPr>
        <w:t xml:space="preserve">: </w:t>
      </w:r>
      <w:r>
        <w:rPr>
          <w:rFonts w:ascii="Consolas" w:hAnsi="Consolas" w:cs="Cascadia Mono"/>
          <w:color w:val="A31515"/>
          <w:sz w:val="18"/>
          <w:szCs w:val="18"/>
        </w:rPr>
        <w:t>"printX"</w:t>
      </w:r>
    </w:p>
    <w:p w14:paraId="3EC41489"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5E3B8137" w14:textId="5BD2005F" w:rsidR="00DC3A6C" w:rsidRPr="00F92154"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22653380" w14:textId="77777777" w:rsidR="00DC3A6C" w:rsidRPr="00DC3A6C" w:rsidRDefault="00DC3A6C" w:rsidP="00DC3A6C">
      <w:pPr>
        <w:autoSpaceDE w:val="0"/>
        <w:autoSpaceDN w:val="0"/>
        <w:adjustRightInd w:val="0"/>
        <w:rPr>
          <w:rFonts w:ascii="Cascadia Mono" w:hAnsi="Cascadia Mono" w:cs="Cascadia Mono"/>
          <w:color w:val="000000"/>
          <w:sz w:val="19"/>
          <w:szCs w:val="19"/>
        </w:rPr>
      </w:pPr>
    </w:p>
    <w:p w14:paraId="00C673F2" w14:textId="1F757A10" w:rsidR="00DC3A6C" w:rsidRPr="00D603FD" w:rsidRDefault="00DC3A6C" w:rsidP="00D727AD">
      <w:r>
        <w:t xml:space="preserve">Periodic report by numbers:</w:t>
      </w:r>
    </w:p>
    <w:p w14:paraId="7F98C158"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223E39C4"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"report"</w:t>
      </w:r>
      <w:r>
        <w:rPr>
          <w:rFonts w:ascii="Consolas" w:hAnsi="Consolas" w:cs="Cascadia Mono"/>
          <w:color w:val="000000"/>
          <w:sz w:val="18"/>
          <w:szCs w:val="18"/>
        </w:rPr>
        <w:t>,</w:t>
      </w:r>
    </w:p>
    <w:p w14:paraId="483AE427"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w:t>
      </w:r>
      <w:r>
        <w:rPr>
          <w:rFonts w:ascii="Consolas" w:hAnsi="Consolas" w:cs="Cascadia Mono"/>
          <w:color w:val="000000"/>
          <w:sz w:val="18"/>
          <w:szCs w:val="18"/>
        </w:rPr>
        <w:t>:</w:t>
      </w:r>
    </w:p>
    <w:p w14:paraId="164F7EBE"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02BDF8F2"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"reportType"</w:t>
      </w:r>
      <w:r>
        <w:rPr>
          <w:rFonts w:ascii="Consolas" w:hAnsi="Consolas" w:cs="Cascadia Mono"/>
          <w:color w:val="000000"/>
          <w:sz w:val="18"/>
          <w:szCs w:val="18"/>
        </w:rPr>
        <w:t xml:space="preserve">: </w:t>
      </w:r>
      <w:r>
        <w:rPr>
          <w:rFonts w:ascii="Consolas" w:hAnsi="Consolas" w:cs="Cascadia Mono"/>
          <w:color w:val="A31515"/>
          <w:sz w:val="18"/>
          <w:szCs w:val="18"/>
        </w:rPr>
        <w:t>"PeriodicByNumber"</w:t>
      </w:r>
      <w:r>
        <w:rPr>
          <w:rFonts w:ascii="Consolas" w:hAnsi="Consolas" w:cs="Cascadia Mono"/>
          <w:color w:val="000000"/>
          <w:sz w:val="18"/>
          <w:szCs w:val="18"/>
        </w:rPr>
        <w:t>,</w:t>
      </w:r>
    </w:p>
    <w:p w14:paraId="4D041F0D"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"noFrom"</w:t>
      </w:r>
      <w:r>
        <w:rPr>
          <w:rFonts w:ascii="Consolas" w:hAnsi="Consolas" w:cs="Cascadia Mono"/>
          <w:color w:val="000000"/>
          <w:sz w:val="18"/>
          <w:szCs w:val="18"/>
        </w:rPr>
        <w:t>:1,</w:t>
      </w:r>
    </w:p>
    <w:p w14:paraId="322805F9"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"noTo"</w:t>
      </w:r>
      <w:r>
        <w:rPr>
          <w:rFonts w:ascii="Consolas" w:hAnsi="Consolas" w:cs="Cascadia Mono"/>
          <w:color w:val="000000"/>
          <w:sz w:val="18"/>
          <w:szCs w:val="18"/>
        </w:rPr>
        <w:t>:2</w:t>
      </w:r>
    </w:p>
    <w:p w14:paraId="447A008B"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78D87301" w14:textId="17739B3B" w:rsidR="00DC3A6C" w:rsidRPr="00D603FD" w:rsidRDefault="00DC3A6C" w:rsidP="00DC3A6C">
      <w:pPr>
        <w:rPr>
          <w:rFonts w:ascii="Consolas" w:hAnsi="Consolas"/>
          <w:sz w:val="18"/>
          <w:szCs w:val="18"/>
        </w:rPr>
      </w:pPr>
      <w:r>
        <w:rPr>
          <w:rFonts w:ascii="Consolas" w:hAnsi="Consolas" w:cs="Cascadia Mono"/>
          <w:color w:val="000000"/>
          <w:sz w:val="18"/>
          <w:szCs w:val="18"/>
        </w:rPr>
        <w:t>}</w:t>
      </w:r>
    </w:p>
    <w:p w14:paraId="294A1291" w14:textId="3C73B5D1" w:rsidR="00DC3A6C" w:rsidRPr="00D603FD" w:rsidRDefault="00DC3A6C" w:rsidP="00DC3A6C">
      <w:r>
        <w:t xml:space="preserve">Sum Period report:</w:t>
      </w:r>
    </w:p>
    <w:p w14:paraId="08966FC2"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0E4A0A45"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"report"</w:t>
      </w:r>
      <w:r>
        <w:rPr>
          <w:rFonts w:ascii="Consolas" w:hAnsi="Consolas" w:cs="Cascadia Mono"/>
          <w:color w:val="000000"/>
          <w:sz w:val="18"/>
          <w:szCs w:val="18"/>
        </w:rPr>
        <w:t>,</w:t>
      </w:r>
    </w:p>
    <w:p w14:paraId="4978B3A9"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w:t>
      </w:r>
      <w:r>
        <w:rPr>
          <w:rFonts w:ascii="Consolas" w:hAnsi="Consolas" w:cs="Cascadia Mono"/>
          <w:color w:val="000000"/>
          <w:sz w:val="18"/>
          <w:szCs w:val="18"/>
        </w:rPr>
        <w:t>:</w:t>
      </w:r>
    </w:p>
    <w:p w14:paraId="369135E2"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7BCCF09F"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"reportType"</w:t>
      </w:r>
      <w:r>
        <w:rPr>
          <w:rFonts w:ascii="Consolas" w:hAnsi="Consolas" w:cs="Cascadia Mono"/>
          <w:color w:val="000000"/>
          <w:sz w:val="18"/>
          <w:szCs w:val="18"/>
        </w:rPr>
        <w:t xml:space="preserve">: </w:t>
      </w:r>
      <w:r>
        <w:rPr>
          <w:rFonts w:ascii="Consolas" w:hAnsi="Consolas" w:cs="Cascadia Mono"/>
          <w:color w:val="A31515"/>
          <w:sz w:val="18"/>
          <w:szCs w:val="18"/>
        </w:rPr>
        <w:t>"sumPeriodic"</w:t>
      </w:r>
      <w:r>
        <w:rPr>
          <w:rFonts w:ascii="Consolas" w:hAnsi="Consolas" w:cs="Cascadia Mono"/>
          <w:color w:val="000000"/>
          <w:sz w:val="18"/>
          <w:szCs w:val="18"/>
        </w:rPr>
        <w:t>,</w:t>
      </w:r>
    </w:p>
    <w:p w14:paraId="0037F595" w14:textId="2C9873B0"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"dateFrom"</w:t>
      </w:r>
      <w:r>
        <w:rPr>
          <w:rFonts w:ascii="Consolas" w:hAnsi="Consolas" w:cs="Cascadia Mono"/>
          <w:color w:val="000000"/>
          <w:sz w:val="18"/>
          <w:szCs w:val="18"/>
        </w:rPr>
        <w:t xml:space="preserve">: </w:t>
      </w:r>
      <w:r>
        <w:rPr>
          <w:rFonts w:ascii="Consolas" w:hAnsi="Consolas" w:cs="Cascadia Mono"/>
          <w:color w:val="A31515"/>
          <w:sz w:val="18"/>
          <w:szCs w:val="18"/>
        </w:rPr>
        <w:t>"2022</w:t>
      </w:r>
      <w:r>
        <w:rPr>
          <w:rFonts w:ascii="Consolas" w:hAnsi="Consolas" w:cs="Cascadia Mono"/>
          <w:sz w:val="18"/>
          <w:szCs w:val="18"/>
        </w:rPr>
        <w:t>.</w:t>
      </w:r>
      <w:r>
        <w:rPr>
          <w:rFonts w:ascii="Consolas" w:hAnsi="Consolas" w:cs="Cascadia Mono"/>
          <w:color w:val="A31515"/>
          <w:sz w:val="18"/>
          <w:szCs w:val="18"/>
        </w:rPr>
        <w:t>01</w:t>
      </w:r>
      <w:r>
        <w:rPr>
          <w:rFonts w:ascii="Consolas" w:hAnsi="Consolas" w:cs="Cascadia Mono"/>
          <w:sz w:val="18"/>
          <w:szCs w:val="18"/>
        </w:rPr>
        <w:t>.</w:t>
      </w:r>
      <w:r>
        <w:rPr>
          <w:rFonts w:ascii="Consolas" w:hAnsi="Consolas" w:cs="Cascadia Mono"/>
          <w:color w:val="A31515"/>
          <w:sz w:val="18"/>
          <w:szCs w:val="18"/>
        </w:rPr>
        <w:t>01"</w:t>
      </w:r>
      <w:r>
        <w:rPr>
          <w:rFonts w:ascii="Consolas" w:hAnsi="Consolas" w:cs="Cascadia Mono"/>
          <w:color w:val="000000"/>
          <w:sz w:val="18"/>
          <w:szCs w:val="18"/>
        </w:rPr>
        <w:t>,</w:t>
      </w:r>
    </w:p>
    <w:p w14:paraId="7DD5054E" w14:textId="57672A39"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"dateTo"</w:t>
      </w:r>
      <w:r>
        <w:rPr>
          <w:rFonts w:ascii="Consolas" w:hAnsi="Consolas" w:cs="Cascadia Mono"/>
          <w:color w:val="000000"/>
          <w:sz w:val="18"/>
          <w:szCs w:val="18"/>
        </w:rPr>
        <w:t xml:space="preserve">: </w:t>
      </w:r>
      <w:r>
        <w:rPr>
          <w:rFonts w:ascii="Consolas" w:hAnsi="Consolas" w:cs="Cascadia Mono"/>
          <w:color w:val="A31515"/>
          <w:sz w:val="18"/>
          <w:szCs w:val="18"/>
        </w:rPr>
        <w:t>"2022</w:t>
      </w:r>
      <w:r>
        <w:rPr>
          <w:rFonts w:ascii="Consolas" w:hAnsi="Consolas" w:cs="Cascadia Mono"/>
          <w:sz w:val="18"/>
          <w:szCs w:val="18"/>
        </w:rPr>
        <w:t>.03.17</w:t>
      </w:r>
      <w:r>
        <w:rPr>
          <w:rFonts w:ascii="Consolas" w:hAnsi="Consolas" w:cs="Cascadia Mono"/>
          <w:color w:val="A31515"/>
          <w:sz w:val="18"/>
          <w:szCs w:val="18"/>
        </w:rPr>
        <w:t>"</w:t>
      </w:r>
    </w:p>
    <w:p w14:paraId="703979AB"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3E12DD7B" w14:textId="049B5171" w:rsidR="00DC3A6C" w:rsidRDefault="00DC3A6C" w:rsidP="00DC3A6C">
      <w:pPr>
        <w:rPr>
          <w:rFonts w:ascii="Consolas" w:hAnsi="Consolas" w:cs="Cascadia Mono"/>
          <w:color w:val="000000"/>
          <w:sz w:val="18"/>
          <w:szCs w:val="18"/>
        </w:rPr>
      </w:pPr>
      <w:r>
        <w:rPr>
          <w:rFonts w:ascii="Consolas" w:hAnsi="Consolas" w:cs="Cascadia Mono"/>
          <w:color w:val="000000"/>
          <w:sz w:val="18"/>
          <w:szCs w:val="18"/>
        </w:rPr>
        <w:t>}</w:t>
      </w:r>
    </w:p>
    <w:p w14:paraId="5590020A" w14:textId="10AB16FF" w:rsidR="00F253A9" w:rsidRDefault="00F253A9" w:rsidP="00DC3A6C">
      <w:pPr>
        <w:rPr>
          <w:rFonts w:ascii="Consolas" w:hAnsi="Consolas" w:cs="Cascadia Mono"/>
          <w:color w:val="000000"/>
          <w:sz w:val="18"/>
          <w:szCs w:val="18"/>
        </w:rPr>
      </w:pPr>
    </w:p>
    <w:p w14:paraId="5CBB9CBD" w14:textId="722C7A25" w:rsidR="00F253A9" w:rsidRPr="000C743D" w:rsidRDefault="00F253A9" w:rsidP="000C743D">
      <w:pPr>
        <w:pStyle w:val="Heading2"/>
        <w:rPr>
          <w:rFonts w:eastAsia="Times New Roman" w:cstheme="majorHAnsi"/>
          <w:color w:val="auto"/>
        </w:rPr>
      </w:pPr>
      <w:bookmarkStart w:id="6" w:name="_Toc220932331"/>
      <w:r>
        <w:rPr>
          <w:rFonts w:eastAsia="Times New Roman" w:cstheme="majorHAnsi"/>
          <w:color w:val="auto"/>
        </w:rPr>
        <w:t>Special</w:t>
      </w:r>
      <w:bookmarkEnd w:id="6"/>
    </w:p>
    <w:tbl>
      <w:tblPr>
        <w:tblStyle w:val="TableGrid"/>
        <w:tblW w:w="0" w:type="auto"/>
        <w:tblLook w:val="04A0" w:firstRow="1" w:lastRow="0" w:firstColumn="1" w:lastColumn="0" w:noHBand="0" w:noVBand="1"/>
      </w:tblPr>
      <w:tblGrid>
        <w:gridCol w:w="4390"/>
        <w:gridCol w:w="4960"/>
      </w:tblGrid>
      <w:tr w:rsidR="00F253A9" w:rsidRPr="00775565" w14:paraId="685BDCB7" w14:textId="77777777" w:rsidTr="002C72E5">
        <w:tc>
          <w:tcPr>
            <w:tcW w:w="4390" w:type="dxa"/>
          </w:tcPr>
          <w:p w14:paraId="2478DE7F" w14:textId="77777777" w:rsidR="00F253A9" w:rsidRPr="00775565" w:rsidRDefault="00F253A9" w:rsidP="002C72E5">
            <w:pPr>
              <w:spacing w:line="300" w:lineRule="atLeast"/>
              <w:rPr>
                <w:rFonts w:cstheme="minorHAnsi"/>
              </w:rPr>
            </w:pPr>
            <w:r>
              <w:rPr>
                <w:rFonts w:cstheme="minorHAnsi"/>
              </w:rPr>
              <w:t>receiptType</w:t>
            </w:r>
          </w:p>
          <w:p w14:paraId="4BFC6DD3" w14:textId="77777777" w:rsidR="00F253A9" w:rsidRPr="006F47CD" w:rsidRDefault="00F253A9" w:rsidP="002C72E5">
            <w:pPr>
              <w:spacing w:line="300" w:lineRule="atLeast"/>
              <w:rPr>
                <w:rFonts w:cstheme="minorHAnsi"/>
                <w:sz w:val="18"/>
                <w:szCs w:val="18"/>
              </w:rPr>
            </w:pPr>
            <w:r>
              <w:rPr>
                <w:rFonts w:cstheme="minorHAnsi"/>
                <w:color w:val="FF0000"/>
                <w:sz w:val="18"/>
                <w:szCs w:val="18"/>
              </w:rPr>
              <w:t>required</w:t>
            </w:r>
          </w:p>
        </w:tc>
        <w:tc>
          <w:tcPr>
            <w:tcW w:w="4960" w:type="dxa"/>
          </w:tcPr>
          <w:p w14:paraId="2E0E20A1" w14:textId="77777777" w:rsidR="00F253A9" w:rsidRPr="00B84A41" w:rsidRDefault="00F253A9" w:rsidP="002C72E5">
            <w:pPr>
              <w:spacing w:line="300" w:lineRule="atLeast"/>
              <w:rPr>
                <w:rFonts w:cstheme="minorHAnsi"/>
                <w:b/>
                <w:bCs/>
                <w:i/>
                <w:iCs/>
              </w:rPr>
            </w:pPr>
            <w:r>
              <w:rPr>
                <w:rFonts w:cstheme="minorHAnsi"/>
                <w:b/>
                <w:bCs/>
                <w:i/>
                <w:iCs/>
              </w:rPr>
              <w:t>string</w:t>
            </w:r>
          </w:p>
          <w:p w14:paraId="6F068652" w14:textId="3C5A8A41" w:rsidR="00F253A9" w:rsidRPr="00775565" w:rsidRDefault="00F253A9" w:rsidP="002C72E5">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special</w:t>
            </w:r>
          </w:p>
        </w:tc>
      </w:tr>
      <w:tr w:rsidR="00F253A9" w:rsidRPr="00775565" w14:paraId="267CC894" w14:textId="77777777" w:rsidTr="002C72E5">
        <w:tc>
          <w:tcPr>
            <w:tcW w:w="4390" w:type="dxa"/>
          </w:tcPr>
          <w:p w14:paraId="05F0798E" w14:textId="77777777" w:rsidR="00EC3782" w:rsidRDefault="00EC3782" w:rsidP="002C72E5">
            <w:pPr>
              <w:spacing w:line="300" w:lineRule="atLeast"/>
              <w:rPr>
                <w:rFonts w:cstheme="minorHAnsi"/>
              </w:rPr>
            </w:pPr>
            <w:r>
              <w:rPr>
                <w:rFonts w:cstheme="minorHAnsi"/>
              </w:rPr>
              <w:t>specialFunction</w:t>
            </w:r>
          </w:p>
          <w:p w14:paraId="5C8718F9" w14:textId="672B5F36" w:rsidR="00F253A9" w:rsidRPr="00775565" w:rsidRDefault="00F253A9" w:rsidP="002C72E5">
            <w:pPr>
              <w:spacing w:line="300" w:lineRule="atLeast"/>
              <w:rPr>
                <w:rFonts w:cstheme="minorHAnsi"/>
              </w:rPr>
            </w:pPr>
            <w:r>
              <w:rPr>
                <w:rFonts w:cstheme="minorHAnsi"/>
                <w:color w:val="FF0000"/>
                <w:sz w:val="18"/>
                <w:szCs w:val="18"/>
              </w:rPr>
              <w:t>required</w:t>
            </w:r>
          </w:p>
        </w:tc>
        <w:tc>
          <w:tcPr>
            <w:tcW w:w="4960" w:type="dxa"/>
          </w:tcPr>
          <w:p w14:paraId="45D5E3A5" w14:textId="77777777" w:rsidR="00F253A9" w:rsidRPr="00B84A41" w:rsidRDefault="00F253A9" w:rsidP="002C72E5">
            <w:pPr>
              <w:spacing w:line="300" w:lineRule="atLeast"/>
              <w:rPr>
                <w:rFonts w:cstheme="minorHAnsi"/>
                <w:b/>
                <w:bCs/>
                <w:i/>
                <w:iCs/>
              </w:rPr>
            </w:pPr>
            <w:r>
              <w:rPr>
                <w:rFonts w:cstheme="minorHAnsi"/>
                <w:b/>
                <w:bCs/>
                <w:i/>
                <w:iCs/>
              </w:rPr>
              <w:t>object</w:t>
            </w:r>
          </w:p>
          <w:p w14:paraId="398B0CF4" w14:textId="0EF907EE" w:rsidR="00F253A9" w:rsidRPr="00B84A41" w:rsidRDefault="00F253A9" w:rsidP="002C72E5">
            <w:pPr>
              <w:spacing w:line="300" w:lineRule="atLeast"/>
              <w:rPr>
                <w:rFonts w:cstheme="minorHAnsi"/>
                <w:b/>
                <w:bCs/>
                <w:i/>
                <w:iCs/>
              </w:rPr>
            </w:pPr>
            <w:r>
              <w:t xml:space="preserve">prints indicated function receipt</w:t>
            </w:r>
          </w:p>
        </w:tc>
      </w:tr>
      <w:tr w:rsidR="00F253A9" w:rsidRPr="00775565" w14:paraId="2C56F3EA" w14:textId="77777777" w:rsidTr="002C72E5">
        <w:tc>
          <w:tcPr>
            <w:tcW w:w="4390" w:type="dxa"/>
          </w:tcPr>
          <w:p w14:paraId="3A17F0AC" w14:textId="77777777" w:rsidR="00DD5E90" w:rsidRDefault="00DD5E90" w:rsidP="002C72E5">
            <w:pPr>
              <w:spacing w:line="300" w:lineRule="atLeast"/>
              <w:ind w:left="720"/>
              <w:rPr>
                <w:rFonts w:cstheme="minorHAnsi"/>
              </w:rPr>
            </w:pPr>
            <w:r>
              <w:rPr>
                <w:rFonts w:cstheme="minorHAnsi"/>
              </w:rPr>
              <w:t>function</w:t>
            </w:r>
          </w:p>
          <w:p w14:paraId="38CDC763" w14:textId="56168C79" w:rsidR="00F253A9" w:rsidRPr="00B84A41" w:rsidRDefault="00F253A9" w:rsidP="002C72E5">
            <w:pPr>
              <w:spacing w:line="300" w:lineRule="atLeast"/>
              <w:ind w:left="720"/>
              <w:rPr>
                <w:rFonts w:cstheme="minorHAnsi"/>
                <w:sz w:val="18"/>
                <w:szCs w:val="18"/>
              </w:rPr>
            </w:pPr>
            <w:r>
              <w:rPr>
                <w:rFonts w:cstheme="minorHAnsi"/>
                <w:color w:val="FF0000"/>
                <w:sz w:val="18"/>
                <w:szCs w:val="18"/>
              </w:rPr>
              <w:t>required</w:t>
            </w:r>
          </w:p>
        </w:tc>
        <w:tc>
          <w:tcPr>
            <w:tcW w:w="4960" w:type="dxa"/>
          </w:tcPr>
          <w:p w14:paraId="4966F9AE" w14:textId="77777777" w:rsidR="00F253A9" w:rsidRPr="00DD5E90" w:rsidRDefault="00F253A9" w:rsidP="002C72E5">
            <w:pPr>
              <w:spacing w:line="300" w:lineRule="atLeast"/>
              <w:rPr>
                <w:b/>
                <w:bCs/>
                <w:i/>
                <w:iCs/>
              </w:rPr>
            </w:pPr>
            <w:r>
              <w:rPr>
                <w:b/>
                <w:bCs/>
                <w:i/>
                <w:iCs/>
              </w:rPr>
              <w:t>string</w:t>
            </w:r>
          </w:p>
          <w:p w14:paraId="0E856473" w14:textId="77777777" w:rsidR="00F253A9" w:rsidRPr="00DD5E90" w:rsidRDefault="00F253A9" w:rsidP="002C72E5">
            <w:pPr>
              <w:spacing w:line="300" w:lineRule="atLeast"/>
            </w:pPr>
            <w:r>
              <w:rPr>
                <w:b/>
                <w:bCs/>
                <w:i/>
                <w:iCs/>
              </w:rPr>
              <w:t>values</w:t>
            </w:r>
            <w:r>
              <w:t>: </w:t>
            </w:r>
          </w:p>
          <w:p w14:paraId="2E6B5A42" w14:textId="6D6EC822" w:rsidR="00F253A9" w:rsidRPr="00DD5E90" w:rsidRDefault="00DD5E90" w:rsidP="002C72E5">
            <w:pPr>
              <w:spacing w:line="300" w:lineRule="atLeast"/>
            </w:pPr>
            <w:r>
              <w:rPr>
                <w:highlight w:val="lightGray"/>
              </w:rPr>
              <w:t>moneyIn</w:t>
            </w:r>
            <w:r>
              <w:t xml:space="preserve"> – command is used to enclose additional cash into the cash drawer.</w:t>
            </w:r>
          </w:p>
          <w:p w14:paraId="67725E94" w14:textId="0E87F055" w:rsidR="00F253A9" w:rsidRPr="00DD5E90" w:rsidRDefault="00DD5E90" w:rsidP="002C72E5">
            <w:pPr>
              <w:spacing w:line="300" w:lineRule="atLeast"/>
            </w:pPr>
            <w:r>
              <w:rPr>
                <w:highlight w:val="lightGray"/>
              </w:rPr>
              <w:t>moneyOut</w:t>
            </w:r>
            <w:r>
              <w:t xml:space="preserve"> – command is used to withdraw cash from the cash drawer.</w:t>
            </w:r>
          </w:p>
          <w:p w14:paraId="319E98C1" w14:textId="7D34F364" w:rsidR="00F253A9" w:rsidRPr="00DD5E90" w:rsidRDefault="00DD5E90" w:rsidP="002C72E5">
            <w:pPr>
              <w:spacing w:line="300" w:lineRule="atLeast"/>
            </w:pPr>
            <w:r>
              <w:rPr>
                <w:highlight w:val="lightGray"/>
              </w:rPr>
              <w:t>openCashDrawer</w:t>
            </w:r>
            <w:r>
              <w:t xml:space="preserve"> – command is used to open the cash drawer for some reason: to check the money amount, exchange banknotes, etc.</w:t>
            </w:r>
          </w:p>
        </w:tc>
      </w:tr>
      <w:tr w:rsidR="00F253A9" w:rsidRPr="00775565" w14:paraId="193CCACE" w14:textId="77777777" w:rsidTr="002C72E5">
        <w:tc>
          <w:tcPr>
            <w:tcW w:w="4390" w:type="dxa"/>
          </w:tcPr>
          <w:p w14:paraId="07CF08B1" w14:textId="77777777" w:rsidR="0033628A" w:rsidRDefault="0033628A" w:rsidP="002C72E5">
            <w:pPr>
              <w:spacing w:line="300" w:lineRule="atLeast"/>
              <w:ind w:left="720"/>
              <w:rPr>
                <w:rFonts w:cstheme="minorHAnsi"/>
              </w:rPr>
            </w:pPr>
            <w:r>
              <w:rPr>
                <w:rFonts w:cstheme="minorHAnsi"/>
              </w:rPr>
              <w:t xml:space="preserve">amount </w:t>
            </w:r>
          </w:p>
          <w:p w14:paraId="3070D632" w14:textId="55D55FB9" w:rsidR="00F253A9" w:rsidRPr="0033628A" w:rsidRDefault="0033628A" w:rsidP="0033628A">
            <w:pPr>
              <w:spacing w:line="300" w:lineRule="atLeast"/>
              <w:ind w:left="720"/>
              <w:rPr>
                <w:rFonts w:cstheme="minorHAnsi"/>
              </w:rPr>
            </w:pPr>
            <w:r>
              <w:rPr>
                <w:rFonts w:cstheme="minorHAnsi"/>
                <w:color w:val="FF0000"/>
                <w:sz w:val="18"/>
                <w:szCs w:val="18"/>
              </w:rPr>
              <w:t>required</w:t>
            </w:r>
          </w:p>
        </w:tc>
        <w:tc>
          <w:tcPr>
            <w:tcW w:w="4960" w:type="dxa"/>
          </w:tcPr>
          <w:p w14:paraId="73D61374" w14:textId="306A2AB4" w:rsidR="00F253A9" w:rsidRPr="00B84A41" w:rsidRDefault="0033628A" w:rsidP="002C72E5">
            <w:pPr>
              <w:spacing w:line="300" w:lineRule="atLeast"/>
              <w:rPr>
                <w:rFonts w:cstheme="minorHAnsi"/>
                <w:b/>
                <w:bCs/>
                <w:i/>
                <w:iCs/>
              </w:rPr>
            </w:pPr>
            <w:r>
              <w:rPr>
                <w:rFonts w:cstheme="minorHAnsi"/>
                <w:b/>
                <w:bCs/>
                <w:i/>
                <w:iCs/>
              </w:rPr>
              <w:t>double</w:t>
            </w:r>
          </w:p>
          <w:p w14:paraId="218F8061" w14:textId="031849D7" w:rsidR="00F253A9" w:rsidRPr="0033628A" w:rsidRDefault="0033628A" w:rsidP="002C72E5">
            <w:pPr>
              <w:spacing w:line="300" w:lineRule="atLeast"/>
            </w:pPr>
            <w:r>
              <w:t xml:space="preserve">amount of cash.</w:t>
            </w:r>
          </w:p>
        </w:tc>
      </w:tr>
      <w:tr w:rsidR="0074040B" w:rsidRPr="00775565" w14:paraId="3FBD4870" w14:textId="77777777" w:rsidTr="00376B1E">
        <w:tc>
          <w:tcPr>
            <w:tcW w:w="4390" w:type="dxa"/>
          </w:tcPr>
          <w:p w14:paraId="55ADC167" w14:textId="140213E1" w:rsidR="0074040B" w:rsidRDefault="00E832F8" w:rsidP="00376B1E">
            <w:pPr>
              <w:spacing w:line="300" w:lineRule="atLeast"/>
              <w:ind w:left="720"/>
              <w:rPr>
                <w:rFonts w:cstheme="minorHAnsi"/>
              </w:rPr>
            </w:pPr>
            <w:r>
              <w:rPr>
                <w:rFonts w:cstheme="minorHAnsi"/>
              </w:rPr>
              <w:t>RecNo</w:t>
            </w:r>
          </w:p>
          <w:p w14:paraId="05E15F71" w14:textId="1F1609D4" w:rsidR="0074040B" w:rsidRPr="0033628A" w:rsidRDefault="00B3169B" w:rsidP="00376B1E">
            <w:pPr>
              <w:spacing w:line="300" w:lineRule="atLeast"/>
              <w:ind w:left="720"/>
              <w:rPr>
                <w:rFonts w:cstheme="minorHAnsi"/>
              </w:rPr>
            </w:pPr>
            <w:r>
              <w:rPr>
                <w:rFonts w:cstheme="minorHAnsi"/>
                <w:color w:val="FF0000"/>
                <w:sz w:val="18"/>
                <w:szCs w:val="18"/>
              </w:rPr>
              <w:t xml:space="preserve">Required for transferPreReceipt special function</w:t>
            </w:r>
          </w:p>
        </w:tc>
        <w:tc>
          <w:tcPr>
            <w:tcW w:w="4960" w:type="dxa"/>
          </w:tcPr>
          <w:p w14:paraId="32172F6B" w14:textId="674EFFE8" w:rsidR="0074040B" w:rsidRPr="00B84A41" w:rsidRDefault="00B3169B" w:rsidP="00376B1E">
            <w:pPr>
              <w:spacing w:line="300" w:lineRule="atLeast"/>
              <w:rPr>
                <w:rFonts w:cstheme="minorHAnsi"/>
                <w:b/>
                <w:bCs/>
                <w:i/>
                <w:iCs/>
              </w:rPr>
            </w:pPr>
            <w:r>
              <w:rPr>
                <w:rFonts w:cstheme="minorHAnsi"/>
                <w:b/>
                <w:bCs/>
                <w:i/>
                <w:iCs/>
              </w:rPr>
              <w:t>string</w:t>
            </w:r>
          </w:p>
          <w:p w14:paraId="3E82ECA5" w14:textId="41151110" w:rsidR="0074040B" w:rsidRPr="0033628A" w:rsidRDefault="00B3169B" w:rsidP="00376B1E">
            <w:pPr>
              <w:spacing w:line="300" w:lineRule="atLeast"/>
            </w:pPr>
            <w:r>
              <w:t xml:space="preserve">Receipt No for transfer</w:t>
            </w:r>
          </w:p>
        </w:tc>
      </w:tr>
    </w:tbl>
    <w:p w14:paraId="2A57C94A" w14:textId="77777777" w:rsidR="00F253A9" w:rsidRDefault="00F253A9" w:rsidP="00F253A9">
      <w:pPr>
        <w:rPr>
          <w:i/>
          <w:iCs/>
        </w:rPr>
      </w:pPr>
    </w:p>
    <w:p w14:paraId="04D1D821" w14:textId="77777777" w:rsidR="00F253A9" w:rsidRDefault="00F253A9" w:rsidP="00F253A9">
      <w:pPr>
        <w:rPr>
          <w:i/>
          <w:iCs/>
        </w:rPr>
      </w:pPr>
    </w:p>
    <w:p w14:paraId="015D1EF7" w14:textId="7C0F1BD2" w:rsidR="00F253A9" w:rsidRDefault="00F253A9" w:rsidP="00F253A9">
      <w:r>
        <w:t xml:space="preserve">JSON file examples for printing special function receipt:</w:t>
      </w:r>
    </w:p>
    <w:p w14:paraId="6C79AD50" w14:textId="77777777" w:rsidR="00F253A9" w:rsidRDefault="00F253A9" w:rsidP="00F253A9">
      <w:del w:id="9089" w:author="Claude" w:date="2026-09-29T00:00:00Z">
        <w:r>
          <w:delText xml:space="preserve">X report</w:delText>
        </w:r>
      </w:del>
      <w:ins w:id="9090" w:author="Claude" w:date="2026-09-29T00:00:00Z">
        <w:r>
          <w:t xml:space="preserve">Money in</w:t>
        </w:r>
      </w:ins>
      <w:r>
        <w:t xml:space="preserve">:</w:t>
      </w:r>
    </w:p>
    <w:p w14:paraId="487F3730"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53750A66"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"special"</w:t>
      </w:r>
      <w:r>
        <w:rPr>
          <w:rFonts w:ascii="Consolas" w:hAnsi="Consolas" w:cs="Cascadia Mono"/>
          <w:color w:val="000000"/>
          <w:sz w:val="18"/>
          <w:szCs w:val="18"/>
        </w:rPr>
        <w:t>,</w:t>
      </w:r>
    </w:p>
    <w:p w14:paraId="4C1CBC5A" w14:textId="7E23B4C6"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"specialFunction"</w:t>
      </w:r>
      <w:r>
        <w:rPr>
          <w:rFonts w:ascii="Consolas" w:hAnsi="Consolas" w:cs="Cascadia Mono"/>
          <w:color w:val="000000"/>
          <w:sz w:val="18"/>
          <w:szCs w:val="18"/>
        </w:rPr>
        <w:t xml:space="preserve">: </w:t>
      </w:r>
    </w:p>
    <w:p w14:paraId="0572A59C"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1A480E24" w14:textId="3ADB1D18"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"function"</w:t>
      </w:r>
      <w:r>
        <w:rPr>
          <w:rFonts w:ascii="Consolas" w:hAnsi="Consolas" w:cs="Cascadia Mono"/>
          <w:color w:val="000000"/>
          <w:sz w:val="18"/>
          <w:szCs w:val="18"/>
        </w:rPr>
        <w:t xml:space="preserve">: </w:t>
      </w:r>
      <w:r>
        <w:rPr>
          <w:rFonts w:ascii="Consolas" w:hAnsi="Consolas" w:cs="Cascadia Mono"/>
          <w:color w:val="A31515"/>
          <w:sz w:val="18"/>
          <w:szCs w:val="18"/>
        </w:rPr>
        <w:t>"moneyIn"</w:t>
      </w:r>
      <w:r>
        <w:rPr>
          <w:rFonts w:ascii="Consolas" w:hAnsi="Consolas" w:cs="Cascadia Mono"/>
          <w:color w:val="000000"/>
          <w:sz w:val="18"/>
          <w:szCs w:val="18"/>
        </w:rPr>
        <w:t>,</w:t>
      </w:r>
    </w:p>
    <w:p w14:paraId="595344F5" w14:textId="02F803A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"amount"</w:t>
      </w:r>
      <w:r>
        <w:rPr>
          <w:rFonts w:ascii="Consolas" w:hAnsi="Consolas" w:cs="Cascadia Mono"/>
          <w:color w:val="000000"/>
          <w:sz w:val="18"/>
          <w:szCs w:val="18"/>
        </w:rPr>
        <w:t xml:space="preserve">: </w:t>
      </w:r>
      <w:r>
        <w:rPr>
          <w:rFonts w:ascii="Consolas" w:hAnsi="Consolas" w:cs="Cascadia Mono"/>
          <w:color w:val="A31515"/>
          <w:sz w:val="18"/>
          <w:szCs w:val="18"/>
        </w:rPr>
        <w:t>"1"</w:t>
      </w:r>
    </w:p>
    <w:p w14:paraId="6A894896"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lastRenderedPageBreak/>
        <w:t xml:space="preserve">  }</w:t>
      </w:r>
    </w:p>
    <w:p w14:paraId="0E9DF48E" w14:textId="466CF8A4" w:rsidR="00F253A9" w:rsidRDefault="0033628A" w:rsidP="0033628A">
      <w:pPr>
        <w:rPr>
          <w:rFonts w:ascii="Consolas" w:hAnsi="Consolas" w:cs="Cascadia Mono"/>
          <w:color w:val="000000"/>
          <w:sz w:val="18"/>
          <w:szCs w:val="18"/>
        </w:rPr>
      </w:pPr>
      <w:r>
        <w:rPr>
          <w:rFonts w:ascii="Consolas" w:hAnsi="Consolas" w:cs="Cascadia Mono"/>
          <w:color w:val="000000"/>
          <w:sz w:val="18"/>
          <w:szCs w:val="18"/>
        </w:rPr>
        <w:t>}</w:t>
      </w:r>
    </w:p>
    <w:p w14:paraId="4FEBABEA" w14:textId="77777777" w:rsidR="00D603FD" w:rsidRDefault="00D603FD" w:rsidP="0033628A">
      <w:pPr>
        <w:rPr>
          <w:rFonts w:ascii="Consolas" w:hAnsi="Consolas" w:cs="Cascadia Mono"/>
          <w:color w:val="000000"/>
          <w:sz w:val="18"/>
          <w:szCs w:val="18"/>
        </w:rPr>
      </w:pPr>
    </w:p>
    <w:p w14:paraId="1E25C113" w14:textId="677CC47C" w:rsidR="0074040B" w:rsidRPr="0074040B" w:rsidRDefault="0074040B" w:rsidP="0033628A">
      <w:r>
        <w:t xml:space="preserve">Transfer prie-receipt</w:t>
      </w:r>
    </w:p>
    <w:p w14:paraId="3E37FADB" w14:textId="77777777" w:rsidR="0074040B" w:rsidRDefault="0074040B" w:rsidP="0033628A">
      <w:pPr>
        <w:rPr>
          <w:rFonts w:ascii="Consolas" w:hAnsi="Consolas" w:cs="Cascadia Mono"/>
          <w:color w:val="000000"/>
          <w:sz w:val="18"/>
          <w:szCs w:val="18"/>
        </w:rPr>
      </w:pPr>
    </w:p>
    <w:p w14:paraId="67B5A3C6"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w:t>
      </w:r>
    </w:p>
    <w:p w14:paraId="3E58DC8A"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"receiptType": "special",</w:t>
      </w:r>
    </w:p>
    <w:p w14:paraId="72116C67"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xml:space="preserve">  "specialFunction": </w:t>
      </w:r>
    </w:p>
    <w:p w14:paraId="21789631"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w:t>
      </w:r>
    </w:p>
    <w:p w14:paraId="2A26A97F"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"function": "transferPreReceipt",</w:t>
      </w:r>
    </w:p>
    <w:p w14:paraId="284142DB"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"RecNo": "1",</w:t>
      </w:r>
    </w:p>
    <w:p w14:paraId="6AAE9D9A"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"Amount": 1.5</w:t>
      </w:r>
    </w:p>
    <w:p w14:paraId="47E1192D"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w:t>
      </w:r>
    </w:p>
    <w:p w14:paraId="218FB355"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w:t>
      </w:r>
    </w:p>
    <w:p w14:paraId="6D56FBF2" w14:textId="77777777" w:rsidR="00D603FD" w:rsidRDefault="00D603FD" w:rsidP="0033628A">
      <w:pPr>
        <w:rPr>
          <w:rFonts w:ascii="Consolas" w:hAnsi="Consolas" w:cs="Cascadia Mono"/>
          <w:color w:val="000000"/>
          <w:sz w:val="18"/>
          <w:szCs w:val="18"/>
        </w:rPr>
      </w:pPr>
    </w:p>
    <w:p w14:paraId="652B15E9" w14:textId="77777777" w:rsidR="00D603FD" w:rsidRDefault="00D603FD" w:rsidP="0033628A">
      <w:pPr>
        <w:rPr>
          <w:rFonts w:ascii="Consolas" w:hAnsi="Consolas" w:cs="Cascadia Mono"/>
          <w:color w:val="000000"/>
          <w:sz w:val="18"/>
          <w:szCs w:val="18"/>
        </w:rPr>
      </w:pPr>
    </w:p>
    <w:p w14:paraId="7F24A6D4" w14:textId="77777777" w:rsidR="00D603FD" w:rsidRDefault="00D603FD" w:rsidP="0033628A">
      <w:pPr>
        <w:rPr>
          <w:rFonts w:ascii="Consolas" w:hAnsi="Consolas" w:cs="Cascadia Mono"/>
          <w:color w:val="000000"/>
          <w:sz w:val="18"/>
          <w:szCs w:val="18"/>
        </w:rPr>
      </w:pPr>
    </w:p>
    <w:p w14:paraId="5D8B7FDF" w14:textId="4BB5751D" w:rsidR="009B43AC" w:rsidRDefault="009B43AC" w:rsidP="0033628A">
      <w:pPr>
        <w:rPr>
          <w:rFonts w:ascii="Consolas" w:hAnsi="Consolas" w:cs="Cascadia Mono"/>
          <w:color w:val="000000"/>
          <w:sz w:val="18"/>
          <w:szCs w:val="18"/>
        </w:rPr>
      </w:pPr>
    </w:p>
    <w:p w14:paraId="31443FB0" w14:textId="4A324975" w:rsidR="009B43AC" w:rsidRPr="000C743D" w:rsidRDefault="00B25DA2" w:rsidP="000C743D">
      <w:pPr>
        <w:pStyle w:val="Heading2"/>
        <w:rPr>
          <w:rFonts w:eastAsia="Times New Roman" w:cstheme="majorHAnsi"/>
          <w:color w:val="auto"/>
        </w:rPr>
      </w:pPr>
      <w:bookmarkStart w:id="7" w:name="_Toc220932332"/>
      <w:r>
        <w:rPr>
          <w:rFonts w:eastAsia="Times New Roman" w:cstheme="majorHAnsi"/>
          <w:color w:val="auto"/>
        </w:rPr>
        <w:t>Info</w:t>
      </w:r>
      <w:bookmarkEnd w:id="7"/>
    </w:p>
    <w:tbl>
      <w:tblPr>
        <w:tblStyle w:val="TableGrid"/>
        <w:tblW w:w="9351" w:type="dxa"/>
        <w:tblLook w:val="04A0" w:firstRow="1" w:lastRow="0" w:firstColumn="1" w:lastColumn="0" w:noHBand="0" w:noVBand="1"/>
      </w:tblPr>
      <w:tblGrid>
        <w:gridCol w:w="1816"/>
        <w:gridCol w:w="7544"/>
      </w:tblGrid>
      <w:tr w:rsidR="006347DD" w:rsidRPr="00775565" w14:paraId="47B487AE" w14:textId="77777777" w:rsidTr="00CE2E69">
        <w:tc>
          <w:tcPr>
            <w:tcW w:w="2122" w:type="dxa"/>
          </w:tcPr>
          <w:p w14:paraId="224C06C0" w14:textId="77777777" w:rsidR="009B43AC" w:rsidRPr="00775565" w:rsidRDefault="009B43AC" w:rsidP="002C72E5">
            <w:pPr>
              <w:spacing w:line="300" w:lineRule="atLeast"/>
              <w:rPr>
                <w:rFonts w:cstheme="minorHAnsi"/>
              </w:rPr>
            </w:pPr>
            <w:r>
              <w:rPr>
                <w:rFonts w:cstheme="minorHAnsi"/>
              </w:rPr>
              <w:t>receiptType</w:t>
            </w:r>
          </w:p>
          <w:p w14:paraId="59ABB5FC" w14:textId="77777777" w:rsidR="009B43AC" w:rsidRPr="006F47CD" w:rsidRDefault="009B43AC" w:rsidP="002C72E5">
            <w:pPr>
              <w:spacing w:line="300" w:lineRule="atLeast"/>
              <w:rPr>
                <w:rFonts w:cstheme="minorHAnsi"/>
                <w:sz w:val="18"/>
                <w:szCs w:val="18"/>
              </w:rPr>
            </w:pPr>
            <w:r>
              <w:rPr>
                <w:rFonts w:cstheme="minorHAnsi"/>
                <w:color w:val="FF0000"/>
                <w:sz w:val="18"/>
                <w:szCs w:val="18"/>
              </w:rPr>
              <w:t>required</w:t>
            </w:r>
          </w:p>
        </w:tc>
        <w:tc>
          <w:tcPr>
            <w:tcW w:w="7229" w:type="dxa"/>
          </w:tcPr>
          <w:p w14:paraId="2B717444" w14:textId="77777777" w:rsidR="009B43AC" w:rsidRPr="00B84A41" w:rsidRDefault="009B43AC" w:rsidP="002C72E5">
            <w:pPr>
              <w:spacing w:line="300" w:lineRule="atLeast"/>
              <w:rPr>
                <w:rFonts w:cstheme="minorHAnsi"/>
                <w:b/>
                <w:bCs/>
                <w:i/>
                <w:iCs/>
              </w:rPr>
            </w:pPr>
            <w:r>
              <w:rPr>
                <w:rFonts w:cstheme="minorHAnsi"/>
                <w:b/>
                <w:bCs/>
                <w:i/>
                <w:iCs/>
              </w:rPr>
              <w:t>string</w:t>
            </w:r>
          </w:p>
          <w:p w14:paraId="3A8627E0" w14:textId="40119469" w:rsidR="009B43AC" w:rsidRPr="00775565" w:rsidRDefault="009B43AC" w:rsidP="002C72E5">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getFiscalInfo</w:t>
            </w:r>
          </w:p>
        </w:tc>
      </w:tr>
      <w:tr w:rsidR="006347DD" w:rsidRPr="00775565" w14:paraId="7F051FF6" w14:textId="77777777" w:rsidTr="00CE2E69">
        <w:tc>
          <w:tcPr>
            <w:tcW w:w="2122" w:type="dxa"/>
          </w:tcPr>
          <w:p w14:paraId="5474D9AD" w14:textId="77777777" w:rsidR="003E6BA7" w:rsidRDefault="003E6BA7" w:rsidP="002C72E5">
            <w:pPr>
              <w:spacing w:line="300" w:lineRule="atLeast"/>
              <w:rPr>
                <w:rFonts w:cstheme="minorHAnsi"/>
              </w:rPr>
            </w:pPr>
            <w:r>
              <w:rPr>
                <w:rFonts w:cstheme="minorHAnsi"/>
              </w:rPr>
              <w:t>getFiscalInfo</w:t>
            </w:r>
          </w:p>
          <w:p w14:paraId="0A31DA46" w14:textId="6B70763C" w:rsidR="009B43AC" w:rsidRPr="00775565" w:rsidRDefault="009B43AC" w:rsidP="002C72E5">
            <w:pPr>
              <w:spacing w:line="300" w:lineRule="atLeast"/>
              <w:rPr>
                <w:rFonts w:cstheme="minorHAnsi"/>
              </w:rPr>
            </w:pPr>
            <w:r>
              <w:rPr>
                <w:rFonts w:cstheme="minorHAnsi"/>
                <w:color w:val="FF0000"/>
                <w:sz w:val="18"/>
                <w:szCs w:val="18"/>
              </w:rPr>
              <w:t>required</w:t>
            </w:r>
          </w:p>
        </w:tc>
        <w:tc>
          <w:tcPr>
            <w:tcW w:w="7229" w:type="dxa"/>
          </w:tcPr>
          <w:p w14:paraId="358F5B6A" w14:textId="77777777" w:rsidR="009B43AC" w:rsidRPr="00B84A41" w:rsidRDefault="009B43AC" w:rsidP="002C72E5">
            <w:pPr>
              <w:spacing w:line="300" w:lineRule="atLeast"/>
              <w:rPr>
                <w:rFonts w:cstheme="minorHAnsi"/>
                <w:b/>
                <w:bCs/>
                <w:i/>
                <w:iCs/>
              </w:rPr>
            </w:pPr>
            <w:r>
              <w:rPr>
                <w:rFonts w:cstheme="minorHAnsi"/>
                <w:b/>
                <w:bCs/>
                <w:i/>
                <w:iCs/>
              </w:rPr>
              <w:t>object</w:t>
            </w:r>
          </w:p>
          <w:p w14:paraId="57B2BCE2" w14:textId="7EC49D06" w:rsidR="009B43AC" w:rsidRPr="00B84A41" w:rsidRDefault="003E6BA7" w:rsidP="002C72E5">
            <w:pPr>
              <w:spacing w:line="300" w:lineRule="atLeast"/>
              <w:rPr>
                <w:rFonts w:cstheme="minorHAnsi"/>
                <w:b/>
                <w:bCs/>
                <w:i/>
                <w:iCs/>
              </w:rPr>
            </w:pPr>
            <w:r>
              <w:t xml:space="preserve">gets information from Fiscal Block</w:t>
            </w:r>
          </w:p>
        </w:tc>
      </w:tr>
      <w:tr w:rsidR="006347DD" w:rsidRPr="00775565" w14:paraId="50BE7BD8" w14:textId="77777777" w:rsidTr="00CE2E69">
        <w:tc>
          <w:tcPr>
            <w:tcW w:w="2122" w:type="dxa"/>
          </w:tcPr>
          <w:p w14:paraId="42793F75" w14:textId="77777777" w:rsidR="003E6BA7" w:rsidRPr="003E6BA7" w:rsidRDefault="003E6BA7" w:rsidP="002C72E5">
            <w:pPr>
              <w:spacing w:line="300" w:lineRule="atLeast"/>
              <w:ind w:left="720"/>
              <w:rPr>
                <w:rFonts w:cstheme="minorHAnsi"/>
              </w:rPr>
            </w:pPr>
            <w:r>
              <w:rPr>
                <w:rFonts w:cstheme="minorHAnsi"/>
              </w:rPr>
              <w:t xml:space="preserve">infoType </w:t>
            </w:r>
          </w:p>
          <w:p w14:paraId="055B4535" w14:textId="22B986E8" w:rsidR="009B43AC" w:rsidRPr="00B84A41" w:rsidRDefault="009B43AC" w:rsidP="002C72E5">
            <w:pPr>
              <w:spacing w:line="300" w:lineRule="atLeast"/>
              <w:ind w:left="720"/>
              <w:rPr>
                <w:rFonts w:cstheme="minorHAnsi"/>
                <w:sz w:val="18"/>
                <w:szCs w:val="18"/>
              </w:rPr>
            </w:pPr>
            <w:r>
              <w:rPr>
                <w:rFonts w:cstheme="minorHAnsi"/>
                <w:color w:val="FF0000"/>
                <w:sz w:val="18"/>
                <w:szCs w:val="18"/>
              </w:rPr>
              <w:t>required</w:t>
            </w:r>
          </w:p>
        </w:tc>
        <w:tc>
          <w:tcPr>
            <w:tcW w:w="7229" w:type="dxa"/>
          </w:tcPr>
          <w:p w14:paraId="197AC326" w14:textId="77E93604" w:rsidR="009B43AC" w:rsidRPr="00DD5E90" w:rsidRDefault="00FA0398" w:rsidP="002C72E5">
            <w:pPr>
              <w:spacing w:line="300" w:lineRule="atLeast"/>
              <w:rPr>
                <w:b/>
                <w:bCs/>
                <w:i/>
                <w:iCs/>
              </w:rPr>
            </w:pPr>
            <w:r>
              <w:rPr>
                <w:b/>
                <w:bCs/>
                <w:i/>
                <w:iCs/>
              </w:rPr>
              <w:t>int</w:t>
            </w:r>
          </w:p>
          <w:p w14:paraId="159D3874" w14:textId="77777777" w:rsidR="009B43AC" w:rsidRPr="00DD5E90" w:rsidRDefault="009B43AC" w:rsidP="002C72E5">
            <w:pPr>
              <w:spacing w:line="300" w:lineRule="atLeast"/>
            </w:pPr>
            <w:r>
              <w:rPr>
                <w:b/>
                <w:bCs/>
                <w:i/>
                <w:iCs/>
              </w:rPr>
              <w:t>values</w:t>
            </w:r>
            <w:r>
              <w:t>: </w:t>
            </w:r>
          </w:p>
          <w:p w14:paraId="6C72E2D9"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 xml:space="preserve">Total of the started receipt;</w:t>
            </w:r>
          </w:p>
          <w:p w14:paraId="0E759825"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Turnover of the day (the sum of the sales);</w:t>
            </w:r>
          </w:p>
          <w:p w14:paraId="505A79EA"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Total number of next receipt (document);</w:t>
            </w:r>
          </w:p>
          <w:p w14:paraId="3A03E1DF" w14:textId="5301C1ED"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 xml:space="preserve">Number of the Cash register;</w:t>
            </w:r>
          </w:p>
          <w:p w14:paraId="41FCF603" w14:textId="3372914A" w:rsidR="006347DD" w:rsidRPr="006347DD" w:rsidRDefault="00BD4FDA"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 xml:space="preserve">Empifis version;</w:t>
            </w:r>
          </w:p>
          <w:p w14:paraId="2076AE4E" w14:textId="4D3C981A"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Current date;</w:t>
            </w:r>
          </w:p>
          <w:p w14:paraId="04099851" w14:textId="0ACF374C"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Current time;</w:t>
            </w:r>
          </w:p>
          <w:p w14:paraId="7F2514D1"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Number of the Z report;</w:t>
            </w:r>
          </w:p>
          <w:p w14:paraId="4C9C9B5F"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Number of the fiscal receipt of the day;</w:t>
            </w:r>
          </w:p>
          <w:p w14:paraId="2F0178AF"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State of the FMB;</w:t>
            </w:r>
          </w:p>
          <w:p w14:paraId="667F9E00" w14:textId="5B10DC4E"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 xml:space="preserve">IDLE  = “0”;</w:t>
            </w:r>
          </w:p>
          <w:p w14:paraId="48DD4A54" w14:textId="49FA1A19"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 xml:space="preserve">NONFIS = “1”;</w:t>
            </w:r>
          </w:p>
          <w:p w14:paraId="6C795AAB" w14:textId="1CAA4421"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 xml:space="preserve">FIS   = “2”;</w:t>
            </w:r>
          </w:p>
          <w:p w14:paraId="1C504F44" w14:textId="741521F2" w:rsidR="006347DD" w:rsidRDefault="006347DD" w:rsidP="006347DD">
            <w:pPr>
              <w:pStyle w:val="NormalDesEx"/>
              <w:spacing w:after="0"/>
              <w:ind w:left="640"/>
              <w:rPr>
                <w:rFonts w:cstheme="minorHAnsi"/>
                <w:sz w:val="16"/>
                <w:szCs w:val="16"/>
                <w:lang w:val="en-US"/>
              </w:rPr>
            </w:pPr>
            <w:r>
              <w:rPr>
                <w:rFonts w:cstheme="minorHAnsi"/>
                <w:sz w:val="16"/>
                <w:szCs w:val="16"/>
                <w:lang w:val="en-US"/>
              </w:rPr>
              <w:t xml:space="preserve">ZIDLE = “4”;</w:t>
            </w:r>
          </w:p>
          <w:p w14:paraId="752559A7" w14:textId="30E07E7E" w:rsidR="00BD4FDA" w:rsidRDefault="00BD4FDA" w:rsidP="00BD4FDA">
            <w:pPr>
              <w:pStyle w:val="NormalDesEx"/>
              <w:spacing w:after="0"/>
              <w:ind w:left="640"/>
              <w:rPr>
                <w:rFonts w:cstheme="minorHAnsi"/>
                <w:sz w:val="16"/>
                <w:szCs w:val="16"/>
                <w:lang w:val="en-US"/>
              </w:rPr>
            </w:pPr>
            <w:r>
              <w:rPr>
                <w:rFonts w:cstheme="minorHAnsi"/>
                <w:sz w:val="16"/>
                <w:szCs w:val="16"/>
                <w:lang w:val="en-US"/>
              </w:rPr>
              <w:t>Cache= “5”;</w:t>
            </w:r>
          </w:p>
          <w:p w14:paraId="781DBC8F" w14:textId="4CE48F66" w:rsidR="00B2313B" w:rsidRPr="00B2313B" w:rsidRDefault="00B2313B" w:rsidP="00B2313B">
            <w:pPr>
              <w:pStyle w:val="NormalDesEx"/>
              <w:spacing w:after="0"/>
              <w:ind w:left="640"/>
              <w:rPr>
                <w:rFonts w:cstheme="minorHAnsi"/>
                <w:sz w:val="16"/>
                <w:szCs w:val="16"/>
                <w:lang w:val="en-US"/>
              </w:rPr>
            </w:pPr>
            <w:r>
              <w:rPr>
                <w:rFonts w:cstheme="minorHAnsi"/>
                <w:sz w:val="16"/>
                <w:szCs w:val="16"/>
                <w:lang w:val="en-US"/>
              </w:rPr>
              <w:t>Sign=”9”.</w:t>
            </w:r>
          </w:p>
          <w:p w14:paraId="4C117BF5" w14:textId="77777777" w:rsidR="00BD4FDA" w:rsidRPr="00BD4FDA" w:rsidRDefault="00BD4FDA" w:rsidP="00BD4FDA">
            <w:pPr>
              <w:rPr>
                <w:lang w:val="en-US" w:eastAsia="en-US"/>
              </w:rPr>
            </w:pPr>
          </w:p>
          <w:p w14:paraId="4FFD95C1"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All four lines are returned jointly. The received string will be such:</w:t>
            </w:r>
          </w:p>
          <w:p w14:paraId="4E66F3D7" w14:textId="77777777"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&lt;Line1&gt;&lt;FS &gt;&lt;Line2&gt;&lt;FS&gt;&lt;Line3&gt;&lt;FS&gt;&lt;Line4&gt;;</w:t>
            </w:r>
          </w:p>
          <w:p w14:paraId="5EA55A11" w14:textId="77777777"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 xml:space="preserve">  11 – Receipt footer. Similarly to the receipt header all four lines and their attributes are returned jointly:</w:t>
            </w:r>
          </w:p>
          <w:p w14:paraId="087D2BA6" w14:textId="77777777"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&lt;Attrib1&gt;&lt;FS&gt;&lt;Line1&gt;&lt;FS&gt;&lt;Attrib2&gt;&lt;FS&gt;&lt;Line2&gt;&lt;FS&gt;&lt;Attrib3&gt;&lt;FS&gt;&lt;Line3&gt;&lt;FS&gt;&lt;Attrib4&gt;&lt;FS&gt;&lt;Line4&gt;;</w:t>
            </w:r>
          </w:p>
          <w:p w14:paraId="35D3BB5F"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40..45 –  VAT table item with the corresponding number (0..5). It will be returned in same way as it set. The received string will be such: </w:t>
              <w:br w:type="textWrapping" w:clear="all"/>
              <w:t>&lt;VATID&gt;&lt;FS&gt;&lt;VATRate&gt;;</w:t>
            </w:r>
          </w:p>
          <w:p w14:paraId="16C7E8CE" w14:textId="73BBF629"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50 – Amount of money in the cash drawer. </w:t>
            </w:r>
          </w:p>
          <w:p w14:paraId="0E3AF0A5" w14:textId="77777777" w:rsidR="006347DD" w:rsidRPr="006347DD" w:rsidRDefault="006347DD" w:rsidP="006347DD">
            <w:pPr>
              <w:pStyle w:val="NormalDesEx2"/>
              <w:spacing w:after="0"/>
              <w:ind w:left="640"/>
              <w:rPr>
                <w:rFonts w:cstheme="minorHAnsi"/>
                <w:sz w:val="16"/>
                <w:szCs w:val="16"/>
                <w:lang w:val="en-US"/>
              </w:rPr>
            </w:pPr>
          </w:p>
          <w:p w14:paraId="062E9A33" w14:textId="77777777" w:rsidR="006347DD" w:rsidRPr="006347DD" w:rsidRDefault="006347DD" w:rsidP="006347DD">
            <w:pPr>
              <w:pStyle w:val="NormalDesEx"/>
              <w:ind w:left="640"/>
              <w:rPr>
                <w:rFonts w:cstheme="minorHAnsi"/>
                <w:sz w:val="16"/>
                <w:szCs w:val="16"/>
                <w:lang w:val="en-US"/>
              </w:rPr>
            </w:pPr>
            <w:r>
              <w:rPr>
                <w:rFonts w:cstheme="minorHAnsi"/>
                <w:sz w:val="16"/>
                <w:szCs w:val="16"/>
                <w:lang w:val="en-US"/>
              </w:rPr>
              <w:t xml:space="preserve">In addition, this function may be used in order to get all fields of X report. Here follows the list of constant to retrieve information:</w:t>
            </w:r>
          </w:p>
          <w:p w14:paraId="44DE491B"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lastRenderedPageBreak/>
              <w:t xml:space="preserve">70..75 – Total amount of VAT. The received string will be such: </w:t>
              <w:br w:type="textWrapping" w:clear="all"/>
              <w:t xml:space="preserve">&lt;VATID&gt;&lt;FS&gt;&lt;TotalAmount&gt;; </w:t>
            </w:r>
          </w:p>
          <w:p w14:paraId="1EA75B97"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80..85 – VAT total amount for each VAT. The received string will be such:</w:t>
            </w:r>
          </w:p>
          <w:p w14:paraId="15716DF9"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       &lt;VATID&gt;&lt;FS&gt;&lt;VATAmount&gt;;</w:t>
            </w:r>
          </w:p>
          <w:p w14:paraId="0D9D9C94" w14:textId="77777777" w:rsidR="00B2313B" w:rsidRPr="00B2313B" w:rsidRDefault="00B2313B" w:rsidP="00B2313B">
            <w:pPr>
              <w:pStyle w:val="NormalDesEx2"/>
              <w:spacing w:after="0"/>
              <w:ind w:left="640"/>
              <w:rPr>
                <w:rFonts w:cstheme="minorHAnsi"/>
                <w:sz w:val="16"/>
                <w:szCs w:val="16"/>
                <w:lang w:val="en-US"/>
              </w:rPr>
            </w:pPr>
            <w:r>
              <w:rPr>
                <w:rFonts w:cstheme="minorHAnsi"/>
                <w:sz w:val="16"/>
                <w:szCs w:val="16"/>
                <w:lang w:val="en-US"/>
              </w:rPr>
              <w:t xml:space="preserve">90 – Amount of the enclosed cash. The received string will be such: </w:t>
            </w:r>
          </w:p>
          <w:p w14:paraId="728C81D9" w14:textId="77777777" w:rsidR="00B2313B" w:rsidRPr="00B2313B" w:rsidRDefault="00B2313B" w:rsidP="00B2313B">
            <w:pPr>
              <w:pStyle w:val="NormalDesEx2"/>
              <w:spacing w:after="0"/>
              <w:ind w:left="640"/>
              <w:rPr>
                <w:rFonts w:cstheme="minorHAnsi"/>
                <w:sz w:val="16"/>
                <w:szCs w:val="16"/>
                <w:lang w:val="en-US"/>
              </w:rPr>
            </w:pPr>
            <w:r>
              <w:rPr>
                <w:rFonts w:cstheme="minorHAnsi"/>
                <w:sz w:val="16"/>
                <w:szCs w:val="16"/>
                <w:lang w:val="en-US"/>
              </w:rPr>
              <w:t xml:space="preserve">            &lt;CurrencyID&gt;&lt;FS&gt;&lt;Amount&gt;;</w:t>
            </w:r>
          </w:p>
          <w:p w14:paraId="135E68DB" w14:textId="77777777" w:rsidR="00B2313B" w:rsidRPr="00B2313B" w:rsidRDefault="00B2313B" w:rsidP="00B2313B">
            <w:pPr>
              <w:pStyle w:val="NormalDesEx2"/>
              <w:spacing w:after="0"/>
              <w:ind w:left="640"/>
              <w:rPr>
                <w:rFonts w:cstheme="minorHAnsi"/>
                <w:sz w:val="16"/>
                <w:szCs w:val="16"/>
                <w:lang w:val="en-US"/>
              </w:rPr>
            </w:pPr>
            <w:r>
              <w:rPr>
                <w:rFonts w:cstheme="minorHAnsi"/>
                <w:sz w:val="16"/>
                <w:szCs w:val="16"/>
                <w:lang w:val="en-US"/>
              </w:rPr>
              <w:t xml:space="preserve">• 100 – Amount of the withdrawn cash. The received string will be such: </w:t>
              <w:br w:type="textWrapping" w:clear="all"/>
              <w:t>&lt;CurrencyID&gt;&lt;FS&gt;&lt;Amount&gt;;</w:t>
            </w:r>
          </w:p>
          <w:p w14:paraId="0662110F"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 110..115 – Returns’ total amount by VAT. The received string will be such: </w:t>
              <w:br w:type="textWrapping" w:clear="all"/>
              <w:t>&lt;VATID&gt;&lt;FS&gt;&lt;TotalAmount&gt;;</w:t>
            </w:r>
          </w:p>
          <w:p w14:paraId="7B35107D" w14:textId="3D20952F"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120-125 – Return’s VAT total amount for each VAT. The received string will be such: </w:t>
              <w:br w:type="textWrapping" w:clear="all"/>
              <w:t>&lt;VATID&gt;&lt;FS&gt;&lt;VATAmount&gt;;</w:t>
            </w:r>
          </w:p>
          <w:p w14:paraId="3DC67369"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130 – Amount of the sales in cash;</w:t>
            </w:r>
          </w:p>
          <w:p w14:paraId="3F0C4368" w14:textId="4C08938C" w:rsidR="00B2313B" w:rsidRDefault="00B2313B" w:rsidP="006347DD">
            <w:pPr>
              <w:pStyle w:val="NormalDesEx2"/>
              <w:spacing w:after="0"/>
              <w:ind w:left="640"/>
              <w:rPr>
                <w:rFonts w:cstheme="minorHAnsi"/>
                <w:sz w:val="16"/>
                <w:szCs w:val="16"/>
                <w:lang w:val="en-US"/>
              </w:rPr>
            </w:pPr>
            <w:r>
              <w:rPr>
                <w:rFonts w:cstheme="minorHAnsi"/>
                <w:sz w:val="16"/>
                <w:szCs w:val="16"/>
                <w:lang w:val="en-US"/>
              </w:rPr>
              <w:t xml:space="preserve">140-148 – Amount of the sales in credit for each credit (non cash) index(0..8). The received string will be such: </w:t>
              <w:br w:type="textWrapping" w:clear="all"/>
              <w:t>&lt;CreditID&gt;&lt;FS&gt;&lt;Amount&gt;;</w:t>
            </w:r>
          </w:p>
          <w:p w14:paraId="6572D39A" w14:textId="318B8066" w:rsidR="00B2313B" w:rsidRDefault="00B2313B" w:rsidP="00B2313B">
            <w:pPr>
              <w:pStyle w:val="NormalDescEx"/>
              <w:ind w:left="766"/>
              <w:rPr>
                <w:rFonts w:cstheme="minorHAnsi"/>
                <w:sz w:val="16"/>
                <w:szCs w:val="16"/>
                <w:lang w:val="en-US"/>
              </w:rPr>
            </w:pPr>
            <w:r>
              <w:rPr>
                <w:rFonts w:cstheme="minorHAnsi"/>
                <w:sz w:val="16"/>
                <w:szCs w:val="16"/>
                <w:lang w:val="en-US"/>
              </w:rPr>
              <w:t xml:space="preserve"> 150-155 – Total sum of discounts. The received string will be such: </w:t>
              <w:br w:type="textWrapping" w:clear="all"/>
              <w:t>&lt;0&gt;&lt;FS&gt;&lt;Amount&gt;;</w:t>
            </w:r>
          </w:p>
          <w:p w14:paraId="44B9AF53" w14:textId="47DA9BD6" w:rsidR="00B2313B" w:rsidRPr="00B2313B" w:rsidRDefault="00B2313B" w:rsidP="00B2313B">
            <w:pPr>
              <w:pStyle w:val="NormalDesEx2"/>
              <w:spacing w:after="0"/>
              <w:ind w:left="640"/>
              <w:rPr>
                <w:rFonts w:cstheme="minorHAnsi"/>
                <w:sz w:val="16"/>
                <w:szCs w:val="16"/>
                <w:lang w:val="en-US"/>
              </w:rPr>
            </w:pPr>
            <w:r>
              <w:rPr>
                <w:rFonts w:cstheme="minorHAnsi"/>
                <w:sz w:val="16"/>
                <w:szCs w:val="16"/>
                <w:lang w:val="en-US"/>
              </w:rPr>
              <w:t xml:space="preserve">160-165 – Total sum of additons (surcharges). The received string will be such: </w:t>
              <w:br w:type="textWrapping" w:clear="all"/>
              <w:t>&lt;0&gt;&lt;FS&gt;&lt;Amount&gt;;</w:t>
            </w:r>
          </w:p>
          <w:p w14:paraId="0EC8C430"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170 – Date of the last VAT change. The format of the date is YYYYMMDD;</w:t>
            </w:r>
          </w:p>
          <w:p w14:paraId="471B24C0" w14:textId="77777777" w:rsidR="006347DD" w:rsidRDefault="006347DD" w:rsidP="006347DD">
            <w:pPr>
              <w:pStyle w:val="NormalDesEx2"/>
              <w:spacing w:after="0"/>
              <w:ind w:left="640"/>
              <w:rPr>
                <w:rFonts w:cstheme="minorHAnsi"/>
                <w:sz w:val="16"/>
                <w:szCs w:val="16"/>
                <w:lang w:val="en-US"/>
              </w:rPr>
            </w:pPr>
            <w:r>
              <w:rPr>
                <w:rFonts w:cstheme="minorHAnsi"/>
                <w:sz w:val="16"/>
                <w:szCs w:val="16"/>
                <w:lang w:val="en-US"/>
              </w:rPr>
              <w:t>171 – Date of the last clearing of the fiscal memory. The format of the date is YYYYMMDD;</w:t>
            </w:r>
          </w:p>
          <w:p w14:paraId="59B22FEB" w14:textId="684A367A" w:rsidR="00B2313B" w:rsidRDefault="00B2313B" w:rsidP="008A5A41">
            <w:pPr>
              <w:pStyle w:val="NormalDesEx2"/>
              <w:spacing w:after="0"/>
              <w:ind w:left="640"/>
              <w:rPr>
                <w:rFonts w:cstheme="minorHAnsi"/>
                <w:sz w:val="16"/>
                <w:szCs w:val="16"/>
                <w:lang w:val="en-US"/>
              </w:rPr>
            </w:pPr>
            <w:r>
              <w:rPr>
                <w:rFonts w:cstheme="minorHAnsi"/>
                <w:sz w:val="16"/>
                <w:szCs w:val="16"/>
                <w:lang w:val="en-US"/>
              </w:rPr>
              <w:t xml:space="preserve">180- 188 – Return’s total amount for each credit (non-cash) index(0..8). The received string will be such: </w:t>
              <w:br w:type="textWrapping" w:clear="all"/>
              <w:t>&lt;CreditID&gt;&lt;FS&gt;&lt;Amount&gt;&gt;;</w:t>
            </w:r>
          </w:p>
          <w:p w14:paraId="638B3953" w14:textId="7746297A" w:rsidR="006347DD" w:rsidRPr="006347DD" w:rsidRDefault="006347DD" w:rsidP="008A5A41">
            <w:pPr>
              <w:pStyle w:val="NormalDesEx2"/>
              <w:spacing w:after="0"/>
              <w:ind w:left="640"/>
              <w:rPr>
                <w:rFonts w:cstheme="minorHAnsi"/>
                <w:sz w:val="16"/>
                <w:szCs w:val="16"/>
                <w:lang w:val="en-US"/>
              </w:rPr>
            </w:pPr>
            <w:r>
              <w:rPr>
                <w:rFonts w:cstheme="minorHAnsi"/>
                <w:sz w:val="16"/>
                <w:szCs w:val="16"/>
                <w:lang w:val="en-US"/>
              </w:rPr>
              <w:t>190 – Total amount of the tare;</w:t>
            </w:r>
          </w:p>
          <w:p w14:paraId="6F230848"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191 – Quantity of the tare;</w:t>
            </w:r>
          </w:p>
          <w:p w14:paraId="2E0197E9"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192 – Number of the corrections in the receipts;</w:t>
            </w:r>
          </w:p>
          <w:p w14:paraId="0E2D92E6"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193 – Total sum of the corrections in the receipts;</w:t>
            </w:r>
          </w:p>
          <w:p w14:paraId="05693F73"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194 – Number of the voided receipts;</w:t>
            </w:r>
          </w:p>
          <w:p w14:paraId="31B3D39A"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195 – Total sum of the voided receipts;</w:t>
            </w:r>
          </w:p>
          <w:p w14:paraId="5AC996F5"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196 – Total sum of the accepted deposits in cash;</w:t>
            </w:r>
          </w:p>
          <w:p w14:paraId="02B110F2"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197 – Number of the accepted deposits in cash;</w:t>
            </w:r>
          </w:p>
          <w:p w14:paraId="5DE3C285"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198 – Total sum of the returned deposits in cash;</w:t>
            </w:r>
          </w:p>
          <w:p w14:paraId="05AA416A"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199 – Number of the returned deposits in cash;</w:t>
            </w:r>
          </w:p>
          <w:p w14:paraId="6F9C227F" w14:textId="4F429AA8"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202 - Grand total;</w:t>
            </w:r>
          </w:p>
          <w:p w14:paraId="53E45BAB"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203 – Counter of the changes of VATs;</w:t>
            </w:r>
          </w:p>
          <w:p w14:paraId="7A9DA0EF"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204 – Counter of clearing;</w:t>
            </w:r>
          </w:p>
          <w:p w14:paraId="0C33EDA9"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205 – Total sum of discounts in voided receipts;</w:t>
            </w:r>
          </w:p>
          <w:p w14:paraId="3F31112F"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206 – Number of discounts in voided receipts;</w:t>
            </w:r>
          </w:p>
          <w:p w14:paraId="586D1908"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207 – Total sum of surcharges in voided receipts;</w:t>
            </w:r>
          </w:p>
          <w:p w14:paraId="6C662364" w14:textId="77777777" w:rsidR="006347DD" w:rsidRPr="006347DD" w:rsidRDefault="006347DD" w:rsidP="006347DD">
            <w:pPr>
              <w:pStyle w:val="NormalDesEx2"/>
              <w:spacing w:after="0"/>
              <w:rPr>
                <w:rFonts w:cstheme="minorHAnsi"/>
                <w:sz w:val="16"/>
                <w:szCs w:val="16"/>
                <w:lang w:val="en-US"/>
              </w:rPr>
            </w:pPr>
            <w:r>
              <w:rPr>
                <w:rFonts w:cstheme="minorHAnsi"/>
                <w:sz w:val="16"/>
                <w:szCs w:val="16"/>
                <w:lang w:val="en-US"/>
              </w:rPr>
              <w:t>208 – Number of additions (surcharges) in voided receipts;</w:t>
            </w:r>
          </w:p>
          <w:p w14:paraId="5CA13059" w14:textId="77777777" w:rsidR="006347DD" w:rsidRDefault="006347DD" w:rsidP="006347DD">
            <w:pPr>
              <w:pStyle w:val="NormalDesEx2"/>
              <w:spacing w:after="0"/>
              <w:rPr>
                <w:rFonts w:cstheme="minorHAnsi"/>
                <w:sz w:val="16"/>
                <w:szCs w:val="16"/>
                <w:lang w:val="en-US"/>
              </w:rPr>
            </w:pPr>
            <w:r>
              <w:rPr>
                <w:rFonts w:cstheme="minorHAnsi"/>
                <w:sz w:val="16"/>
                <w:szCs w:val="16"/>
                <w:lang w:val="en-US"/>
              </w:rPr>
              <w:t>212 – Free space of the SD card in bytes;</w:t>
            </w:r>
          </w:p>
          <w:p w14:paraId="1BACD6F0" w14:textId="5DA34BD6" w:rsidR="009B43AC" w:rsidRPr="006347DD" w:rsidRDefault="006347DD" w:rsidP="006347DD">
            <w:pPr>
              <w:pStyle w:val="NormalDesEx2"/>
              <w:spacing w:after="0"/>
              <w:rPr>
                <w:rFonts w:cstheme="minorHAnsi"/>
                <w:sz w:val="16"/>
                <w:szCs w:val="16"/>
                <w:lang w:val="en-US"/>
              </w:rPr>
            </w:pPr>
            <w:r>
              <w:rPr>
                <w:rFonts w:cstheme="minorHAnsi"/>
                <w:sz w:val="16"/>
                <w:szCs w:val="16"/>
                <w:lang w:val="en-US"/>
              </w:rPr>
              <w:t>500 – Status of the printer;</w:t>
            </w:r>
          </w:p>
        </w:tc>
      </w:tr>
      <w:tr w:rsidR="00BD4FDA" w:rsidRPr="00775565" w14:paraId="7B496EF6" w14:textId="77777777" w:rsidTr="00CE2E69">
        <w:tc>
          <w:tcPr>
            <w:tcW w:w="2122" w:type="dxa"/>
          </w:tcPr>
          <w:p w14:paraId="083B3A62" w14:textId="77777777" w:rsidR="00BD4FDA" w:rsidRPr="003E6BA7" w:rsidRDefault="00BD4FDA" w:rsidP="002C72E5">
            <w:pPr>
              <w:spacing w:line="300" w:lineRule="atLeast"/>
              <w:ind w:left="720"/>
              <w:rPr>
                <w:rFonts w:cstheme="minorHAnsi"/>
              </w:rPr>
            </w:pPr>
          </w:p>
        </w:tc>
        <w:tc>
          <w:tcPr>
            <w:tcW w:w="7229" w:type="dxa"/>
          </w:tcPr>
          <w:p w14:paraId="633B76CD" w14:textId="77777777" w:rsidR="00BD4FDA" w:rsidRDefault="00BD4FDA" w:rsidP="002C72E5">
            <w:pPr>
              <w:spacing w:line="300" w:lineRule="atLeast"/>
              <w:rPr>
                <w:b/>
                <w:bCs/>
                <w:i/>
                <w:iCs/>
              </w:rPr>
            </w:pPr>
          </w:p>
        </w:tc>
      </w:tr>
    </w:tbl>
    <w:p w14:paraId="30878864" w14:textId="77777777" w:rsidR="009B43AC" w:rsidRDefault="009B43AC" w:rsidP="009B43AC">
      <w:pPr>
        <w:rPr>
          <w:i/>
          <w:iCs/>
        </w:rPr>
      </w:pPr>
    </w:p>
    <w:p w14:paraId="5A8825AA" w14:textId="77777777" w:rsidR="009B43AC" w:rsidRDefault="009B43AC" w:rsidP="009B43AC">
      <w:pPr>
        <w:rPr>
          <w:i/>
          <w:iCs/>
        </w:rPr>
      </w:pPr>
    </w:p>
    <w:p w14:paraId="3419D395" w14:textId="006820AB" w:rsidR="009B43AC" w:rsidRDefault="009B43AC" w:rsidP="009B43AC">
      <w:r>
        <w:t xml:space="preserve">JSON file examples for getting information:</w:t>
      </w:r>
    </w:p>
    <w:p w14:paraId="3E7532FF"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31323AED"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"getFiscalInfo"</w:t>
      </w:r>
      <w:r>
        <w:rPr>
          <w:rFonts w:ascii="Consolas" w:hAnsi="Consolas" w:cs="Cascadia Mono"/>
          <w:color w:val="000000"/>
          <w:sz w:val="18"/>
          <w:szCs w:val="18"/>
        </w:rPr>
        <w:t>,</w:t>
      </w:r>
    </w:p>
    <w:p w14:paraId="6F0B6B37"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"getFiscalInfo"</w:t>
      </w:r>
      <w:r>
        <w:rPr>
          <w:rFonts w:ascii="Consolas" w:hAnsi="Consolas" w:cs="Cascadia Mono"/>
          <w:color w:val="000000"/>
          <w:sz w:val="18"/>
          <w:szCs w:val="18"/>
        </w:rPr>
        <w:t xml:space="preserve">: </w:t>
      </w:r>
    </w:p>
    <w:p w14:paraId="241D0402"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ab/>
        <w:t xml:space="preserve">  {</w:t>
      </w:r>
    </w:p>
    <w:p w14:paraId="082F9147"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ab/>
        <w:t xml:space="preserve">  </w:t>
      </w:r>
      <w:r>
        <w:rPr>
          <w:rFonts w:ascii="Consolas" w:hAnsi="Consolas" w:cs="Cascadia Mono"/>
          <w:color w:val="2E75B6"/>
          <w:sz w:val="18"/>
          <w:szCs w:val="18"/>
        </w:rPr>
        <w:t>"infoType"</w:t>
      </w:r>
      <w:r>
        <w:rPr>
          <w:rFonts w:ascii="Consolas" w:hAnsi="Consolas" w:cs="Cascadia Mono"/>
          <w:color w:val="000000"/>
          <w:sz w:val="18"/>
          <w:szCs w:val="18"/>
        </w:rPr>
        <w:t xml:space="preserve">: </w:t>
      </w:r>
      <w:r>
        <w:rPr>
          <w:rFonts w:ascii="Consolas" w:hAnsi="Consolas" w:cs="Cascadia Mono"/>
          <w:color w:val="A31515"/>
          <w:sz w:val="18"/>
          <w:szCs w:val="18"/>
        </w:rPr>
        <w:t>"3"</w:t>
      </w:r>
    </w:p>
    <w:p w14:paraId="23E50E63"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ab/>
        <w:t xml:space="preserve">  }</w:t>
      </w:r>
    </w:p>
    <w:p w14:paraId="5286E790" w14:textId="3CAAEC79" w:rsidR="00F631ED" w:rsidRDefault="00F631ED" w:rsidP="00F631ED">
      <w:pPr>
        <w:rPr>
          <w:rFonts w:ascii="Consolas" w:hAnsi="Consolas" w:cs="Cascadia Mono"/>
          <w:color w:val="000000"/>
          <w:sz w:val="18"/>
          <w:szCs w:val="18"/>
        </w:rPr>
      </w:pPr>
      <w:r>
        <w:rPr>
          <w:rFonts w:ascii="Consolas" w:hAnsi="Consolas" w:cs="Cascadia Mono"/>
          <w:color w:val="000000"/>
          <w:sz w:val="18"/>
          <w:szCs w:val="18"/>
        </w:rPr>
        <w:t>}</w:t>
      </w:r>
    </w:p>
    <w:p w14:paraId="510B7714" w14:textId="31853A06" w:rsidR="00F631ED" w:rsidRPr="00F631ED" w:rsidRDefault="00F631ED" w:rsidP="00F631ED">
      <w:r>
        <w:t>Response:</w:t>
      </w:r>
    </w:p>
    <w:p w14:paraId="5F0FD29E" w14:textId="643C72EC" w:rsidR="00F631ED" w:rsidRPr="00F631ED" w:rsidRDefault="00F631ED" w:rsidP="00F631ED">
      <w:pPr>
        <w:rPr>
          <w:rFonts w:ascii="Consolas" w:hAnsi="Consolas"/>
          <w:sz w:val="18"/>
          <w:szCs w:val="18"/>
        </w:rPr>
      </w:pPr>
      <w:r>
        <w:rPr>
          <w:rFonts w:ascii="Consolas" w:hAnsi="Consolas" w:cs="Cascadia Mono"/>
          <w:color w:val="000000"/>
          <w:sz w:val="18"/>
          <w:szCs w:val="18"/>
        </w:rPr>
        <w:t>{</w:t>
      </w:r>
      <w:r>
        <w:rPr>
          <w:rFonts w:ascii="Consolas" w:hAnsi="Consolas" w:cs="Cascadia Mono"/>
          <w:color w:val="2E75B6"/>
          <w:sz w:val="18"/>
          <w:szCs w:val="18"/>
        </w:rPr>
        <w:t>"ErrorCode"</w:t>
      </w:r>
      <w:r>
        <w:rPr>
          <w:rFonts w:ascii="Consolas" w:hAnsi="Consolas" w:cs="Cascadia Mono"/>
          <w:color w:val="000000"/>
          <w:sz w:val="18"/>
          <w:szCs w:val="18"/>
        </w:rPr>
        <w:t>:0,</w:t>
      </w:r>
      <w:r>
        <w:rPr>
          <w:rFonts w:ascii="Consolas" w:hAnsi="Consolas" w:cs="Cascadia Mono"/>
          <w:color w:val="2E75B6"/>
          <w:sz w:val="18"/>
          <w:szCs w:val="18"/>
        </w:rPr>
        <w:t>"ErrorMessage"</w:t>
      </w:r>
      <w:r>
        <w:rPr>
          <w:rFonts w:ascii="Consolas" w:hAnsi="Consolas" w:cs="Cascadia Mono"/>
          <w:color w:val="000000"/>
          <w:sz w:val="18"/>
          <w:szCs w:val="18"/>
        </w:rPr>
        <w:t>:</w:t>
      </w:r>
      <w:r>
        <w:rPr>
          <w:rFonts w:ascii="Consolas" w:hAnsi="Consolas" w:cs="Cascadia Mono"/>
          <w:color w:val="A31515"/>
          <w:sz w:val="18"/>
          <w:szCs w:val="18"/>
        </w:rPr>
        <w:t>"2015054243N"</w:t>
      </w:r>
      <w:r>
        <w:rPr>
          <w:rFonts w:ascii="Consolas" w:hAnsi="Consolas" w:cs="Cascadia Mono"/>
          <w:color w:val="000000"/>
          <w:sz w:val="18"/>
          <w:szCs w:val="18"/>
        </w:rPr>
        <w:t>}</w:t>
      </w:r>
    </w:p>
    <w:p w14:paraId="67B110DC" w14:textId="77777777" w:rsidR="00CD5DA8" w:rsidRDefault="00CD5DA8" w:rsidP="00BC2B3A">
      <w:pPr>
        <w:autoSpaceDE w:val="0"/>
        <w:autoSpaceDN w:val="0"/>
        <w:adjustRightInd w:val="0"/>
        <w:rPr>
          <w:rFonts w:ascii="Consolas" w:hAnsi="Consolas" w:cs="Consolas"/>
          <w:color w:val="000000"/>
          <w:sz w:val="20"/>
          <w:szCs w:val="20"/>
        </w:rPr>
      </w:pPr>
    </w:p>
    <w:p w14:paraId="641E930D" w14:textId="20587DB4" w:rsidR="00CD5DA8" w:rsidRPr="000C743D" w:rsidRDefault="00CD5DA8" w:rsidP="000C743D">
      <w:pPr>
        <w:pStyle w:val="Heading2"/>
        <w:rPr>
          <w:rFonts w:eastAsia="Times New Roman" w:cstheme="majorHAnsi"/>
          <w:color w:val="auto"/>
        </w:rPr>
      </w:pPr>
      <w:bookmarkStart w:id="8" w:name="_Toc220932333"/>
      <w:r>
        <w:rPr>
          <w:rFonts w:eastAsia="Times New Roman" w:cstheme="majorHAnsi"/>
          <w:color w:val="auto"/>
        </w:rPr>
        <w:lastRenderedPageBreak/>
        <w:t>Comments</w:t>
      </w:r>
      <w:bookmarkEnd w:id="8"/>
    </w:p>
    <w:p w14:paraId="027A51A1" w14:textId="299A34C1" w:rsidR="00CD5DA8" w:rsidRDefault="00CD5DA8" w:rsidP="00BC2B3A">
      <w:pPr>
        <w:autoSpaceDE w:val="0"/>
        <w:autoSpaceDN w:val="0"/>
        <w:adjustRightInd w:val="0"/>
        <w:rPr>
          <w:rFonts w:ascii="Consolas" w:hAnsi="Consolas" w:cs="Consolas"/>
          <w:color w:val="000000"/>
          <w:sz w:val="20"/>
          <w:szCs w:val="20"/>
        </w:rPr>
      </w:pPr>
    </w:p>
    <w:p w14:paraId="765B94A1" w14:textId="77777777" w:rsidR="00CD5DA8" w:rsidRPr="00FB7523" w:rsidRDefault="00CD5DA8" w:rsidP="009F5F64">
      <w:pPr>
        <w:pStyle w:val="NormalDesc"/>
        <w:ind w:left="0" w:firstLine="0"/>
        <w:rPr>
          <w:lang w:val="en-US"/>
        </w:rPr>
      </w:pPr>
      <w:r>
        <w:rPr>
          <w:lang w:val="en-US"/>
        </w:rPr>
        <w:t xml:space="preserve">The font size and properties are combined by binary OR function. Available codes are shown in the table below. </w:t>
      </w:r>
    </w:p>
    <w:p w14:paraId="3261DFAC" w14:textId="77777777" w:rsidR="00CD5DA8" w:rsidRPr="00FB7523" w:rsidRDefault="00CD5DA8" w:rsidP="00CD5DA8">
      <w:pPr>
        <w:pStyle w:val="NormalDesc"/>
        <w:rPr>
          <w:lang w:val="en-US"/>
        </w:rPr>
      </w:pPr>
    </w:p>
    <w:tbl>
      <w:tblPr>
        <w:tblW w:w="0" w:type="auto"/>
        <w:tblInd w:w="2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8"/>
        <w:gridCol w:w="2631"/>
      </w:tblGrid>
      <w:tr w:rsidR="00CD5DA8" w:rsidRPr="00FB7523" w14:paraId="39AAFD9F" w14:textId="77777777" w:rsidTr="002C72E5">
        <w:tc>
          <w:tcPr>
            <w:tcW w:w="1918" w:type="dxa"/>
          </w:tcPr>
          <w:p w14:paraId="6FCE94A3" w14:textId="77777777" w:rsidR="00CD5DA8" w:rsidRPr="00FB7523" w:rsidRDefault="00CD5DA8" w:rsidP="002C72E5">
            <w:pPr>
              <w:jc w:val="center"/>
              <w:rPr>
                <w:b/>
              </w:rPr>
            </w:pPr>
            <w:r>
              <w:rPr>
                <w:b/>
              </w:rPr>
              <w:t xml:space="preserve">Value (HEX)</w:t>
            </w:r>
          </w:p>
        </w:tc>
        <w:tc>
          <w:tcPr>
            <w:tcW w:w="2631" w:type="dxa"/>
          </w:tcPr>
          <w:p w14:paraId="6329122C" w14:textId="77777777" w:rsidR="00CD5DA8" w:rsidRPr="00FB7523" w:rsidRDefault="00CD5DA8" w:rsidP="002C72E5">
            <w:pPr>
              <w:jc w:val="center"/>
              <w:rPr>
                <w:b/>
              </w:rPr>
            </w:pPr>
            <w:r>
              <w:rPr>
                <w:b/>
              </w:rPr>
              <w:t>Explanation</w:t>
            </w:r>
          </w:p>
        </w:tc>
      </w:tr>
      <w:tr w:rsidR="00CD5DA8" w:rsidRPr="00FB7523" w14:paraId="45DCBAFD" w14:textId="77777777" w:rsidTr="002C72E5">
        <w:tc>
          <w:tcPr>
            <w:tcW w:w="1918" w:type="dxa"/>
          </w:tcPr>
          <w:p w14:paraId="6FD09C38" w14:textId="77777777" w:rsidR="00CD5DA8" w:rsidRPr="00FB7523" w:rsidRDefault="00CD5DA8" w:rsidP="002C72E5">
            <w:r>
              <w:t>0x40</w:t>
            </w:r>
          </w:p>
          <w:p w14:paraId="3105F9EB" w14:textId="77777777" w:rsidR="00CD5DA8" w:rsidRPr="00FB7523" w:rsidRDefault="00CD5DA8" w:rsidP="002C72E5">
            <w:r>
              <w:t>0x41</w:t>
            </w:r>
          </w:p>
        </w:tc>
        <w:tc>
          <w:tcPr>
            <w:tcW w:w="2631" w:type="dxa"/>
          </w:tcPr>
          <w:p w14:paraId="4D5183A9" w14:textId="77777777" w:rsidR="00CD5DA8" w:rsidRPr="00FB7523" w:rsidRDefault="00CD5DA8" w:rsidP="002C72E5">
            <w:r>
              <w:t xml:space="preserve">Font size 9x9</w:t>
            </w:r>
          </w:p>
          <w:p w14:paraId="4B34DBB0" w14:textId="77777777" w:rsidR="00CD5DA8" w:rsidRPr="00FB7523" w:rsidRDefault="00CD5DA8" w:rsidP="002C72E5">
            <w:r>
              <w:t xml:space="preserve">Font size 7x9</w:t>
            </w:r>
          </w:p>
        </w:tc>
      </w:tr>
      <w:tr w:rsidR="00CD5DA8" w:rsidRPr="00FB7523" w14:paraId="2183FA2E" w14:textId="77777777" w:rsidTr="002C72E5">
        <w:tc>
          <w:tcPr>
            <w:tcW w:w="1918" w:type="dxa"/>
          </w:tcPr>
          <w:p w14:paraId="3FFE63C3" w14:textId="77777777" w:rsidR="00CD5DA8" w:rsidRPr="00FB7523" w:rsidRDefault="00CD5DA8" w:rsidP="002C72E5">
            <w:r>
              <w:t>0x44</w:t>
            </w:r>
          </w:p>
        </w:tc>
        <w:tc>
          <w:tcPr>
            <w:tcW w:w="2631" w:type="dxa"/>
          </w:tcPr>
          <w:p w14:paraId="1D46003E" w14:textId="77777777" w:rsidR="00CD5DA8" w:rsidRPr="00FB7523" w:rsidRDefault="00CD5DA8" w:rsidP="002C72E5">
            <w:r>
              <w:t>Underlined</w:t>
            </w:r>
          </w:p>
        </w:tc>
      </w:tr>
      <w:tr w:rsidR="00CD5DA8" w:rsidRPr="00FB7523" w14:paraId="4DFD3742" w14:textId="77777777" w:rsidTr="002C72E5">
        <w:tc>
          <w:tcPr>
            <w:tcW w:w="1918" w:type="dxa"/>
          </w:tcPr>
          <w:p w14:paraId="5F217E44" w14:textId="77777777" w:rsidR="00CD5DA8" w:rsidRPr="00FB7523" w:rsidRDefault="00CD5DA8" w:rsidP="002C72E5">
            <w:r>
              <w:t>0x48</w:t>
            </w:r>
          </w:p>
        </w:tc>
        <w:tc>
          <w:tcPr>
            <w:tcW w:w="2631" w:type="dxa"/>
          </w:tcPr>
          <w:p w14:paraId="22F5E274" w14:textId="77777777" w:rsidR="00CD5DA8" w:rsidRPr="00FB7523" w:rsidRDefault="00CD5DA8" w:rsidP="002C72E5">
            <w:r>
              <w:t>Bold</w:t>
            </w:r>
          </w:p>
        </w:tc>
      </w:tr>
      <w:tr w:rsidR="00CD5DA8" w:rsidRPr="00FB7523" w14:paraId="20F48E5F" w14:textId="77777777" w:rsidTr="002C72E5">
        <w:tc>
          <w:tcPr>
            <w:tcW w:w="1918" w:type="dxa"/>
          </w:tcPr>
          <w:p w14:paraId="063DC4E2" w14:textId="77777777" w:rsidR="00CD5DA8" w:rsidRPr="00FB7523" w:rsidRDefault="00CD5DA8" w:rsidP="002C72E5">
            <w:r>
              <w:t>0x50</w:t>
            </w:r>
          </w:p>
        </w:tc>
        <w:tc>
          <w:tcPr>
            <w:tcW w:w="2631" w:type="dxa"/>
          </w:tcPr>
          <w:p w14:paraId="0AB6C6C8" w14:textId="77777777" w:rsidR="00CD5DA8" w:rsidRPr="00FB7523" w:rsidRDefault="00CD5DA8" w:rsidP="002C72E5">
            <w:r>
              <w:t xml:space="preserve">Double height</w:t>
            </w:r>
          </w:p>
        </w:tc>
      </w:tr>
      <w:tr w:rsidR="00CD5DA8" w:rsidRPr="00FB7523" w14:paraId="2F979E6E" w14:textId="77777777" w:rsidTr="002C72E5">
        <w:tc>
          <w:tcPr>
            <w:tcW w:w="1918" w:type="dxa"/>
          </w:tcPr>
          <w:p w14:paraId="61069053" w14:textId="77777777" w:rsidR="00CD5DA8" w:rsidRPr="00FB7523" w:rsidRDefault="00CD5DA8" w:rsidP="002C72E5">
            <w:r>
              <w:t>0x60</w:t>
            </w:r>
          </w:p>
        </w:tc>
        <w:tc>
          <w:tcPr>
            <w:tcW w:w="2631" w:type="dxa"/>
          </w:tcPr>
          <w:p w14:paraId="53DBBABC" w14:textId="77777777" w:rsidR="00CD5DA8" w:rsidRPr="00FB7523" w:rsidRDefault="00CD5DA8" w:rsidP="002C72E5">
            <w:r>
              <w:t xml:space="preserve">Double width</w:t>
            </w:r>
          </w:p>
        </w:tc>
      </w:tr>
    </w:tbl>
    <w:p w14:paraId="66A5BD85" w14:textId="77777777" w:rsidR="00CD5DA8" w:rsidRPr="009C1DDF" w:rsidRDefault="00CD5DA8" w:rsidP="00CD5DA8">
      <w:pPr>
        <w:pStyle w:val="NormalDesEx"/>
        <w:rPr>
          <w:lang w:val="en-US"/>
        </w:rPr>
      </w:pPr>
    </w:p>
    <w:p w14:paraId="53AEB8FE" w14:textId="4EFC44F4" w:rsidR="009C1DDF" w:rsidRPr="009C1DDF" w:rsidRDefault="009C1DDF" w:rsidP="009C1DDF">
      <w:pPr>
        <w:pStyle w:val="Heading2"/>
        <w:rPr>
          <w:rFonts w:eastAsia="Times New Roman" w:cstheme="majorHAnsi"/>
          <w:color w:val="auto"/>
          <w:lang w:val="en-US"/>
        </w:rPr>
      </w:pPr>
      <w:bookmarkStart w:id="9" w:name="_Toc220932334"/>
      <w:r>
        <w:rPr>
          <w:rFonts w:eastAsia="Times New Roman" w:cstheme="majorHAnsi"/>
          <w:color w:val="auto"/>
          <w:lang w:val="en-US"/>
        </w:rPr>
        <w:t>Response Structure</w:t>
      </w:r>
      <w:bookmarkEnd w:id="9"/>
    </w:p>
    <w:p w14:paraId="41FCAE1B" w14:textId="77777777" w:rsidR="009C1DDF" w:rsidRPr="009C1DDF" w:rsidRDefault="009C1DDF" w:rsidP="009C1DDF">
      <w:pPr>
        <w:rPr>
          <w:lang w:val="en-US" w:eastAsia="en-US"/>
        </w:rPr>
      </w:pPr>
    </w:p>
    <w:p w14:paraId="1E5B556A" w14:textId="413B646D" w:rsidR="009C1DDF" w:rsidRDefault="009C1DDF" w:rsidP="009C1DDF">
      <w:pPr>
        <w:rPr>
          <w:lang w:val="en-US" w:eastAsia="en-US"/>
        </w:rPr>
      </w:pPr>
      <w:r>
        <w:rPr>
          <w:lang w:val="en-US" w:eastAsia="en-US"/>
        </w:rPr>
        <w:t xml:space="preserve">Returned response has structure: </w:t>
      </w:r>
    </w:p>
    <w:p w14:paraId="754F9B0E" w14:textId="77777777" w:rsidR="009C1DDF" w:rsidRDefault="009C1DDF" w:rsidP="009C1DDF">
      <w:pPr>
        <w:rPr>
          <w:lang w:val="en-US" w:eastAsia="en-US"/>
        </w:rPr>
      </w:pPr>
    </w:p>
    <w:p w14:paraId="337BCDBB" w14:textId="095658C3" w:rsidR="009C1DDF" w:rsidRPr="009C1DDF" w:rsidRDefault="009C1DDF" w:rsidP="009C1DDF">
      <w:pPr>
        <w:rPr>
          <w:rFonts w:ascii="Segoe UI" w:hAnsi="Segoe UI" w:cs="Segoe UI"/>
          <w:color w:val="212121"/>
          <w:sz w:val="18"/>
          <w:szCs w:val="18"/>
          <w:shd w:val="clear" w:color="auto" w:fill="FFFFFF"/>
          <w:lang w:val="en-US"/>
        </w:rPr>
      </w:pPr>
      <w:r>
        <w:rPr>
          <w:rFonts w:ascii="Segoe UI" w:hAnsi="Segoe UI" w:cs="Segoe UI"/>
          <w:color w:val="212121"/>
          <w:sz w:val="18"/>
          <w:szCs w:val="18"/>
          <w:shd w:val="clear" w:color="auto" w:fill="FFFFFF"/>
          <w:lang w:val="en-US"/>
        </w:rPr>
        <w:t xml:space="preserve">{"ErrorCode":0,"ErrorMessage":"error text"}</w:t>
      </w:r>
    </w:p>
    <w:p w14:paraId="2BB59C5E" w14:textId="77777777" w:rsidR="009C1DDF" w:rsidRPr="009C1DDF" w:rsidRDefault="009C1DDF" w:rsidP="009C1DDF">
      <w:pPr>
        <w:rPr>
          <w:rFonts w:ascii="Segoe UI" w:hAnsi="Segoe UI" w:cs="Segoe UI"/>
          <w:color w:val="212121"/>
          <w:sz w:val="18"/>
          <w:szCs w:val="18"/>
          <w:shd w:val="clear" w:color="auto" w:fill="FFFFFF"/>
          <w:lang w:val="en-US"/>
        </w:rPr>
      </w:pPr>
    </w:p>
    <w:p w14:paraId="39031B14" w14:textId="296731BD" w:rsidR="009C1DDF" w:rsidRPr="009C1DDF" w:rsidRDefault="009C1DDF" w:rsidP="009C1DDF">
      <w:pPr>
        <w:rPr>
          <w:lang w:val="en-US" w:eastAsia="en-US"/>
        </w:rPr>
      </w:pPr>
      <w:r>
        <w:rPr>
          <w:lang w:val="en-US" w:eastAsia="en-US"/>
        </w:rPr>
        <w:t xml:space="preserve">Here ErrorCode – error code returned from fiscal solution, ErrorMessage – error message if there is any.</w:t>
      </w:r>
    </w:p>
    <w:p>
      <w:pPr>
        <w:rPr>
          <w:ins w:id="9107" w:author="Claude" w:date="2026-09-29T00:00:00Z"/>
          <w:lang w:val="en-US" w:eastAsia="en-US"/>
        </w:rPr>
      </w:pPr>
    </w:p>
    <w:p>
      <w:pPr>
        <w:rPr>
          <w:ins w:id="9108" w:author="Claude" w:date="2026-09-29T00:00:00Z"/>
          <w:lang w:val="en-US" w:eastAsia="en-US"/>
        </w:rPr>
      </w:pPr>
      <w:ins w:id="9109" w:author="Claude" w:date="2026-09-29T00:00:00Z">
        <w:r>
          <w:rPr>
            <w:lang w:val="en-US" w:eastAsia="en-US"/>
          </w:rPr>
          <w:t xml:space="preserve">Over HTTP (/fullReceipt and /fiscalCommand) this object is sent as a JSON string, with the inner quotes escaped:</w:t>
        </w:r>
      </w:ins>
    </w:p>
    <w:p>
      <w:pPr>
        <w:rPr>
          <w:ins w:id="9110" w:author="Claude" w:date="2026-09-29T00:00:00Z"/>
          <w:rFonts w:ascii="Segoe UI" w:hAnsi="Segoe UI" w:cs="Segoe UI"/>
          <w:color w:val="212121"/>
          <w:sz w:val="18"/>
          <w:szCs w:val="18"/>
          <w:shd w:val="clear" w:color="auto" w:fill="FFFFFF"/>
          <w:lang w:val="en-US"/>
        </w:rPr>
      </w:pPr>
      <w:ins w:id="9111" w:author="Claude" w:date="2026-09-29T00:00:00Z">
        <w:r>
          <w:rPr>
            <w:rFonts w:ascii="Segoe UI" w:hAnsi="Segoe UI" w:cs="Segoe UI"/>
            <w:color w:val="212121"/>
            <w:sz w:val="18"/>
            <w:szCs w:val="18"/>
            <w:shd w:val="clear" w:color="auto" w:fill="FFFFFF"/>
            <w:lang w:val="en-US"/>
          </w:rPr>
          <w:t xml:space="preserve">"{\"ErrorCode\":0,\"ErrorMessage\":\"Success\"}"</w:t>
        </w:r>
      </w:ins>
    </w:p>
    <w:p>
      <w:pPr>
        <w:rPr>
          <w:ins w:id="9112" w:author="Claude" w:date="2026-09-29T00:00:00Z"/>
          <w:lang w:val="en-US" w:eastAsia="en-US"/>
        </w:rPr>
      </w:pPr>
      <w:ins w:id="9113" w:author="Claude" w:date="2026-09-29T00:00:00Z">
        <w:r>
          <w:rPr>
            <w:lang w:val="en-US" w:eastAsia="en-US"/>
          </w:rPr>
          <w:t xml:space="preserve">In file mode the response file contains the plain JSON object.</w:t>
        </w:r>
      </w:ins>
    </w:p>
    <w:p w14:paraId="50859215" w14:textId="77777777" w:rsidR="009C1DDF" w:rsidRDefault="009C1DDF" w:rsidP="009C1DDF">
      <w:pPr>
        <w:rPr>
          <w:rFonts w:ascii="Segoe UI" w:hAnsi="Segoe UI" w:cs="Segoe UI"/>
          <w:color w:val="212121"/>
          <w:sz w:val="18"/>
          <w:szCs w:val="18"/>
          <w:shd w:val="clear" w:color="auto" w:fill="FFFFFF"/>
          <w:lang w:val="en-US"/>
        </w:rPr>
      </w:pPr>
    </w:p>
    <w:p w14:paraId="401A7EAD" w14:textId="1314D018" w:rsidR="009C1DDF" w:rsidRPr="009C1DDF" w:rsidRDefault="009C1DDF" w:rsidP="009C1DDF">
      <w:pPr>
        <w:rPr>
          <w:lang w:val="en-US" w:eastAsia="en-US"/>
        </w:rPr>
      </w:pPr>
      <w:r>
        <w:rPr>
          <w:lang w:val="en-US" w:eastAsia="en-US"/>
        </w:rPr>
        <w:t>In case in configuration file setting “radison_error” is ‘on” – error structure for Radison is returned:</w:t>
      </w:r>
    </w:p>
    <w:p w14:paraId="527DAA28" w14:textId="408ECF8D" w:rsidR="009C1DDF" w:rsidRDefault="009C1DDF" w:rsidP="009C1DDF">
      <w:pPr>
        <w:rPr>
          <w:rFonts w:ascii="Segoe UI" w:hAnsi="Segoe UI" w:cs="Segoe UI"/>
          <w:color w:val="212121"/>
          <w:sz w:val="18"/>
          <w:szCs w:val="18"/>
          <w:shd w:val="clear" w:color="auto" w:fill="FFFFFF"/>
          <w:lang w:val="en-US"/>
        </w:rPr>
      </w:pPr>
      <w:r>
        <w:rPr>
          <w:rFonts w:ascii="Segoe UI" w:hAnsi="Segoe UI" w:cs="Segoe UI"/>
          <w:color w:val="212121"/>
          <w:sz w:val="18"/>
          <w:szCs w:val="18"/>
          <w:shd w:val="clear" w:color="auto" w:fill="FFFFFF"/>
          <w:lang w:val="en-US"/>
        </w:rPr>
        <w:t>{"ErrorCode":0,"ErrorMessage":"","CashRegisterNo":"CR-000010077","ReceiptNo":"116"}</w:t>
      </w:r>
    </w:p>
    <w:p w14:paraId="139F7657" w14:textId="77777777" w:rsidR="009C1DDF" w:rsidRDefault="009C1DDF" w:rsidP="009C1DDF">
      <w:pPr>
        <w:rPr>
          <w:rFonts w:ascii="Segoe UI" w:hAnsi="Segoe UI" w:cs="Segoe UI"/>
          <w:color w:val="212121"/>
          <w:sz w:val="18"/>
          <w:szCs w:val="18"/>
          <w:shd w:val="clear" w:color="auto" w:fill="FFFFFF"/>
          <w:lang w:val="en-US"/>
        </w:rPr>
      </w:pPr>
    </w:p>
    <w:p w14:paraId="0A91A333" w14:textId="4B26B819" w:rsidR="009C1DDF" w:rsidRPr="009C1DDF" w:rsidRDefault="009C1DDF" w:rsidP="009C1DDF">
      <w:pPr>
        <w:rPr>
          <w:lang w:val="en-US" w:eastAsia="en-US"/>
        </w:rPr>
      </w:pPr>
      <w:r>
        <w:rPr>
          <w:lang w:val="en-US" w:eastAsia="en-US"/>
        </w:rPr>
        <w:t xml:space="preserve">Here ErrorCode – error code returned from fiscal solution, ErrorMessage – error message if there is any, CashRegisterNo – cash register No., ReceiptNo – printed receipt No.</w:t>
      </w:r>
    </w:p>
    <w:p>
      <w:pPr>
        <w:rPr>
          <w:ins w:id="9114" w:author="Claude" w:date="2026-09-29T00:00:00Z"/>
          <w:lang w:val="en-US" w:eastAsia="en-US"/>
        </w:rPr>
      </w:pPr>
    </w:p>
    <w:p>
      <w:pPr>
        <w:pStyle w:val="Heading2"/>
        <w:rPr>
          <w:ins w:id="9115" w:author="Claude" w:date="2026-09-29T00:00:00Z"/>
          <w:rFonts w:eastAsia="Times New Roman" w:cstheme="majorHAnsi"/>
          <w:color w:val="auto"/>
          <w:lang w:val="en-US"/>
        </w:rPr>
      </w:pPr>
      <w:ins w:id="9116" w:author="Claude" w:date="2026-09-29T00:00:00Z">
        <w:r>
          <w:rPr>
            <w:rFonts w:eastAsia="Times New Roman" w:cstheme="majorHAnsi"/>
            <w:color w:val="auto"/>
            <w:lang w:val="en-US"/>
          </w:rPr>
          <w:t xml:space="preserve">File Mode</w:t>
        </w:r>
      </w:ins>
    </w:p>
    <w:p>
      <w:pPr>
        <w:rPr>
          <w:ins w:id="9117" w:author="Claude" w:date="2026-09-29T00:00:00Z"/>
          <w:lang w:val="en-US" w:eastAsia="en-US"/>
        </w:rPr>
      </w:pPr>
      <w:ins w:id="9118" w:author="Claude" w:date="2026-09-29T00:00:00Z">
        <w:r>
          <w:rPr>
            <w:lang w:val="en-US" w:eastAsia="en-US"/>
          </w:rPr>
          <w:t xml:space="preserve">When file_mode is "on" (the default), the service also takes requests as files. Put the same JSON as for /fullReceipt into a file named inReceipt&lt;name&gt;.json in the input folder (default C:\Altera\json\in\). Write the file under another name first and rename it when it is complete, so a half-written file is never read.</w:t>
        </w:r>
      </w:ins>
    </w:p>
    <w:p>
      <w:pPr>
        <w:rPr>
          <w:ins w:id="9119" w:author="Claude" w:date="2026-09-29T00:00:00Z"/>
          <w:lang w:val="en-US" w:eastAsia="en-US"/>
        </w:rPr>
      </w:pPr>
    </w:p>
    <w:p>
      <w:pPr>
        <w:rPr>
          <w:ins w:id="9120" w:author="Claude" w:date="2026-09-29T00:00:00Z"/>
          <w:lang w:val="en-US" w:eastAsia="en-US"/>
        </w:rPr>
      </w:pPr>
      <w:ins w:id="9121" w:author="Claude" w:date="2026-09-29T00:00:00Z">
        <w:r>
          <w:rPr>
            <w:lang w:val="en-US" w:eastAsia="en-US"/>
          </w:rPr>
          <w:t xml:space="preserve">The service checks the input folder every 2 seconds and processes one file at a time. The response is written to outReceipt&lt;name&gt;.json in the output folder (default C:\Altera\json\out\) and contains the plain JSON object described in Response Structure. Response files older than one day are deleted.</w:t>
        </w:r>
      </w:ins>
    </w:p>
    <w:p>
      <w:pPr>
        <w:rPr>
          <w:ins w:id="9122" w:author="Claude" w:date="2026-09-29T00:00:00Z"/>
          <w:lang w:val="en-US" w:eastAsia="en-US"/>
        </w:rPr>
      </w:pPr>
    </w:p>
    <w:p>
      <w:pPr>
        <w:rPr>
          <w:ins w:id="9123" w:author="Claude" w:date="2026-09-29T00:00:00Z"/>
          <w:lang w:val="en-US" w:eastAsia="en-US"/>
        </w:rPr>
      </w:pPr>
      <w:ins w:id="9124" w:author="Claude" w:date="2026-09-29T00:00:00Z">
        <w:r>
          <w:rPr>
            <w:lang w:val="en-US" w:eastAsia="en-US"/>
          </w:rPr>
          <w:t xml:space="preserve">If the service is stopped while a request is being processed, the request is not sent to the fiscal device again on the next start. It is moved to the "unconfirmed" subfolder of the input folder, and its response gets error code 557. Check the fiscal device before resending such a receipt.</w:t>
        </w:r>
      </w:ins>
    </w:p>
    <w:p>
      <w:pPr>
        <w:rPr>
          <w:ins w:id="9125" w:author="Claude" w:date="2026-09-29T00:00:00Z"/>
          <w:lang w:val="en-US" w:eastAsia="en-US"/>
        </w:rPr>
      </w:pPr>
    </w:p>
    <w:p>
      <w:pPr>
        <w:pStyle w:val="Heading2"/>
        <w:rPr>
          <w:ins w:id="9126" w:author="Claude" w:date="2026-09-29T00:00:00Z"/>
          <w:rFonts w:eastAsia="Times New Roman" w:cstheme="majorHAnsi"/>
          <w:color w:val="auto"/>
          <w:lang w:val="en-US"/>
        </w:rPr>
      </w:pPr>
      <w:ins w:id="9127" w:author="Claude" w:date="2026-09-29T00:00:00Z">
        <w:r>
          <w:rPr>
            <w:rFonts w:eastAsia="Times New Roman" w:cstheme="majorHAnsi"/>
            <w:color w:val="auto"/>
            <w:lang w:val="en-US"/>
          </w:rPr>
          <w:t xml:space="preserve">Configuration</w:t>
        </w:r>
      </w:ins>
    </w:p>
    <w:p>
      <w:pPr>
        <w:rPr>
          <w:ins w:id="9128" w:author="Claude" w:date="2026-09-29T00:00:00Z"/>
          <w:lang w:val="en-US" w:eastAsia="en-US"/>
        </w:rPr>
      </w:pPr>
      <w:ins w:id="9129" w:author="Claude" w:date="2026-09-29T00:00:00Z">
        <w:r>
          <w:rPr>
            <w:lang w:val="en-US" w:eastAsia="en-US"/>
          </w:rPr>
          <w:t xml:space="preserve">Settings are read from C:\Altera\EmpifisJsonAPI\config.json; restart the service after changing it. If the file is missing, the defaults below are used.</w:t>
        </w:r>
      </w:ins>
    </w:p>
    <w:p>
      <w:pPr>
        <w:rPr>
          <w:ins w:id="9130" w:author="Claude" w:date="2026-09-29T00:00:00Z"/>
          <w:lang w:val="en-US" w:eastAsia="en-US"/>
        </w:rPr>
      </w:pPr>
    </w:p>
    <w:p>
      <w:pPr>
        <w:rPr>
          <w:ins w:id="9131" w:author="Claude" w:date="2026-09-29T00:00:00Z"/>
          <w:lang w:val="en-US" w:eastAsia="en-US"/>
        </w:rPr>
      </w:pPr>
      <w:ins w:id="9132" w:author="Claude" w:date="2026-09-29T00:00:00Z">
        <w:r>
          <w:rPr>
            <w:lang w:val="en-US" w:eastAsia="en-US"/>
          </w:rPr>
          <w:t xml:space="preserve">servicePort.port – HTTP port (default "5006").</w:t>
        </w:r>
      </w:ins>
    </w:p>
    <w:p>
      <w:pPr>
        <w:rPr>
          <w:ins w:id="9133" w:author="Claude" w:date="2026-09-29T00:00:00Z"/>
          <w:lang w:val="en-US" w:eastAsia="en-US"/>
        </w:rPr>
      </w:pPr>
      <w:ins w:id="9134" w:author="Claude" w:date="2026-09-29T00:00:00Z">
        <w:r>
          <w:rPr>
            <w:lang w:val="en-US" w:eastAsia="en-US"/>
          </w:rPr>
          <w:t xml:space="preserve">servicePort.file_mode – "on" or "off": process request files (default "on").</w:t>
        </w:r>
      </w:ins>
    </w:p>
    <w:p>
      <w:pPr>
        <w:rPr>
          <w:ins w:id="9135" w:author="Claude" w:date="2026-09-29T00:00:00Z"/>
          <w:lang w:val="en-US" w:eastAsia="en-US"/>
        </w:rPr>
      </w:pPr>
      <w:ins w:id="9136" w:author="Claude" w:date="2026-09-29T00:00:00Z">
        <w:r>
          <w:rPr>
            <w:lang w:val="en-US" w:eastAsia="en-US"/>
          </w:rPr>
          <w:t xml:space="preserve">servicePort.radison_error – "on" or "off": add CashRegisterNo and ReceiptNo to responses (default "off").</w:t>
        </w:r>
      </w:ins>
    </w:p>
    <w:p>
      <w:pPr>
        <w:rPr>
          <w:ins w:id="9137" w:author="Claude" w:date="2026-09-29T00:00:00Z"/>
          <w:lang w:val="en-US" w:eastAsia="en-US"/>
        </w:rPr>
      </w:pPr>
      <w:ins w:id="9138" w:author="Claude" w:date="2026-09-29T00:00:00Z">
        <w:r>
          <w:rPr>
            <w:lang w:val="en-US" w:eastAsia="en-US"/>
          </w:rPr>
          <w:t xml:space="preserve">servicePort.com_timeout_seconds – how long to wait for the fiscal device before returning 555/556 (default 45).</w:t>
        </w:r>
      </w:ins>
    </w:p>
    <w:p>
      <w:pPr>
        <w:rPr>
          <w:ins w:id="9139" w:author="Claude" w:date="2026-09-29T00:00:00Z"/>
          <w:lang w:val="en-US" w:eastAsia="en-US"/>
        </w:rPr>
      </w:pPr>
      <w:ins w:id="9140" w:author="Claude" w:date="2026-09-29T00:00:00Z">
        <w:r>
          <w:rPr>
            <w:lang w:val="en-US" w:eastAsia="en-US"/>
          </w:rPr>
          <w:t xml:space="preserve">JsonPathConfig.InFilePath and JsonPathConfig.OutFilePath – input and output folders for file mode (defaults C:\Altera\json\in\ and C:\Altera\json\out\).</w:t>
        </w:r>
      </w:ins>
    </w:p>
    <w:p>
      <w:pPr>
        <w:rPr>
          <w:ins w:id="9141" w:author="Claude" w:date="2026-09-29T00:00:00Z"/>
          <w:lang w:val="en-US" w:eastAsia="en-US"/>
        </w:rPr>
      </w:pPr>
      <w:ins w:id="9142" w:author="Claude" w:date="2026-09-29T00:00:00Z">
        <w:r>
          <w:rPr>
            <w:lang w:val="en-US" w:eastAsia="en-US"/>
          </w:rPr>
          <w:t xml:space="preserve">Cors.AllowedOrigins – web pages (origins) allowed to call the API from a browser: empty for none (default), "*" for any, or a comma-separated list.</w:t>
        </w:r>
      </w:ins>
    </w:p>
    <w:p>
      <w:pPr>
        <w:rPr>
          <w:ins w:id="9143" w:author="Claude" w:date="2026-09-29T00:00:00Z"/>
          <w:lang w:val="en-US" w:eastAsia="en-US"/>
        </w:rPr>
      </w:pPr>
    </w:p>
    <w:p>
      <w:pPr>
        <w:rPr>
          <w:ins w:id="9144" w:author="Claude" w:date="2026-09-29T00:00:00Z"/>
          <w:lang w:val="en-US" w:eastAsia="en-US"/>
        </w:rPr>
      </w:pPr>
      <w:ins w:id="9145" w:author="Claude" w:date="2026-09-29T00:00:00Z">
        <w:r>
          <w:rPr>
            <w:lang w:val="en-US" w:eastAsia="en-US"/>
          </w:rPr>
          <w:t xml:space="preserve">Example:</w:t>
        </w:r>
      </w:ins>
    </w:p>
    <w:p>
      <w:pPr>
        <w:shd w:val="clear" w:color="auto" w:fill="FFFFFF"/>
        <w:spacing w:line="270" w:lineRule="atLeast"/>
        <w:rPr>
          <w:ins w:id="9146" w:author="Claude" w:date="2026-09-29T00:00:00Z"/>
          <w:rFonts w:ascii="Courier New" w:hAnsi="Courier New" w:cs="Courier New"/>
          <w:color w:val="000000"/>
          <w:sz w:val="18"/>
          <w:szCs w:val="18"/>
          <w:lang w:val="en-US"/>
        </w:rPr>
      </w:pPr>
      <w:ins w:id="9147" w:author="Claude" w:date="2026-09-29T00:00:00Z">
        <w:r>
          <w:rPr>
            <w:rFonts w:ascii="Courier New" w:hAnsi="Courier New" w:cs="Courier New"/>
            <w:color w:val="000000"/>
            <w:sz w:val="18"/>
            <w:szCs w:val="18"/>
            <w:lang w:val="en-US"/>
          </w:rPr>
          <w:t xml:space="preserve">{</w:t>
        </w:r>
      </w:ins>
    </w:p>
    <w:p>
      <w:pPr>
        <w:shd w:val="clear" w:color="auto" w:fill="FFFFFF"/>
        <w:spacing w:line="270" w:lineRule="atLeast"/>
        <w:rPr>
          <w:ins w:id="9148" w:author="Claude" w:date="2026-09-29T00:00:00Z"/>
          <w:rFonts w:ascii="Courier New" w:hAnsi="Courier New" w:cs="Courier New"/>
          <w:color w:val="000000"/>
          <w:sz w:val="18"/>
          <w:szCs w:val="18"/>
          <w:lang w:val="en-US"/>
        </w:rPr>
      </w:pPr>
      <w:ins w:id="9149" w:author="Claude" w:date="2026-09-29T00:00:00Z">
        <w:r>
          <w:rPr>
            <w:rFonts w:ascii="Courier New" w:hAnsi="Courier New" w:cs="Courier New"/>
            <w:color w:val="000000"/>
            <w:sz w:val="18"/>
            <w:szCs w:val="18"/>
            <w:lang w:val="en-US"/>
          </w:rPr>
          <w:t xml:space="preserve">  "servicePort": {</w:t>
        </w:r>
      </w:ins>
    </w:p>
    <w:p>
      <w:pPr>
        <w:shd w:val="clear" w:color="auto" w:fill="FFFFFF"/>
        <w:spacing w:line="270" w:lineRule="atLeast"/>
        <w:rPr>
          <w:ins w:id="9150" w:author="Claude" w:date="2026-09-29T00:00:00Z"/>
          <w:rFonts w:ascii="Courier New" w:hAnsi="Courier New" w:cs="Courier New"/>
          <w:color w:val="000000"/>
          <w:sz w:val="18"/>
          <w:szCs w:val="18"/>
          <w:lang w:val="en-US"/>
        </w:rPr>
      </w:pPr>
      <w:ins w:id="9151" w:author="Claude" w:date="2026-09-29T00:00:00Z">
        <w:r>
          <w:rPr>
            <w:rFonts w:ascii="Courier New" w:hAnsi="Courier New" w:cs="Courier New"/>
            <w:color w:val="000000"/>
            <w:sz w:val="18"/>
            <w:szCs w:val="18"/>
            <w:lang w:val="en-US"/>
          </w:rPr>
          <w:t xml:space="preserve">    "port": "5006",</w:t>
        </w:r>
      </w:ins>
    </w:p>
    <w:p>
      <w:pPr>
        <w:shd w:val="clear" w:color="auto" w:fill="FFFFFF"/>
        <w:spacing w:line="270" w:lineRule="atLeast"/>
        <w:rPr>
          <w:ins w:id="9152" w:author="Claude" w:date="2026-09-29T00:00:00Z"/>
          <w:rFonts w:ascii="Courier New" w:hAnsi="Courier New" w:cs="Courier New"/>
          <w:color w:val="000000"/>
          <w:sz w:val="18"/>
          <w:szCs w:val="18"/>
          <w:lang w:val="en-US"/>
        </w:rPr>
      </w:pPr>
      <w:ins w:id="9153" w:author="Claude" w:date="2026-09-29T00:00:00Z">
        <w:r>
          <w:rPr>
            <w:rFonts w:ascii="Courier New" w:hAnsi="Courier New" w:cs="Courier New"/>
            <w:color w:val="000000"/>
            <w:sz w:val="18"/>
            <w:szCs w:val="18"/>
            <w:lang w:val="en-US"/>
          </w:rPr>
          <w:t xml:space="preserve">    "file_mode": "on",</w:t>
        </w:r>
      </w:ins>
    </w:p>
    <w:p>
      <w:pPr>
        <w:shd w:val="clear" w:color="auto" w:fill="FFFFFF"/>
        <w:spacing w:line="270" w:lineRule="atLeast"/>
        <w:rPr>
          <w:ins w:id="9154" w:author="Claude" w:date="2026-09-29T00:00:00Z"/>
          <w:rFonts w:ascii="Courier New" w:hAnsi="Courier New" w:cs="Courier New"/>
          <w:color w:val="000000"/>
          <w:sz w:val="18"/>
          <w:szCs w:val="18"/>
          <w:lang w:val="en-US"/>
        </w:rPr>
      </w:pPr>
      <w:ins w:id="9155" w:author="Claude" w:date="2026-09-29T00:00:00Z">
        <w:r>
          <w:rPr>
            <w:rFonts w:ascii="Courier New" w:hAnsi="Courier New" w:cs="Courier New"/>
            <w:color w:val="000000"/>
            <w:sz w:val="18"/>
            <w:szCs w:val="18"/>
            <w:lang w:val="en-US"/>
          </w:rPr>
          <w:t xml:space="preserve">    "radison_error": "off",</w:t>
        </w:r>
      </w:ins>
    </w:p>
    <w:p>
      <w:pPr>
        <w:shd w:val="clear" w:color="auto" w:fill="FFFFFF"/>
        <w:spacing w:line="270" w:lineRule="atLeast"/>
        <w:rPr>
          <w:ins w:id="9156" w:author="Claude" w:date="2026-09-29T00:00:00Z"/>
          <w:rFonts w:ascii="Courier New" w:hAnsi="Courier New" w:cs="Courier New"/>
          <w:color w:val="000000"/>
          <w:sz w:val="18"/>
          <w:szCs w:val="18"/>
          <w:lang w:val="en-US"/>
        </w:rPr>
      </w:pPr>
      <w:ins w:id="9157" w:author="Claude" w:date="2026-09-29T00:00:00Z">
        <w:r>
          <w:rPr>
            <w:rFonts w:ascii="Courier New" w:hAnsi="Courier New" w:cs="Courier New"/>
            <w:color w:val="000000"/>
            <w:sz w:val="18"/>
            <w:szCs w:val="18"/>
            <w:lang w:val="en-US"/>
          </w:rPr>
          <w:t xml:space="preserve">    "com_timeout_seconds": 45</w:t>
        </w:r>
      </w:ins>
    </w:p>
    <w:p>
      <w:pPr>
        <w:shd w:val="clear" w:color="auto" w:fill="FFFFFF"/>
        <w:spacing w:line="270" w:lineRule="atLeast"/>
        <w:rPr>
          <w:ins w:id="9158" w:author="Claude" w:date="2026-09-29T00:00:00Z"/>
          <w:rFonts w:ascii="Courier New" w:hAnsi="Courier New" w:cs="Courier New"/>
          <w:color w:val="000000"/>
          <w:sz w:val="18"/>
          <w:szCs w:val="18"/>
          <w:lang w:val="en-US"/>
        </w:rPr>
      </w:pPr>
      <w:ins w:id="9159" w:author="Claude" w:date="2026-09-29T00:00:00Z">
        <w:r>
          <w:rPr>
            <w:rFonts w:ascii="Courier New" w:hAnsi="Courier New" w:cs="Courier New"/>
            <w:color w:val="000000"/>
            <w:sz w:val="18"/>
            <w:szCs w:val="18"/>
            <w:lang w:val="en-US"/>
          </w:rPr>
          <w:t xml:space="preserve">  },</w:t>
        </w:r>
      </w:ins>
    </w:p>
    <w:p>
      <w:pPr>
        <w:shd w:val="clear" w:color="auto" w:fill="FFFFFF"/>
        <w:spacing w:line="270" w:lineRule="atLeast"/>
        <w:rPr>
          <w:ins w:id="9160" w:author="Claude" w:date="2026-09-29T00:00:00Z"/>
          <w:rFonts w:ascii="Courier New" w:hAnsi="Courier New" w:cs="Courier New"/>
          <w:color w:val="000000"/>
          <w:sz w:val="18"/>
          <w:szCs w:val="18"/>
          <w:lang w:val="en-US"/>
        </w:rPr>
      </w:pPr>
      <w:ins w:id="9161" w:author="Claude" w:date="2026-09-29T00:00:00Z">
        <w:r>
          <w:rPr>
            <w:rFonts w:ascii="Courier New" w:hAnsi="Courier New" w:cs="Courier New"/>
            <w:color w:val="000000"/>
            <w:sz w:val="18"/>
            <w:szCs w:val="18"/>
            <w:lang w:val="en-US"/>
          </w:rPr>
          <w:t xml:space="preserve">  "JsonPathConfig": {</w:t>
        </w:r>
      </w:ins>
    </w:p>
    <w:p>
      <w:pPr>
        <w:shd w:val="clear" w:color="auto" w:fill="FFFFFF"/>
        <w:spacing w:line="270" w:lineRule="atLeast"/>
        <w:rPr>
          <w:ins w:id="9162" w:author="Claude" w:date="2026-09-29T00:00:00Z"/>
          <w:rFonts w:ascii="Courier New" w:hAnsi="Courier New" w:cs="Courier New"/>
          <w:color w:val="000000"/>
          <w:sz w:val="18"/>
          <w:szCs w:val="18"/>
          <w:lang w:val="en-US"/>
        </w:rPr>
      </w:pPr>
      <w:ins w:id="9163" w:author="Claude" w:date="2026-09-29T00:00:00Z">
        <w:r>
          <w:rPr>
            <w:rFonts w:ascii="Courier New" w:hAnsi="Courier New" w:cs="Courier New"/>
            <w:color w:val="000000"/>
            <w:sz w:val="18"/>
            <w:szCs w:val="18"/>
            <w:lang w:val="en-US"/>
          </w:rPr>
          <w:t xml:space="preserve">    "InFilePath": "C:\\Altera\\json\\in\\",</w:t>
        </w:r>
      </w:ins>
    </w:p>
    <w:p>
      <w:pPr>
        <w:shd w:val="clear" w:color="auto" w:fill="FFFFFF"/>
        <w:spacing w:line="270" w:lineRule="atLeast"/>
        <w:rPr>
          <w:ins w:id="9164" w:author="Claude" w:date="2026-09-29T00:00:00Z"/>
          <w:rFonts w:ascii="Courier New" w:hAnsi="Courier New" w:cs="Courier New"/>
          <w:color w:val="000000"/>
          <w:sz w:val="18"/>
          <w:szCs w:val="18"/>
          <w:lang w:val="en-US"/>
        </w:rPr>
      </w:pPr>
      <w:ins w:id="9165" w:author="Claude" w:date="2026-09-29T00:00:00Z">
        <w:r>
          <w:rPr>
            <w:rFonts w:ascii="Courier New" w:hAnsi="Courier New" w:cs="Courier New"/>
            <w:color w:val="000000"/>
            <w:sz w:val="18"/>
            <w:szCs w:val="18"/>
            <w:lang w:val="en-US"/>
          </w:rPr>
          <w:t xml:space="preserve">    "OutFilePath": "C:\\Altera\\json\\out\\"</w:t>
        </w:r>
      </w:ins>
    </w:p>
    <w:p>
      <w:pPr>
        <w:shd w:val="clear" w:color="auto" w:fill="FFFFFF"/>
        <w:spacing w:line="270" w:lineRule="atLeast"/>
        <w:rPr>
          <w:ins w:id="9166" w:author="Claude" w:date="2026-09-29T00:00:00Z"/>
          <w:rFonts w:ascii="Courier New" w:hAnsi="Courier New" w:cs="Courier New"/>
          <w:color w:val="000000"/>
          <w:sz w:val="18"/>
          <w:szCs w:val="18"/>
          <w:lang w:val="en-US"/>
        </w:rPr>
      </w:pPr>
      <w:ins w:id="9167" w:author="Claude" w:date="2026-09-29T00:00:00Z">
        <w:r>
          <w:rPr>
            <w:rFonts w:ascii="Courier New" w:hAnsi="Courier New" w:cs="Courier New"/>
            <w:color w:val="000000"/>
            <w:sz w:val="18"/>
            <w:szCs w:val="18"/>
            <w:lang w:val="en-US"/>
          </w:rPr>
          <w:t xml:space="preserve">  },</w:t>
        </w:r>
      </w:ins>
    </w:p>
    <w:p>
      <w:pPr>
        <w:shd w:val="clear" w:color="auto" w:fill="FFFFFF"/>
        <w:spacing w:line="270" w:lineRule="atLeast"/>
        <w:rPr>
          <w:ins w:id="9168" w:author="Claude" w:date="2026-09-29T00:00:00Z"/>
          <w:rFonts w:ascii="Courier New" w:hAnsi="Courier New" w:cs="Courier New"/>
          <w:color w:val="000000"/>
          <w:sz w:val="18"/>
          <w:szCs w:val="18"/>
          <w:lang w:val="en-US"/>
        </w:rPr>
      </w:pPr>
      <w:ins w:id="9169" w:author="Claude" w:date="2026-09-29T00:00:00Z">
        <w:r>
          <w:rPr>
            <w:rFonts w:ascii="Courier New" w:hAnsi="Courier New" w:cs="Courier New"/>
            <w:color w:val="000000"/>
            <w:sz w:val="18"/>
            <w:szCs w:val="18"/>
            <w:lang w:val="en-US"/>
          </w:rPr>
          <w:t xml:space="preserve">  "Cors": {</w:t>
        </w:r>
      </w:ins>
    </w:p>
    <w:p>
      <w:pPr>
        <w:shd w:val="clear" w:color="auto" w:fill="FFFFFF"/>
        <w:spacing w:line="270" w:lineRule="atLeast"/>
        <w:rPr>
          <w:ins w:id="9170" w:author="Claude" w:date="2026-09-29T00:00:00Z"/>
          <w:rFonts w:ascii="Courier New" w:hAnsi="Courier New" w:cs="Courier New"/>
          <w:color w:val="000000"/>
          <w:sz w:val="18"/>
          <w:szCs w:val="18"/>
          <w:lang w:val="en-US"/>
        </w:rPr>
      </w:pPr>
      <w:ins w:id="9171" w:author="Claude" w:date="2026-09-29T00:00:00Z">
        <w:r>
          <w:rPr>
            <w:rFonts w:ascii="Courier New" w:hAnsi="Courier New" w:cs="Courier New"/>
            <w:color w:val="000000"/>
            <w:sz w:val="18"/>
            <w:szCs w:val="18"/>
            <w:lang w:val="en-US"/>
          </w:rPr>
          <w:t xml:space="preserve">    "AllowedOrigins": ""</w:t>
        </w:r>
      </w:ins>
    </w:p>
    <w:p>
      <w:pPr>
        <w:shd w:val="clear" w:color="auto" w:fill="FFFFFF"/>
        <w:spacing w:line="270" w:lineRule="atLeast"/>
        <w:rPr>
          <w:ins w:id="9172" w:author="Claude" w:date="2026-09-29T00:00:00Z"/>
          <w:rFonts w:ascii="Courier New" w:hAnsi="Courier New" w:cs="Courier New"/>
          <w:color w:val="000000"/>
          <w:sz w:val="18"/>
          <w:szCs w:val="18"/>
          <w:lang w:val="en-US"/>
        </w:rPr>
      </w:pPr>
      <w:ins w:id="9173" w:author="Claude" w:date="2026-09-29T00:00:00Z">
        <w:r>
          <w:rPr>
            <w:rFonts w:ascii="Courier New" w:hAnsi="Courier New" w:cs="Courier New"/>
            <w:color w:val="000000"/>
            <w:sz w:val="18"/>
            <w:szCs w:val="18"/>
            <w:lang w:val="en-US"/>
          </w:rPr>
          <w:t xml:space="preserve">  }</w:t>
        </w:r>
      </w:ins>
    </w:p>
    <w:p>
      <w:pPr>
        <w:shd w:val="clear" w:color="auto" w:fill="FFFFFF"/>
        <w:spacing w:line="270" w:lineRule="atLeast"/>
        <w:rPr>
          <w:ins w:id="9174" w:author="Claude" w:date="2026-09-29T00:00:00Z"/>
          <w:rFonts w:ascii="Courier New" w:hAnsi="Courier New" w:cs="Courier New"/>
          <w:color w:val="000000"/>
          <w:sz w:val="18"/>
          <w:szCs w:val="18"/>
          <w:lang w:val="en-US"/>
        </w:rPr>
      </w:pPr>
      <w:ins w:id="9175" w:author="Claude" w:date="2026-09-29T00:00:00Z">
        <w:r>
          <w:rPr>
            <w:rFonts w:ascii="Courier New" w:hAnsi="Courier New" w:cs="Courier New"/>
            <w:color w:val="000000"/>
            <w:sz w:val="18"/>
            <w:szCs w:val="18"/>
            <w:lang w:val="en-US"/>
          </w:rPr>
          <w:t xml:space="preserve">}</w:t>
        </w:r>
      </w:ins>
    </w:p>
    <w:p>
      <w:pPr>
        <w:rPr>
          <w:ins w:id="9176" w:author="Claude" w:date="2026-09-29T00:00:00Z"/>
          <w:lang w:val="en-US" w:eastAsia="en-US"/>
        </w:rPr>
      </w:pPr>
    </w:p>
    <w:p>
      <w:pPr>
        <w:pStyle w:val="Heading2"/>
        <w:rPr>
          <w:ins w:id="9177" w:author="Claude" w:date="2026-09-29T00:00:00Z"/>
          <w:rFonts w:eastAsia="Times New Roman" w:cstheme="majorHAnsi"/>
          <w:color w:val="auto"/>
          <w:lang w:val="en-US"/>
        </w:rPr>
      </w:pPr>
      <w:ins w:id="9178" w:author="Claude" w:date="2026-09-29T00:00:00Z">
        <w:r>
          <w:rPr>
            <w:rFonts w:eastAsia="Times New Roman" w:cstheme="majorHAnsi"/>
            <w:color w:val="auto"/>
            <w:lang w:val="en-US"/>
          </w:rPr>
          <w:t xml:space="preserve">Installation and Logs</w:t>
        </w:r>
      </w:ins>
    </w:p>
    <w:p>
      <w:pPr>
        <w:rPr>
          <w:ins w:id="9179" w:author="Claude" w:date="2026-09-29T00:00:00Z"/>
          <w:lang w:val="en-US" w:eastAsia="en-US"/>
        </w:rPr>
      </w:pPr>
      <w:ins w:id="9180" w:author="Claude" w:date="2026-09-29T00:00:00Z">
        <w:r>
          <w:rPr>
            <w:lang w:val="en-US" w:eastAsia="en-US"/>
          </w:rPr>
          <w:t xml:space="preserve">The install package is a folder with empifisJsonService2.exe and everything it needs, including the .NET runtime, so apart from EmpiFis nothing has to be installed. Copy it to C:\Altera\EmpifisJsonAPI (keep the existing config.json) and run install-and-update.bat as administrator.</w:t>
        </w:r>
      </w:ins>
    </w:p>
    <w:p>
      <w:pPr>
        <w:rPr>
          <w:ins w:id="9181" w:author="Claude" w:date="2026-09-29T00:00:00Z"/>
          <w:lang w:val="en-US" w:eastAsia="en-US"/>
        </w:rPr>
      </w:pPr>
    </w:p>
    <w:p>
      <w:pPr>
        <w:rPr>
          <w:ins w:id="9182" w:author="Claude" w:date="2026-09-29T00:00:00Z"/>
          <w:lang w:val="en-US" w:eastAsia="en-US"/>
        </w:rPr>
      </w:pPr>
      <w:ins w:id="9183" w:author="Claude" w:date="2026-09-29T00:00:00Z">
        <w:r>
          <w:rPr>
            <w:lang w:val="en-US" w:eastAsia="en-US"/>
          </w:rPr>
          <w:t xml:space="preserve">install-and-update.bat first checks that EmpiFisX (the Empirija COM component) is registered for 32-bit programs and its DLL exists, that the .NET runtime is available and whether config.json exists, and says what is missing. It then (re)creates the Windows service "EmpiFis JSON API 2" (empifisJsonAPI2Service) with manual start. Start it with run-service.bat or from Services.</w:t>
        </w:r>
      </w:ins>
    </w:p>
    <w:p>
      <w:pPr>
        <w:rPr>
          <w:ins w:id="9184" w:author="Claude" w:date="2026-09-29T00:00:00Z"/>
          <w:lang w:val="en-US" w:eastAsia="en-US"/>
        </w:rPr>
      </w:pPr>
    </w:p>
    <w:p>
      <w:pPr>
        <w:rPr>
          <w:ins w:id="9185" w:author="Claude" w:date="2026-09-29T00:00:00Z"/>
          <w:lang w:val="en-US" w:eastAsia="en-US"/>
        </w:rPr>
      </w:pPr>
      <w:ins w:id="9186" w:author="Claude" w:date="2026-09-29T00:00:00Z">
        <w:r>
          <w:rPr>
            <w:lang w:val="en-US" w:eastAsia="en-US"/>
          </w:rPr>
          <w:t xml:space="preserve">If EmpiFis stops answering, the service loads EmpiFis again (the request gets error code 555). If it still does not answer, the service ends itself and Windows restarts it after 5 seconds, then after 30 seconds, then every 5 minutes. The reason is written to the log and to the Windows Application event log. The command ReloadEmpiFis reloads EmpiFis on request.</w:t>
        </w:r>
      </w:ins>
    </w:p>
    <w:p>
      <w:pPr>
        <w:rPr>
          <w:ins w:id="9187" w:author="Claude" w:date="2026-09-29T00:00:00Z"/>
          <w:lang w:val="en-US" w:eastAsia="en-US"/>
        </w:rPr>
      </w:pPr>
    </w:p>
    <w:p>
      <w:pPr>
        <w:rPr>
          <w:ins w:id="9188" w:author="Claude" w:date="2026-09-29T00:00:00Z"/>
          <w:lang w:val="en-US" w:eastAsia="en-US"/>
        </w:rPr>
      </w:pPr>
      <w:ins w:id="9189" w:author="Claude" w:date="2026-09-29T00:00:00Z">
        <w:r>
          <w:rPr>
            <w:lang w:val="en-US" w:eastAsia="en-US"/>
          </w:rPr>
          <w:t xml:space="preserve">Log: C:\Altera\Log\json2.log holds today's log. Each day's log is moved to C:\Altera\Log\Archive\json2_YYYY-MM-DD.log, and archives older than 10 days are deleted. Every start and stop of the service is logged, together with a check that the fiscal device answers.</w:t>
        </w:r>
      </w:ins>
    </w:p>
    <w:p>
      <w:pPr>
        <w:rPr>
          <w:ins w:id="9190" w:author="Claude" w:date="2026-09-29T00:00:00Z"/>
          <w:lang w:val="en-US" w:eastAsia="en-US"/>
        </w:rPr>
      </w:pPr>
    </w:p>
    <w:p w14:paraId="5661E028" w14:textId="3B4F54CB" w:rsidR="009B7A93" w:rsidRPr="009C1DDF" w:rsidRDefault="007B6BC6" w:rsidP="007B6BC6">
      <w:pPr>
        <w:pStyle w:val="Heading1"/>
        <w:rPr>
          <w:b/>
          <w:bCs/>
          <w:color w:val="auto"/>
        </w:rPr>
      </w:pPr>
      <w:bookmarkStart w:id="10" w:name="_Toc220932335"/>
      <w:r>
        <w:rPr>
          <w:b/>
          <w:bCs/>
          <w:color w:val="auto"/>
        </w:rPr>
        <w:t xml:space="preserve">Individual Commands</w:t>
      </w:r>
      <w:bookmarkEnd w:id="10"/>
      <w:r>
        <w:rPr>
          <w:b/>
          <w:bCs/>
          <w:color w:val="auto"/>
        </w:rPr>
        <w:t xml:space="preserve"> </w:t>
      </w:r>
    </w:p>
    <w:p w14:paraId="63957D2C" w14:textId="77777777" w:rsidR="00EE2A52" w:rsidRPr="009C1DDF" w:rsidRDefault="00EE2A52" w:rsidP="00EE2A52">
      <w:pPr>
        <w:rPr>
          <w:lang w:val="en-US"/>
        </w:rPr>
      </w:pPr>
    </w:p>
    <w:p w14:paraId="2542FB79" w14:textId="52E72B47" w:rsidR="00EE2A52" w:rsidRPr="009C1DDF" w:rsidRDefault="00EE2A52" w:rsidP="00EE2A52">
      <w:pPr>
        <w:pStyle w:val="Heading2"/>
        <w:rPr>
          <w:rFonts w:eastAsia="Times New Roman" w:cstheme="majorHAnsi"/>
          <w:color w:val="auto"/>
          <w:lang w:val="en-US"/>
        </w:rPr>
      </w:pPr>
      <w:bookmarkStart w:id="11" w:name="_Toc220932336"/>
      <w:r>
        <w:rPr>
          <w:rFonts w:eastAsia="Times New Roman" w:cstheme="majorHAnsi"/>
          <w:color w:val="auto"/>
          <w:lang w:val="en-US"/>
        </w:rPr>
        <w:t>General information</w:t>
      </w:r>
      <w:bookmarkEnd w:id="11"/>
    </w:p>
    <w:p w14:paraId="10AC5704" w14:textId="4E9F02EF" w:rsidR="00EE2A52" w:rsidRDefault="00B43633" w:rsidP="00EE2A52">
      <w:r>
        <w:t>Endpoint:</w:t>
      </w:r>
    </w:p>
    <w:p w14:paraId="46DA3949" w14:textId="2B415589" w:rsidR="00B43633" w:rsidRDefault="00B43633" w:rsidP="00EE2A52">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/fiscalCommand</w:t>
      </w:r>
    </w:p>
    <w:p w14:paraId="722B26F5" w14:textId="61CB483C" w:rsidR="009B7A93" w:rsidRDefault="00B43633" w:rsidP="009B7A93">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 xml:space="preserve">Full path for API - 127.0.0.1:5006/fiscalCommand</w:t>
      </w:r>
    </w:p>
    <w:p w14:paraId="60751748" w14:textId="77777777" w:rsidR="00071DE5" w:rsidRDefault="00071DE5" w:rsidP="009B7A93">
      <w:pPr>
        <w:rPr>
          <w:rFonts w:ascii="Segoe UI" w:hAnsi="Segoe UI" w:cs="Segoe UI"/>
          <w:color w:val="212121"/>
          <w:sz w:val="18"/>
          <w:szCs w:val="18"/>
          <w:shd w:val="clear" w:color="auto" w:fill="FFFFFF"/>
        </w:rPr>
      </w:pPr>
    </w:p>
    <w:p w14:paraId="4C63C89E" w14:textId="77777777" w:rsidR="00071DE5" w:rsidRDefault="00071DE5" w:rsidP="009B7A93"/>
    <w:p w14:paraId="79080F8C" w14:textId="77777777" w:rsidR="00071DE5" w:rsidRDefault="00E53EBF" w:rsidP="00071DE5">
      <w:pPr>
        <w:shd w:val="clear" w:color="auto" w:fill="FFFFFE"/>
        <w:spacing w:line="270" w:lineRule="atLeast"/>
        <w:rPr>
          <w:rFonts w:ascii="Courier New" w:hAnsi="Courier New" w:cs="Courier New"/>
          <w:color w:val="000000"/>
          <w:sz w:val="18"/>
          <w:szCs w:val="18"/>
        </w:rPr>
      </w:pPr>
      <w:r>
        <w:rPr>
          <w:rFonts w:cstheme="majorHAnsi"/>
        </w:rPr>
        <w:t>GetFiscalInfo</w:t>
        <w:tab/>
        <w:tab/>
      </w:r>
      <w:del w:id="9088" w:author="Claude" w:date="2026-09-29T00:00:00Z">
        <w:r>
          <w:rPr>
            <w:rFonts w:ascii="Courier New" w:hAnsi="Courier New" w:cs="Courier New"/>
            <w:color w:val="A31515"/>
            <w:sz w:val="18"/>
            <w:szCs w:val="18"/>
          </w:rPr>
          <w:delText xml:space="preserve">{\"ErrorCode\":999,\"ErrorMessage\":\"Invalid parameters\"}</w:delText>
        </w:r>
      </w:del>
    </w:p>
    <w:p w14:paraId="387ABBC8" w14:textId="77777777" w:rsidR="0065389E" w:rsidRPr="0065389E" w:rsidRDefault="0065389E" w:rsidP="0065389E"/>
    <w:p w14:paraId="282BCC76"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w:t>
      </w:r>
    </w:p>
    <w:p w14:paraId="334FA070"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xml:space="preserve">  </w:t>
      </w:r>
      <w:r>
        <w:rPr>
          <w:rFonts w:ascii="Courier New" w:hAnsi="Courier New" w:cs="Courier New"/>
          <w:color w:val="A31515"/>
          <w:sz w:val="18"/>
          <w:szCs w:val="18"/>
          <w:highlight w:val="yellow"/>
        </w:rPr>
        <w:t>"Command"</w:t>
      </w:r>
      <w:r>
        <w:rPr>
          <w:rFonts w:ascii="Courier New" w:hAnsi="Courier New" w:cs="Courier New"/>
          <w:color w:val="000000"/>
          <w:sz w:val="18"/>
          <w:szCs w:val="18"/>
          <w:highlight w:val="yellow"/>
        </w:rPr>
        <w:t xml:space="preserve">: </w:t>
      </w:r>
      <w:r>
        <w:rPr>
          <w:rFonts w:ascii="Courier New" w:hAnsi="Courier New" w:cs="Courier New"/>
          <w:color w:val="0451A5"/>
          <w:sz w:val="18"/>
          <w:szCs w:val="18"/>
          <w:highlight w:val="yellow"/>
        </w:rPr>
        <w:t>"getFiscalInfo"</w:t>
      </w:r>
      <w:r>
        <w:rPr>
          <w:rFonts w:ascii="Courier New" w:hAnsi="Courier New" w:cs="Courier New"/>
          <w:color w:val="000000"/>
          <w:sz w:val="18"/>
          <w:szCs w:val="18"/>
          <w:highlight w:val="yellow"/>
        </w:rPr>
        <w:t>,</w:t>
      </w:r>
    </w:p>
    <w:p w14:paraId="10CAACCD"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xml:space="preserve">  </w:t>
      </w:r>
      <w:r>
        <w:rPr>
          <w:rFonts w:ascii="Courier New" w:hAnsi="Courier New" w:cs="Courier New"/>
          <w:color w:val="A31515"/>
          <w:sz w:val="18"/>
          <w:szCs w:val="18"/>
          <w:highlight w:val="yellow"/>
        </w:rPr>
        <w:t>"getFiscalInfo"</w:t>
      </w:r>
      <w:r>
        <w:rPr>
          <w:rFonts w:ascii="Courier New" w:hAnsi="Courier New" w:cs="Courier New"/>
          <w:color w:val="000000"/>
          <w:sz w:val="18"/>
          <w:szCs w:val="18"/>
          <w:highlight w:val="yellow"/>
        </w:rPr>
        <w:t>:</w:t>
      </w:r>
    </w:p>
    <w:p w14:paraId="4A53EC38"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w:t>
      </w:r>
    </w:p>
    <w:p w14:paraId="1099FF95"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xml:space="preserve">              </w:t>
      </w:r>
      <w:r>
        <w:rPr>
          <w:rFonts w:ascii="Courier New" w:hAnsi="Courier New" w:cs="Courier New"/>
          <w:color w:val="A31515"/>
          <w:sz w:val="18"/>
          <w:szCs w:val="18"/>
          <w:highlight w:val="yellow"/>
        </w:rPr>
        <w:t>"InfoType"</w:t>
      </w:r>
      <w:r>
        <w:rPr>
          <w:rFonts w:ascii="Courier New" w:hAnsi="Courier New" w:cs="Courier New"/>
          <w:color w:val="000000"/>
          <w:sz w:val="18"/>
          <w:szCs w:val="18"/>
          <w:highlight w:val="yellow"/>
        </w:rPr>
        <w:t xml:space="preserve">: </w:t>
      </w:r>
      <w:r>
        <w:rPr>
          <w:rFonts w:ascii="Courier New" w:hAnsi="Courier New" w:cs="Courier New"/>
          <w:color w:val="098658"/>
          <w:sz w:val="18"/>
          <w:szCs w:val="18"/>
          <w:highlight w:val="yellow"/>
        </w:rPr>
        <w:t>3</w:t>
      </w:r>
    </w:p>
    <w:p w14:paraId="7EEEA56E" w14:textId="77777777" w:rsidR="0065389E" w:rsidRPr="0065389E" w:rsidRDefault="0065389E" w:rsidP="0065389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highlight w:val="yellow"/>
        </w:rPr>
        <w:t>            }</w:t>
      </w:r>
    </w:p>
    <w:p w14:paraId="244D76E8" w14:textId="77777777" w:rsidR="0065389E" w:rsidRDefault="0065389E" w:rsidP="0065389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highlight w:val="yellow"/>
        </w:rPr>
        <w:lastRenderedPageBreak/>
        <w:t>}</w:t>
      </w:r>
    </w:p>
    <w:p w14:paraId="72B0306E" w14:textId="68D2472C" w:rsidR="0065389E" w:rsidRDefault="000B68BA" w:rsidP="000B68BA">
      <w:pPr>
        <w:pStyle w:val="Heading2"/>
        <w:rPr>
          <w:rFonts w:eastAsia="Times New Roman" w:cstheme="majorHAnsi"/>
          <w:color w:val="auto"/>
        </w:rPr>
      </w:pPr>
      <w:bookmarkStart w:id="12" w:name="_Toc220932337"/>
      <w:r>
        <w:rPr>
          <w:rFonts w:eastAsia="Times New Roman" w:cstheme="majorHAnsi"/>
          <w:color w:val="auto"/>
        </w:rPr>
        <w:t>ResetFiscal</w:t>
      </w:r>
      <w:bookmarkEnd w:id="12"/>
    </w:p>
    <w:p w14:paraId="15452A58" w14:textId="77777777" w:rsidR="00C60CCA" w:rsidRPr="00C60CCA" w:rsidRDefault="00C60CCA" w:rsidP="00C60CC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9763E66" w14:textId="77777777" w:rsidR="00C60CCA" w:rsidRPr="00C60CCA" w:rsidRDefault="00C60CCA" w:rsidP="00C60CC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"ResetFiscal"</w:t>
      </w:r>
    </w:p>
    <w:p w14:paraId="68448D05" w14:textId="77777777" w:rsidR="00C60CCA" w:rsidRPr="00C60CCA" w:rsidRDefault="00C60CCA" w:rsidP="00C60CC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2F8242E" w14:textId="66DC6E85" w:rsidR="00C60CCA" w:rsidRPr="00C52638" w:rsidRDefault="00C52638" w:rsidP="00C52638">
      <w:pPr>
        <w:pStyle w:val="Heading2"/>
        <w:rPr>
          <w:rFonts w:eastAsia="Times New Roman" w:cstheme="majorHAnsi"/>
          <w:color w:val="auto"/>
        </w:rPr>
      </w:pPr>
      <w:bookmarkStart w:id="13" w:name="_Toc220932338"/>
      <w:r>
        <w:rPr>
          <w:rFonts w:eastAsia="Times New Roman" w:cstheme="majorHAnsi"/>
          <w:color w:val="auto"/>
        </w:rPr>
        <w:t>MoneyInCurr</w:t>
      </w:r>
      <w:bookmarkEnd w:id="13"/>
    </w:p>
    <w:p w14:paraId="408A4BF6" w14:textId="77777777" w:rsidR="0065389E" w:rsidRPr="0065389E" w:rsidRDefault="0065389E" w:rsidP="0065389E">
      <w:pPr>
        <w:shd w:val="clear" w:color="auto" w:fill="FFFFFF"/>
        <w:spacing w:line="270" w:lineRule="atLeast"/>
        <w:rPr>
          <w:rFonts w:ascii="Courier New" w:hAnsi="Courier New" w:cs="Courier New"/>
          <w:color w:val="000000"/>
          <w:sz w:val="18"/>
          <w:szCs w:val="18"/>
        </w:rPr>
      </w:pPr>
    </w:p>
    <w:p w14:paraId="24EE5447"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623DB57"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"MoneyInCurr"</w:t>
      </w:r>
      <w:r>
        <w:rPr>
          <w:rFonts w:ascii="Courier New" w:hAnsi="Courier New" w:cs="Courier New"/>
          <w:color w:val="000000"/>
          <w:sz w:val="18"/>
          <w:szCs w:val="18"/>
        </w:rPr>
        <w:t>,</w:t>
      </w:r>
    </w:p>
    <w:p w14:paraId="08A2979D"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"MoneyInCurr"</w:t>
      </w:r>
      <w:r>
        <w:rPr>
          <w:rFonts w:ascii="Courier New" w:hAnsi="Courier New" w:cs="Courier New"/>
          <w:color w:val="000000"/>
          <w:sz w:val="18"/>
          <w:szCs w:val="18"/>
        </w:rPr>
        <w:t>:</w:t>
      </w:r>
    </w:p>
    <w:p w14:paraId="609F10F0"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159BC26"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w:t>
      </w:r>
      <w:r>
        <w:rPr>
          <w:rFonts w:ascii="Courier New" w:hAnsi="Courier New" w:cs="Courier New"/>
          <w:color w:val="098658"/>
          <w:sz w:val="18"/>
          <w:szCs w:val="18"/>
        </w:rPr>
        <w:t>10.0</w:t>
      </w:r>
    </w:p>
    <w:p w14:paraId="7A93EC65"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7E0E2CB" w14:textId="77777777" w:rsid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603C6E8" w14:textId="77777777" w:rsidR="00EC13B2" w:rsidRPr="00DC500F" w:rsidRDefault="00EC13B2" w:rsidP="00DC500F">
      <w:pPr>
        <w:shd w:val="clear" w:color="auto" w:fill="FFFFFF"/>
        <w:spacing w:line="270" w:lineRule="atLeast"/>
        <w:rPr>
          <w:rFonts w:ascii="Courier New" w:hAnsi="Courier New" w:cs="Courier New"/>
          <w:color w:val="000000"/>
          <w:sz w:val="18"/>
          <w:szCs w:val="18"/>
        </w:rPr>
      </w:pPr>
    </w:p>
    <w:p w14:paraId="56AA156B" w14:textId="07FF1E0F" w:rsidR="006043A3" w:rsidRPr="00EC13B2" w:rsidRDefault="00EC13B2" w:rsidP="00EC13B2">
      <w:pPr>
        <w:pStyle w:val="Heading2"/>
        <w:rPr>
          <w:rFonts w:eastAsia="Times New Roman" w:cstheme="majorHAnsi"/>
          <w:color w:val="auto"/>
        </w:rPr>
      </w:pPr>
      <w:bookmarkStart w:id="14" w:name="_Toc220932339"/>
      <w:r>
        <w:rPr>
          <w:rFonts w:eastAsia="Times New Roman" w:cstheme="majorHAnsi"/>
          <w:color w:val="auto"/>
        </w:rPr>
        <w:t>MoneyOutCurr</w:t>
      </w:r>
      <w:bookmarkEnd w:id="14"/>
    </w:p>
    <w:p w14:paraId="1113B2A0"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BB85C8C"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"MoneyOutCurr"</w:t>
      </w:r>
      <w:r>
        <w:rPr>
          <w:rFonts w:ascii="Courier New" w:hAnsi="Courier New" w:cs="Courier New"/>
          <w:color w:val="000000"/>
          <w:sz w:val="18"/>
          <w:szCs w:val="18"/>
        </w:rPr>
        <w:t>,</w:t>
      </w:r>
    </w:p>
    <w:p w14:paraId="2AC33815"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"MoneyOutCurr"</w:t>
      </w:r>
      <w:r>
        <w:rPr>
          <w:rFonts w:ascii="Courier New" w:hAnsi="Courier New" w:cs="Courier New"/>
          <w:color w:val="000000"/>
          <w:sz w:val="18"/>
          <w:szCs w:val="18"/>
        </w:rPr>
        <w:t>:</w:t>
      </w:r>
    </w:p>
    <w:p w14:paraId="1E4B5393"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AD1EEFD"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w:t>
      </w:r>
      <w:r>
        <w:rPr>
          <w:rFonts w:ascii="Courier New" w:hAnsi="Courier New" w:cs="Courier New"/>
          <w:color w:val="098658"/>
          <w:sz w:val="18"/>
          <w:szCs w:val="18"/>
        </w:rPr>
        <w:t>10.0</w:t>
      </w:r>
    </w:p>
    <w:p w14:paraId="72CA4FC6"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6636666"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8F1A342" w14:textId="09EF66ED" w:rsidR="00EC13B2" w:rsidRDefault="00257E5A" w:rsidP="006E1BE4">
      <w:pPr>
        <w:pStyle w:val="Heading2"/>
        <w:rPr>
          <w:rFonts w:eastAsia="Times New Roman" w:cstheme="majorHAnsi"/>
          <w:color w:val="auto"/>
        </w:rPr>
      </w:pPr>
      <w:bookmarkStart w:id="15" w:name="_Toc220932340"/>
      <w:r>
        <w:rPr>
          <w:rFonts w:eastAsia="Times New Roman" w:cstheme="majorHAnsi"/>
          <w:color w:val="auto"/>
        </w:rPr>
        <w:t>OpenCashDrawer</w:t>
      </w:r>
      <w:bookmarkEnd w:id="15"/>
    </w:p>
    <w:p w14:paraId="7CAC23BD" w14:textId="77777777" w:rsidR="00DC7A70" w:rsidRPr="00DC7A70" w:rsidRDefault="00DC7A70" w:rsidP="00DC7A7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2E405F7" w14:textId="77777777" w:rsidR="00DC7A70" w:rsidRPr="00DC7A70" w:rsidRDefault="00DC7A70" w:rsidP="00DC7A7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"OpenCashDrawer"</w:t>
      </w:r>
    </w:p>
    <w:p w14:paraId="30C5BBC2" w14:textId="77777777" w:rsidR="00DC7A70" w:rsidRPr="00DC7A70" w:rsidRDefault="00DC7A70" w:rsidP="00DC7A7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49FCC29" w14:textId="3FF94570" w:rsidR="00257E5A" w:rsidRDefault="00257E5A" w:rsidP="006E1BE4">
      <w:pPr>
        <w:pStyle w:val="Heading2"/>
        <w:rPr>
          <w:rFonts w:eastAsia="Times New Roman" w:cstheme="majorHAnsi"/>
          <w:color w:val="auto"/>
        </w:rPr>
      </w:pPr>
      <w:bookmarkStart w:id="16" w:name="_Toc220932341"/>
      <w:r>
        <w:rPr>
          <w:rFonts w:eastAsia="Times New Roman" w:cstheme="majorHAnsi"/>
          <w:color w:val="auto"/>
        </w:rPr>
        <w:t>SkipPrintReceipt</w:t>
      </w:r>
      <w:bookmarkEnd w:id="16"/>
    </w:p>
    <w:p w14:paraId="268F7AFA"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96D92FF"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"SkipPrintReceipt"</w:t>
      </w:r>
    </w:p>
    <w:p w14:paraId="2BAD3A19"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DC91A60" w14:textId="77777777" w:rsidR="00DC7A70" w:rsidRPr="00DC7A70" w:rsidRDefault="00DC7A70" w:rsidP="00DC7A70"/>
    <w:p w14:paraId="745D5515" w14:textId="02ED6972" w:rsidR="00257E5A" w:rsidRDefault="00257E5A" w:rsidP="006E1BE4">
      <w:pPr>
        <w:pStyle w:val="Heading2"/>
        <w:rPr>
          <w:rFonts w:eastAsia="Times New Roman" w:cstheme="majorHAnsi"/>
          <w:color w:val="auto"/>
        </w:rPr>
      </w:pPr>
      <w:bookmarkStart w:id="17" w:name="_Toc220932342"/>
      <w:r>
        <w:rPr>
          <w:rFonts w:eastAsia="Times New Roman" w:cstheme="majorHAnsi"/>
          <w:color w:val="auto"/>
        </w:rPr>
        <w:t>PrintZReport</w:t>
      </w:r>
      <w:bookmarkEnd w:id="17"/>
    </w:p>
    <w:p w14:paraId="40AD0E88"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A13451B"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"PrintZReport"</w:t>
      </w:r>
    </w:p>
    <w:p w14:paraId="604F0482"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45535E7" w14:textId="77777777" w:rsidR="007E0580" w:rsidRPr="007E0580" w:rsidRDefault="007E0580" w:rsidP="007E0580"/>
    <w:p w14:paraId="1A24CE6D" w14:textId="2ABC78C1" w:rsidR="00257E5A" w:rsidRDefault="00257E5A" w:rsidP="006E1BE4">
      <w:pPr>
        <w:pStyle w:val="Heading2"/>
        <w:rPr>
          <w:rFonts w:eastAsia="Times New Roman" w:cstheme="majorHAnsi"/>
          <w:color w:val="auto"/>
        </w:rPr>
      </w:pPr>
      <w:bookmarkStart w:id="18" w:name="_Toc220932343"/>
      <w:r>
        <w:rPr>
          <w:rFonts w:eastAsia="Times New Roman" w:cstheme="majorHAnsi"/>
          <w:color w:val="auto"/>
        </w:rPr>
        <w:t>PrintXReport</w:t>
      </w:r>
      <w:bookmarkEnd w:id="18"/>
    </w:p>
    <w:p w14:paraId="515539ED" w14:textId="77777777" w:rsidR="00FF0055" w:rsidRPr="00FF0055" w:rsidRDefault="00FF0055" w:rsidP="00FF005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D9C290B" w14:textId="77777777" w:rsidR="00FF0055" w:rsidRPr="00FF0055" w:rsidRDefault="00FF0055" w:rsidP="00FF005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"PrintXReport"</w:t>
      </w:r>
    </w:p>
    <w:p w14:paraId="7ADF63B5" w14:textId="77777777" w:rsidR="00FF0055" w:rsidRPr="00FF0055" w:rsidRDefault="00FF0055" w:rsidP="00FF005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w:t>
      </w:r>
    </w:p>
    <w:p w14:paraId="69EDF885" w14:textId="77777777" w:rsidR="00FF0055" w:rsidRPr="00FF0055" w:rsidRDefault="00FF0055" w:rsidP="00FF0055"/>
    <w:p w14:paraId="11813CAC" w14:textId="194D66E5" w:rsidR="00257E5A" w:rsidRDefault="00257E5A" w:rsidP="006E1BE4">
      <w:pPr>
        <w:pStyle w:val="Heading2"/>
        <w:rPr>
          <w:rFonts w:eastAsia="Times New Roman" w:cstheme="majorHAnsi"/>
          <w:color w:val="auto"/>
        </w:rPr>
      </w:pPr>
      <w:bookmarkStart w:id="19" w:name="_Toc220932344"/>
      <w:r>
        <w:rPr>
          <w:rFonts w:eastAsia="Times New Roman" w:cstheme="majorHAnsi"/>
          <w:color w:val="auto"/>
        </w:rPr>
        <w:t>PrintMiniXReport</w:t>
      </w:r>
      <w:bookmarkEnd w:id="19"/>
    </w:p>
    <w:p w14:paraId="59C22D7E" w14:textId="77777777" w:rsidR="009F4FC8" w:rsidRPr="009F4FC8" w:rsidRDefault="009F4FC8" w:rsidP="009F4FC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9583117" w14:textId="77777777" w:rsidR="009F4FC8" w:rsidRPr="009F4FC8" w:rsidRDefault="009F4FC8" w:rsidP="009F4FC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"PrintMiniXReport"</w:t>
      </w:r>
    </w:p>
    <w:p w14:paraId="175FEB91" w14:textId="77777777" w:rsidR="009F4FC8" w:rsidRPr="009F4FC8" w:rsidRDefault="009F4FC8" w:rsidP="009F4FC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25A4D57" w14:textId="77777777" w:rsidR="009F4FC8" w:rsidRPr="009F4FC8" w:rsidRDefault="009F4FC8" w:rsidP="009F4FC8"/>
    <w:p w14:paraId="31907A87" w14:textId="75686EEA" w:rsidR="00257E5A" w:rsidRDefault="00257E5A" w:rsidP="006E1BE4">
      <w:pPr>
        <w:pStyle w:val="Heading2"/>
        <w:rPr>
          <w:rFonts w:eastAsia="Times New Roman" w:cstheme="majorHAnsi"/>
          <w:color w:val="auto"/>
        </w:rPr>
      </w:pPr>
      <w:bookmarkStart w:id="20" w:name="_Toc220932345"/>
      <w:r>
        <w:rPr>
          <w:rFonts w:eastAsia="Times New Roman" w:cstheme="majorHAnsi"/>
          <w:color w:val="auto"/>
        </w:rPr>
        <w:t>PrintSumPeriodicReport</w:t>
      </w:r>
      <w:bookmarkEnd w:id="20"/>
    </w:p>
    <w:p w14:paraId="36BA464C"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327B2DE"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"PrintSumPeriodicReport"</w:t>
      </w:r>
      <w:r>
        <w:rPr>
          <w:rFonts w:ascii="Courier New" w:hAnsi="Courier New" w:cs="Courier New"/>
          <w:color w:val="000000"/>
          <w:sz w:val="18"/>
          <w:szCs w:val="18"/>
        </w:rPr>
        <w:t>,</w:t>
      </w:r>
    </w:p>
    <w:p w14:paraId="4505BFA5"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"PrintSumPeriodicReport"</w:t>
      </w:r>
      <w:r>
        <w:rPr>
          <w:rFonts w:ascii="Courier New" w:hAnsi="Courier New" w:cs="Courier New"/>
          <w:color w:val="000000"/>
          <w:sz w:val="18"/>
          <w:szCs w:val="18"/>
        </w:rPr>
        <w:t>:</w:t>
      </w:r>
    </w:p>
    <w:p w14:paraId="08960459"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E3170EB"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"dateFrom"</w:t>
      </w:r>
      <w:r>
        <w:rPr>
          <w:rFonts w:ascii="Courier New" w:hAnsi="Courier New" w:cs="Courier New"/>
          <w:color w:val="000000"/>
          <w:sz w:val="18"/>
          <w:szCs w:val="18"/>
        </w:rPr>
        <w:t>:</w:t>
      </w:r>
      <w:r>
        <w:rPr>
          <w:rFonts w:ascii="Courier New" w:hAnsi="Courier New" w:cs="Courier New"/>
          <w:color w:val="0451A5"/>
          <w:sz w:val="18"/>
          <w:szCs w:val="18"/>
        </w:rPr>
        <w:t>"2024.03.01"</w:t>
      </w:r>
      <w:r>
        <w:rPr>
          <w:rFonts w:ascii="Courier New" w:hAnsi="Courier New" w:cs="Courier New"/>
          <w:color w:val="000000"/>
          <w:sz w:val="18"/>
          <w:szCs w:val="18"/>
        </w:rPr>
        <w:t>,</w:t>
      </w:r>
    </w:p>
    <w:p w14:paraId="49C5D61D" w14:textId="3054E7B1"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"dateTo"</w:t>
      </w:r>
      <w:r>
        <w:rPr>
          <w:rFonts w:ascii="Courier New" w:hAnsi="Courier New" w:cs="Courier New"/>
          <w:color w:val="000000"/>
          <w:sz w:val="18"/>
          <w:szCs w:val="18"/>
        </w:rPr>
        <w:t xml:space="preserve">: </w:t>
      </w:r>
      <w:r>
        <w:rPr>
          <w:rFonts w:ascii="Courier New" w:hAnsi="Courier New" w:cs="Courier New"/>
          <w:color w:val="0451A5"/>
          <w:sz w:val="18"/>
          <w:szCs w:val="18"/>
        </w:rPr>
        <w:t>"2024.03.31"</w:t>
      </w:r>
    </w:p>
    <w:p w14:paraId="45B4025B"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5CB4583"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569760E" w14:textId="77777777" w:rsidR="00E1709F" w:rsidRPr="00E1709F" w:rsidRDefault="00E1709F" w:rsidP="00E1709F"/>
    <w:p w14:paraId="2DF7B256" w14:textId="07C9F469" w:rsidR="00257E5A" w:rsidRDefault="00257E5A" w:rsidP="006E1BE4">
      <w:pPr>
        <w:pStyle w:val="Heading2"/>
        <w:rPr>
          <w:rFonts w:eastAsia="Times New Roman" w:cstheme="majorHAnsi"/>
          <w:color w:val="auto"/>
        </w:rPr>
      </w:pPr>
      <w:bookmarkStart w:id="21" w:name="_Toc220932346"/>
      <w:r>
        <w:rPr>
          <w:rFonts w:eastAsia="Times New Roman" w:cstheme="majorHAnsi"/>
          <w:color w:val="auto"/>
        </w:rPr>
        <w:t>PrintPeriodicReport</w:t>
      </w:r>
      <w:bookmarkEnd w:id="21"/>
    </w:p>
    <w:p w14:paraId="0F8A2229"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14D32BF"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"PrintPeriodicReport"</w:t>
      </w:r>
      <w:r>
        <w:rPr>
          <w:rFonts w:ascii="Courier New" w:hAnsi="Courier New" w:cs="Courier New"/>
          <w:color w:val="000000"/>
          <w:sz w:val="18"/>
          <w:szCs w:val="18"/>
        </w:rPr>
        <w:t>,</w:t>
      </w:r>
    </w:p>
    <w:p w14:paraId="49A09789"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"PrintPeriodicReport"</w:t>
      </w:r>
      <w:r>
        <w:rPr>
          <w:rFonts w:ascii="Courier New" w:hAnsi="Courier New" w:cs="Courier New"/>
          <w:color w:val="000000"/>
          <w:sz w:val="18"/>
          <w:szCs w:val="18"/>
        </w:rPr>
        <w:t>:</w:t>
      </w:r>
    </w:p>
    <w:p w14:paraId="30E24DEB"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4D40077"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"dateFrom"</w:t>
      </w:r>
      <w:r>
        <w:rPr>
          <w:rFonts w:ascii="Courier New" w:hAnsi="Courier New" w:cs="Courier New"/>
          <w:color w:val="000000"/>
          <w:sz w:val="18"/>
          <w:szCs w:val="18"/>
        </w:rPr>
        <w:t>:</w:t>
      </w:r>
      <w:r>
        <w:rPr>
          <w:rFonts w:ascii="Courier New" w:hAnsi="Courier New" w:cs="Courier New"/>
          <w:color w:val="0451A5"/>
          <w:sz w:val="18"/>
          <w:szCs w:val="18"/>
        </w:rPr>
        <w:t>"2024.03.01"</w:t>
      </w:r>
      <w:r>
        <w:rPr>
          <w:rFonts w:ascii="Courier New" w:hAnsi="Courier New" w:cs="Courier New"/>
          <w:color w:val="000000"/>
          <w:sz w:val="18"/>
          <w:szCs w:val="18"/>
        </w:rPr>
        <w:t>,</w:t>
      </w:r>
    </w:p>
    <w:p w14:paraId="0422DC1B" w14:textId="6F9D6FB9"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"dateTo"</w:t>
      </w:r>
      <w:r>
        <w:rPr>
          <w:rFonts w:ascii="Courier New" w:hAnsi="Courier New" w:cs="Courier New"/>
          <w:color w:val="000000"/>
          <w:sz w:val="18"/>
          <w:szCs w:val="18"/>
        </w:rPr>
        <w:t xml:space="preserve">: </w:t>
      </w:r>
      <w:r>
        <w:rPr>
          <w:rFonts w:ascii="Courier New" w:hAnsi="Courier New" w:cs="Courier New"/>
          <w:color w:val="0451A5"/>
          <w:sz w:val="18"/>
          <w:szCs w:val="18"/>
        </w:rPr>
        <w:t>"2024.03.31"</w:t>
      </w:r>
    </w:p>
    <w:p w14:paraId="4862A97C"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C0CE44C"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47C2E4B" w14:textId="77777777" w:rsidR="0049412F" w:rsidRPr="0049412F" w:rsidRDefault="0049412F" w:rsidP="0049412F"/>
    <w:p w14:paraId="482A5C1F" w14:textId="1D7C8A39" w:rsidR="00257E5A" w:rsidRDefault="00257E5A" w:rsidP="006E1BE4">
      <w:pPr>
        <w:pStyle w:val="Heading2"/>
        <w:rPr>
          <w:rFonts w:eastAsia="Times New Roman" w:cstheme="majorHAnsi"/>
          <w:color w:val="auto"/>
        </w:rPr>
      </w:pPr>
      <w:bookmarkStart w:id="22" w:name="_Toc220932347"/>
      <w:r>
        <w:rPr>
          <w:rFonts w:eastAsia="Times New Roman" w:cstheme="majorHAnsi"/>
          <w:color w:val="auto"/>
        </w:rPr>
        <w:t>PrintSumPeriodicReportByNumber</w:t>
      </w:r>
      <w:bookmarkEnd w:id="22"/>
    </w:p>
    <w:p w14:paraId="16A46941"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C66B22E"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"PrintSumPeriodicReportByNumber"</w:t>
      </w:r>
      <w:r>
        <w:rPr>
          <w:rFonts w:ascii="Courier New" w:hAnsi="Courier New" w:cs="Courier New"/>
          <w:color w:val="000000"/>
          <w:sz w:val="18"/>
          <w:szCs w:val="18"/>
        </w:rPr>
        <w:t>,</w:t>
      </w:r>
    </w:p>
    <w:p w14:paraId="4ACE558E"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"PrintSumPeriodicReportByNumber"</w:t>
      </w:r>
      <w:r>
        <w:rPr>
          <w:rFonts w:ascii="Courier New" w:hAnsi="Courier New" w:cs="Courier New"/>
          <w:color w:val="000000"/>
          <w:sz w:val="18"/>
          <w:szCs w:val="18"/>
        </w:rPr>
        <w:t>:</w:t>
      </w:r>
    </w:p>
    <w:p w14:paraId="68B50BA4"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48C715E"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"noFrom"</w:t>
      </w:r>
      <w:r>
        <w:rPr>
          <w:rFonts w:ascii="Courier New" w:hAnsi="Courier New" w:cs="Courier New"/>
          <w:color w:val="000000"/>
          <w:sz w:val="18"/>
          <w:szCs w:val="18"/>
        </w:rPr>
        <w:t>:</w:t>
      </w:r>
      <w:r>
        <w:rPr>
          <w:rFonts w:ascii="Courier New" w:hAnsi="Courier New" w:cs="Courier New"/>
          <w:color w:val="098658"/>
          <w:sz w:val="18"/>
          <w:szCs w:val="18"/>
        </w:rPr>
        <w:t>1</w:t>
      </w:r>
      <w:r>
        <w:rPr>
          <w:rFonts w:ascii="Courier New" w:hAnsi="Courier New" w:cs="Courier New"/>
          <w:color w:val="000000"/>
          <w:sz w:val="18"/>
          <w:szCs w:val="18"/>
        </w:rPr>
        <w:t>,</w:t>
      </w:r>
    </w:p>
    <w:p w14:paraId="1AE5CE03"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"noTo"</w:t>
      </w:r>
      <w:r>
        <w:rPr>
          <w:rFonts w:ascii="Courier New" w:hAnsi="Courier New" w:cs="Courier New"/>
          <w:color w:val="000000"/>
          <w:sz w:val="18"/>
          <w:szCs w:val="18"/>
        </w:rPr>
        <w:t xml:space="preserve">: </w:t>
      </w:r>
      <w:r>
        <w:rPr>
          <w:rFonts w:ascii="Courier New" w:hAnsi="Courier New" w:cs="Courier New"/>
          <w:color w:val="098658"/>
          <w:sz w:val="18"/>
          <w:szCs w:val="18"/>
        </w:rPr>
        <w:t>10</w:t>
      </w:r>
    </w:p>
    <w:p w14:paraId="7D1CF8AA"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B7C9F12" w14:textId="77777777" w:rsid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8123A35" w14:textId="2092C210" w:rsidR="00026504" w:rsidRDefault="00026504" w:rsidP="00026504">
      <w:pPr>
        <w:pStyle w:val="Heading2"/>
        <w:rPr>
          <w:rFonts w:eastAsia="Times New Roman" w:cstheme="majorHAnsi"/>
          <w:color w:val="auto"/>
        </w:rPr>
      </w:pPr>
      <w:bookmarkStart w:id="23" w:name="_Toc220932348"/>
      <w:r>
        <w:rPr>
          <w:rFonts w:eastAsia="Times New Roman" w:cstheme="majorHAnsi"/>
          <w:color w:val="auto"/>
        </w:rPr>
        <w:t>PrintPeriodicReportByNumber</w:t>
      </w:r>
      <w:bookmarkEnd w:id="23"/>
    </w:p>
    <w:p w14:paraId="3E4FBCA6" w14:textId="77777777" w:rsidR="00026504" w:rsidRPr="00E123A9" w:rsidRDefault="00026504" w:rsidP="00026504">
      <w:pPr>
        <w:shd w:val="clear" w:color="auto" w:fill="FFFFFF"/>
        <w:spacing w:line="270" w:lineRule="atLeast"/>
        <w:rPr>
          <w:del w:id="9020" w:author="Claude" w:date="2026-09-29T00:00:00Z"/>
          <w:rFonts w:ascii="Courier New" w:hAnsi="Courier New" w:cs="Courier New"/>
          <w:color w:val="000000"/>
          <w:sz w:val="18"/>
          <w:szCs w:val="18"/>
        </w:rPr>
      </w:pPr>
      <w:del w:id="9019" w:author="Claude" w:date="2026-09-29T00:00:00Z">
        <w:r>
          <w:rPr>
            <w:rFonts w:ascii="Courier New" w:hAnsi="Courier New" w:cs="Courier New"/>
            <w:color w:val="000000"/>
            <w:sz w:val="18"/>
            <w:szCs w:val="18"/>
          </w:rPr>
          <w:delText xml:space="preserve">{</w:delText>
        </w:r>
      </w:del>
    </w:p>
    <w:p w14:paraId="14EBDC69" w14:textId="77777777" w:rsidR="00026504" w:rsidRDefault="00026504" w:rsidP="00E123A9">
      <w:pPr>
        <w:shd w:val="clear" w:color="auto" w:fill="FFFFFF"/>
        <w:spacing w:line="270" w:lineRule="atLeast"/>
        <w:rPr>
          <w:del w:id="9021" w:author="Claude" w:date="2026-09-29T00:00:00Z"/>
          <w:rFonts w:ascii="Courier New" w:hAnsi="Courier New" w:cs="Courier New"/>
          <w:color w:val="000000"/>
          <w:sz w:val="18"/>
          <w:szCs w:val="18"/>
        </w:rPr>
      </w:pPr>
    </w:p>
    <w:p w14:paraId="7F76F04F"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w:t>
      </w:r>
    </w:p>
    <w:p w14:paraId="10EE137E"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"Command": "PrintPeriodicReportByNumber",</w:t>
      </w:r>
    </w:p>
    <w:p w14:paraId="186E87F1"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"PrintPeriodicReportByNumber":</w:t>
      </w:r>
    </w:p>
    <w:p w14:paraId="6361E0BF"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lastRenderedPageBreak/>
        <w:t>   {</w:t>
      </w:r>
    </w:p>
    <w:p w14:paraId="3CF7E211"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"noFrom":1,</w:t>
      </w:r>
    </w:p>
    <w:p w14:paraId="0CA8887C"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"noTo": 10</w:t>
      </w:r>
    </w:p>
    <w:p w14:paraId="3888BC83"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w:t>
      </w:r>
    </w:p>
    <w:p w14:paraId="70B4C1A8"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w:t>
      </w:r>
    </w:p>
    <w:p w14:paraId="63BC0453" w14:textId="77777777" w:rsidR="00026504" w:rsidRPr="00E123A9" w:rsidRDefault="00026504" w:rsidP="00E123A9">
      <w:pPr>
        <w:shd w:val="clear" w:color="auto" w:fill="FFFFFF"/>
        <w:spacing w:line="270" w:lineRule="atLeast"/>
        <w:rPr>
          <w:rFonts w:ascii="Courier New" w:hAnsi="Courier New" w:cs="Courier New"/>
          <w:color w:val="000000"/>
          <w:sz w:val="18"/>
          <w:szCs w:val="18"/>
        </w:rPr>
      </w:pPr>
    </w:p>
    <w:p w14:paraId="49B222D0" w14:textId="77777777" w:rsidR="00E123A9" w:rsidRPr="00E123A9" w:rsidRDefault="00E123A9" w:rsidP="00E123A9"/>
    <w:p w14:paraId="6EBB4AEE" w14:textId="2054F7CD" w:rsidR="00BF3612" w:rsidRDefault="00BF3612" w:rsidP="006E1BE4">
      <w:pPr>
        <w:pStyle w:val="Heading2"/>
        <w:rPr>
          <w:rFonts w:eastAsia="Times New Roman" w:cstheme="majorHAnsi"/>
          <w:color w:val="auto"/>
        </w:rPr>
      </w:pPr>
      <w:bookmarkStart w:id="24" w:name="_Toc220932349"/>
      <w:r>
        <w:rPr>
          <w:rFonts w:eastAsia="Times New Roman" w:cstheme="majorHAnsi"/>
          <w:color w:val="auto"/>
        </w:rPr>
        <w:t>CustomerDisplay2</w:t>
      </w:r>
      <w:bookmarkEnd w:id="24"/>
    </w:p>
    <w:p w14:paraId="5DC86CB5"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CFF35F8"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"CustomerDisplay2"</w:t>
      </w:r>
      <w:r>
        <w:rPr>
          <w:rFonts w:ascii="Courier New" w:hAnsi="Courier New" w:cs="Courier New"/>
          <w:color w:val="000000"/>
          <w:sz w:val="18"/>
          <w:szCs w:val="18"/>
        </w:rPr>
        <w:t>,</w:t>
      </w:r>
    </w:p>
    <w:p w14:paraId="15C65040"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"CustomerDisplay2"</w:t>
      </w:r>
      <w:r>
        <w:rPr>
          <w:rFonts w:ascii="Courier New" w:hAnsi="Courier New" w:cs="Courier New"/>
          <w:color w:val="000000"/>
          <w:sz w:val="18"/>
          <w:szCs w:val="18"/>
        </w:rPr>
        <w:t>:</w:t>
      </w:r>
    </w:p>
    <w:p w14:paraId="7401631D"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44454C1"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"Line1"</w:t>
      </w:r>
      <w:r>
        <w:rPr>
          <w:rFonts w:ascii="Courier New" w:hAnsi="Courier New" w:cs="Courier New"/>
          <w:color w:val="000000"/>
          <w:sz w:val="18"/>
          <w:szCs w:val="18"/>
        </w:rPr>
        <w:t xml:space="preserve">: </w:t>
      </w:r>
      <w:r>
        <w:rPr>
          <w:rFonts w:ascii="Courier New" w:hAnsi="Courier New" w:cs="Courier New"/>
          <w:color w:val="0451A5"/>
          <w:sz w:val="18"/>
          <w:szCs w:val="18"/>
        </w:rPr>
        <w:t>"Line 1"</w:t>
      </w:r>
      <w:r>
        <w:rPr>
          <w:rFonts w:ascii="Courier New" w:hAnsi="Courier New" w:cs="Courier New"/>
          <w:color w:val="000000"/>
          <w:sz w:val="18"/>
          <w:szCs w:val="18"/>
        </w:rPr>
        <w:t>,</w:t>
      </w:r>
    </w:p>
    <w:p w14:paraId="7C746ED0"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"Line2"</w:t>
      </w:r>
      <w:r>
        <w:rPr>
          <w:rFonts w:ascii="Courier New" w:hAnsi="Courier New" w:cs="Courier New"/>
          <w:color w:val="000000"/>
          <w:sz w:val="18"/>
          <w:szCs w:val="18"/>
        </w:rPr>
        <w:t xml:space="preserve">: </w:t>
      </w:r>
      <w:r>
        <w:rPr>
          <w:rFonts w:ascii="Courier New" w:hAnsi="Courier New" w:cs="Courier New"/>
          <w:color w:val="0451A5"/>
          <w:sz w:val="18"/>
          <w:szCs w:val="18"/>
        </w:rPr>
        <w:t>"Line 2"</w:t>
      </w:r>
    </w:p>
    <w:p w14:paraId="19CC27C3"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81E239B"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87461DB" w14:textId="77777777" w:rsidR="00A10443" w:rsidRPr="00A10443" w:rsidRDefault="00A10443" w:rsidP="00A10443"/>
    <w:p w14:paraId="13468751" w14:textId="11883B22" w:rsidR="00BF3612" w:rsidRDefault="00BF3612" w:rsidP="006E1BE4">
      <w:pPr>
        <w:pStyle w:val="Heading2"/>
        <w:rPr>
          <w:rFonts w:eastAsia="Times New Roman" w:cstheme="majorHAnsi"/>
          <w:color w:val="auto"/>
        </w:rPr>
      </w:pPr>
      <w:bookmarkStart w:id="25" w:name="_Toc220932350"/>
      <w:r>
        <w:rPr>
          <w:rFonts w:eastAsia="Times New Roman" w:cstheme="majorHAnsi"/>
          <w:color w:val="auto"/>
        </w:rPr>
        <w:t>CustomerDisplayPro</w:t>
      </w:r>
      <w:bookmarkEnd w:id="25"/>
    </w:p>
    <w:p w14:paraId="002715D4"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67D0C27"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"CustomerDisplayPro"</w:t>
      </w:r>
      <w:r>
        <w:rPr>
          <w:rFonts w:ascii="Courier New" w:hAnsi="Courier New" w:cs="Courier New"/>
          <w:color w:val="000000"/>
          <w:sz w:val="18"/>
          <w:szCs w:val="18"/>
        </w:rPr>
        <w:t>,</w:t>
      </w:r>
    </w:p>
    <w:p w14:paraId="36481F78"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"CustomerDisplayPro"</w:t>
      </w:r>
      <w:r>
        <w:rPr>
          <w:rFonts w:ascii="Courier New" w:hAnsi="Courier New" w:cs="Courier New"/>
          <w:color w:val="000000"/>
          <w:sz w:val="18"/>
          <w:szCs w:val="18"/>
        </w:rPr>
        <w:t>:</w:t>
      </w:r>
    </w:p>
    <w:p w14:paraId="07EC04A8"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47B4E24"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"Line"</w:t>
      </w:r>
      <w:r>
        <w:rPr>
          <w:rFonts w:ascii="Courier New" w:hAnsi="Courier New" w:cs="Courier New"/>
          <w:color w:val="000000"/>
          <w:sz w:val="18"/>
          <w:szCs w:val="18"/>
        </w:rPr>
        <w:t xml:space="preserve">: </w:t>
      </w:r>
      <w:r>
        <w:rPr>
          <w:rFonts w:ascii="Courier New" w:hAnsi="Courier New" w:cs="Courier New"/>
          <w:color w:val="0451A5"/>
          <w:sz w:val="18"/>
          <w:szCs w:val="18"/>
        </w:rPr>
        <w:t>"Line"</w:t>
      </w:r>
    </w:p>
    <w:p w14:paraId="09717BE5"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1AAB83C"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06E6071" w14:textId="77777777" w:rsidR="00826069" w:rsidRPr="00826069" w:rsidRDefault="00826069" w:rsidP="00826069"/>
    <w:p w14:paraId="4519D31E" w14:textId="42154D06" w:rsidR="00BF3612" w:rsidRDefault="00BF3612" w:rsidP="006E1BE4">
      <w:pPr>
        <w:pStyle w:val="Heading2"/>
        <w:rPr>
          <w:rFonts w:eastAsia="Times New Roman" w:cstheme="majorHAnsi"/>
          <w:color w:val="auto"/>
        </w:rPr>
      </w:pPr>
      <w:bookmarkStart w:id="26" w:name="_Toc220932351"/>
      <w:r>
        <w:rPr>
          <w:rFonts w:eastAsia="Times New Roman" w:cstheme="majorHAnsi"/>
          <w:color w:val="auto"/>
        </w:rPr>
        <w:t>BeginNonFiscalReceipt</w:t>
      </w:r>
      <w:bookmarkEnd w:id="26"/>
    </w:p>
    <w:p w14:paraId="6245CDA5" w14:textId="77777777" w:rsidR="00661AA5" w:rsidRPr="00AA0A57" w:rsidRDefault="00661AA5" w:rsidP="00661AA5">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w:t>
      </w:r>
    </w:p>
    <w:p w14:paraId="2AEF1373" w14:textId="5AAE0C1C" w:rsidR="00661AA5" w:rsidRPr="00AA0A57" w:rsidRDefault="00661AA5" w:rsidP="00661AA5">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xml:space="preserve">  </w:t>
      </w:r>
      <w:r>
        <w:rPr>
          <w:rFonts w:ascii="Courier New" w:hAnsi="Courier New" w:cs="Courier New"/>
          <w:color w:val="A31515"/>
          <w:sz w:val="18"/>
          <w:szCs w:val="18"/>
          <w:highlight w:val="yellow"/>
        </w:rPr>
        <w:t>"Command"</w:t>
      </w:r>
      <w:r>
        <w:rPr>
          <w:rFonts w:ascii="Courier New" w:hAnsi="Courier New" w:cs="Courier New"/>
          <w:color w:val="000000"/>
          <w:sz w:val="18"/>
          <w:szCs w:val="18"/>
          <w:highlight w:val="yellow"/>
        </w:rPr>
        <w:t xml:space="preserve">: </w:t>
      </w:r>
      <w:r>
        <w:rPr>
          <w:rFonts w:ascii="Courier New" w:hAnsi="Courier New" w:cs="Courier New"/>
          <w:color w:val="0451A5"/>
          <w:sz w:val="18"/>
          <w:szCs w:val="18"/>
          <w:highlight w:val="yellow"/>
        </w:rPr>
        <w:t>"BeginNonFiscalReceipt"</w:t>
      </w:r>
    </w:p>
    <w:p w14:paraId="30C9FAD2" w14:textId="77777777" w:rsidR="00661AA5" w:rsidRPr="00661AA5" w:rsidRDefault="00661AA5" w:rsidP="00661AA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highlight w:val="yellow"/>
        </w:rPr>
        <w:t>}</w:t>
      </w:r>
    </w:p>
    <w:p w14:paraId="7CEA9037" w14:textId="77777777" w:rsidR="00661AA5" w:rsidRDefault="00661AA5" w:rsidP="00661AA5"/>
    <w:p w14:paraId="210244CD" w14:textId="064FAD95" w:rsidR="00AA0A57" w:rsidRPr="00661AA5" w:rsidRDefault="00AA0A57" w:rsidP="00661AA5">
      <w:pPr>
        <w:rPr>
          <w:del w:id="9087" w:author="Claude" w:date="2026-09-29T00:00:00Z"/>
        </w:rPr>
      </w:pPr>
      <w:del w:id="9086" w:author="Claude" w:date="2026-09-29T00:00:00Z">
        <w:r>
          <w:delText xml:space="preserve">Siunčia BeginFiscalReceipt</w:delText>
        </w:r>
      </w:del>
    </w:p>
    <w:p w14:paraId="6945A822" w14:textId="2A0DD16A" w:rsidR="00BF3612" w:rsidRDefault="00BF3612" w:rsidP="006E1BE4">
      <w:pPr>
        <w:pStyle w:val="Heading2"/>
        <w:rPr>
          <w:rFonts w:eastAsia="Times New Roman" w:cstheme="majorHAnsi"/>
          <w:color w:val="auto"/>
        </w:rPr>
      </w:pPr>
      <w:bookmarkStart w:id="27" w:name="_Toc220932352"/>
      <w:r>
        <w:rPr>
          <w:rFonts w:eastAsia="Times New Roman" w:cstheme="majorHAnsi"/>
          <w:color w:val="auto"/>
        </w:rPr>
        <w:t>PrintTareItem</w:t>
      </w:r>
      <w:bookmarkEnd w:id="27"/>
      <w:r>
        <w:rPr>
          <w:rFonts w:eastAsia="Times New Roman" w:cstheme="majorHAnsi"/>
          <w:color w:val="auto"/>
        </w:rPr>
        <w:tab/>
      </w:r>
    </w:p>
    <w:p w14:paraId="6B363E78"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B076746"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"PrintTareItem"</w:t>
      </w:r>
      <w:r>
        <w:rPr>
          <w:rFonts w:ascii="Courier New" w:hAnsi="Courier New" w:cs="Courier New"/>
          <w:color w:val="000000"/>
          <w:sz w:val="18"/>
          <w:szCs w:val="18"/>
        </w:rPr>
        <w:t>,</w:t>
      </w:r>
    </w:p>
    <w:p w14:paraId="0611AEA4"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"PrintTareItem"</w:t>
      </w:r>
      <w:r>
        <w:rPr>
          <w:rFonts w:ascii="Courier New" w:hAnsi="Courier New" w:cs="Courier New"/>
          <w:color w:val="000000"/>
          <w:sz w:val="18"/>
          <w:szCs w:val="18"/>
        </w:rPr>
        <w:t>:</w:t>
      </w:r>
    </w:p>
    <w:p w14:paraId="6F65849E"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49DA6B3"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4F10D9E6"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54842139"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6BFB6B49"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74FB8B8" w14:textId="77777777" w:rsidR="00280F7F" w:rsidRPr="00280F7F"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1D17530" w14:textId="77777777" w:rsidR="00280F7F" w:rsidRPr="00280F7F" w:rsidRDefault="00280F7F" w:rsidP="00280F7F"/>
    <w:p w14:paraId="0020A6EA" w14:textId="5590AB70" w:rsidR="00BF3612" w:rsidRDefault="00BF3612" w:rsidP="006E1BE4">
      <w:pPr>
        <w:pStyle w:val="Heading2"/>
        <w:rPr>
          <w:rFonts w:eastAsia="Times New Roman" w:cstheme="majorHAnsi"/>
          <w:color w:val="auto"/>
        </w:rPr>
      </w:pPr>
      <w:bookmarkStart w:id="28" w:name="_Toc220932353"/>
      <w:r>
        <w:rPr>
          <w:rFonts w:eastAsia="Times New Roman" w:cstheme="majorHAnsi"/>
          <w:color w:val="auto"/>
        </w:rPr>
        <w:lastRenderedPageBreak/>
        <w:t>PrintTareItemVoid</w:t>
      </w:r>
      <w:bookmarkEnd w:id="28"/>
      <w:r>
        <w:rPr>
          <w:rFonts w:eastAsia="Times New Roman" w:cstheme="majorHAnsi"/>
          <w:color w:val="auto"/>
        </w:rPr>
        <w:tab/>
        <w:tab/>
      </w:r>
    </w:p>
    <w:p w14:paraId="45FCCAB7"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DF9B86F"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"PrintTareItemVoid"</w:t>
      </w:r>
      <w:r>
        <w:rPr>
          <w:rFonts w:ascii="Courier New" w:hAnsi="Courier New" w:cs="Courier New"/>
          <w:color w:val="000000"/>
          <w:sz w:val="18"/>
          <w:szCs w:val="18"/>
        </w:rPr>
        <w:t>,</w:t>
      </w:r>
    </w:p>
    <w:p w14:paraId="402527A8"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"PrintTareItemVoid"</w:t>
      </w:r>
      <w:r>
        <w:rPr>
          <w:rFonts w:ascii="Courier New" w:hAnsi="Courier New" w:cs="Courier New"/>
          <w:color w:val="000000"/>
          <w:sz w:val="18"/>
          <w:szCs w:val="18"/>
        </w:rPr>
        <w:t>:</w:t>
      </w:r>
    </w:p>
    <w:p w14:paraId="6C6F2DBF"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03AF0CD"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7034980D"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2CBA11AD"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7944F1BC"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4FABBF8" w14:textId="77777777" w:rsidR="0081162C" w:rsidRPr="0081162C"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0FF646C" w14:textId="77777777" w:rsidR="0081162C" w:rsidRPr="0081162C" w:rsidRDefault="0081162C" w:rsidP="0081162C"/>
    <w:p w14:paraId="149A6512" w14:textId="5AA33873" w:rsidR="00FF61C1" w:rsidRDefault="00FF61C1" w:rsidP="006E1BE4">
      <w:pPr>
        <w:pStyle w:val="Heading2"/>
        <w:rPr>
          <w:rFonts w:eastAsia="Times New Roman" w:cstheme="majorHAnsi"/>
          <w:color w:val="auto"/>
        </w:rPr>
      </w:pPr>
      <w:bookmarkStart w:id="29" w:name="_Toc220932354"/>
      <w:r>
        <w:rPr>
          <w:rFonts w:eastAsia="Times New Roman" w:cstheme="majorHAnsi"/>
          <w:color w:val="auto"/>
        </w:rPr>
        <w:t>PrintDepositReceive</w:t>
      </w:r>
      <w:bookmarkEnd w:id="29"/>
    </w:p>
    <w:p w14:paraId="5B42185C"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1AD6228"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"PrintDepositReceive"</w:t>
      </w:r>
      <w:r>
        <w:rPr>
          <w:rFonts w:ascii="Courier New" w:hAnsi="Courier New" w:cs="Courier New"/>
          <w:color w:val="000000"/>
          <w:sz w:val="18"/>
          <w:szCs w:val="18"/>
        </w:rPr>
        <w:t>,</w:t>
      </w:r>
    </w:p>
    <w:p w14:paraId="439B5F1D"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"PrintDepositReceive"</w:t>
      </w:r>
      <w:r>
        <w:rPr>
          <w:rFonts w:ascii="Courier New" w:hAnsi="Courier New" w:cs="Courier New"/>
          <w:color w:val="000000"/>
          <w:sz w:val="18"/>
          <w:szCs w:val="18"/>
        </w:rPr>
        <w:t>:</w:t>
      </w:r>
    </w:p>
    <w:p w14:paraId="3A9CB96C"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9822E91"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02412B59"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1928B16D"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492B7000"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27492D5"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DEEF437" w14:textId="77777777" w:rsidR="000928B1" w:rsidRPr="000928B1" w:rsidRDefault="000928B1" w:rsidP="000928B1"/>
    <w:p w14:paraId="3FF24AD6" w14:textId="730F0076" w:rsidR="00FF61C1" w:rsidRDefault="00FF61C1" w:rsidP="006E1BE4">
      <w:pPr>
        <w:pStyle w:val="Heading2"/>
        <w:rPr>
          <w:rFonts w:eastAsia="Times New Roman" w:cstheme="majorHAnsi"/>
          <w:color w:val="auto"/>
        </w:rPr>
      </w:pPr>
      <w:bookmarkStart w:id="30" w:name="_Toc220932355"/>
      <w:r>
        <w:rPr>
          <w:rFonts w:eastAsia="Times New Roman" w:cstheme="majorHAnsi"/>
          <w:color w:val="auto"/>
        </w:rPr>
        <w:t>PrintDepositReceiveCredit</w:t>
      </w:r>
      <w:bookmarkEnd w:id="30"/>
    </w:p>
    <w:p w14:paraId="0480AB26"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73291FE"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"PrintDepositReceiveCredit"</w:t>
      </w:r>
      <w:r>
        <w:rPr>
          <w:rFonts w:ascii="Courier New" w:hAnsi="Courier New" w:cs="Courier New"/>
          <w:color w:val="000000"/>
          <w:sz w:val="18"/>
          <w:szCs w:val="18"/>
        </w:rPr>
        <w:t>,</w:t>
      </w:r>
    </w:p>
    <w:p w14:paraId="4A179829"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"PrintDepositReceiveCredit"</w:t>
      </w:r>
      <w:r>
        <w:rPr>
          <w:rFonts w:ascii="Courier New" w:hAnsi="Courier New" w:cs="Courier New"/>
          <w:color w:val="000000"/>
          <w:sz w:val="18"/>
          <w:szCs w:val="18"/>
        </w:rPr>
        <w:t>:</w:t>
      </w:r>
    </w:p>
    <w:p w14:paraId="06354366"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467661D"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4DC53A01"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224F1F8B"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5079CF8B"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C1BDC3D"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3021763" w14:textId="77777777" w:rsidR="00186D5A" w:rsidRPr="00186D5A" w:rsidRDefault="00186D5A" w:rsidP="00186D5A"/>
    <w:p w14:paraId="5EA95854" w14:textId="3C112F48" w:rsidR="00FF61C1" w:rsidRDefault="00FF61C1" w:rsidP="006E1BE4">
      <w:pPr>
        <w:pStyle w:val="Heading2"/>
        <w:rPr>
          <w:rFonts w:eastAsia="Times New Roman" w:cstheme="majorHAnsi"/>
          <w:color w:val="auto"/>
        </w:rPr>
      </w:pPr>
      <w:bookmarkStart w:id="31" w:name="_Toc220932356"/>
      <w:r>
        <w:rPr>
          <w:rFonts w:eastAsia="Times New Roman" w:cstheme="majorHAnsi"/>
          <w:color w:val="auto"/>
        </w:rPr>
        <w:t>PrintDepositRefund</w:t>
      </w:r>
      <w:bookmarkEnd w:id="31"/>
    </w:p>
    <w:p w14:paraId="43C22715"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A622BAC"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"PrintDepositRefund"</w:t>
      </w:r>
      <w:r>
        <w:rPr>
          <w:rFonts w:ascii="Courier New" w:hAnsi="Courier New" w:cs="Courier New"/>
          <w:color w:val="000000"/>
          <w:sz w:val="18"/>
          <w:szCs w:val="18"/>
        </w:rPr>
        <w:t>,</w:t>
      </w:r>
    </w:p>
    <w:p w14:paraId="73320D32"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"PrintDepositRefund"</w:t>
      </w:r>
      <w:r>
        <w:rPr>
          <w:rFonts w:ascii="Courier New" w:hAnsi="Courier New" w:cs="Courier New"/>
          <w:color w:val="000000"/>
          <w:sz w:val="18"/>
          <w:szCs w:val="18"/>
        </w:rPr>
        <w:t>:</w:t>
      </w:r>
    </w:p>
    <w:p w14:paraId="62311B57"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0F2D344"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4E9F9871"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5BA7FE7E"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56DB00A3"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AB45764" w14:textId="77777777" w:rsid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D6F8A90" w14:textId="07F2104B" w:rsidR="001F3FA3" w:rsidRPr="001F3FA3" w:rsidRDefault="001F3FA3" w:rsidP="001F3FA3">
      <w:pPr>
        <w:pStyle w:val="Heading2"/>
        <w:rPr>
          <w:rFonts w:eastAsia="Times New Roman" w:cstheme="majorHAnsi"/>
          <w:color w:val="auto"/>
        </w:rPr>
      </w:pPr>
      <w:bookmarkStart w:id="32" w:name="_Toc220932357"/>
      <w:r>
        <w:rPr>
          <w:rFonts w:eastAsia="Times New Roman" w:cstheme="majorHAnsi"/>
          <w:color w:val="auto"/>
        </w:rPr>
        <w:lastRenderedPageBreak/>
        <w:t>PrintTareDeposit</w:t>
      </w:r>
      <w:bookmarkEnd w:id="32"/>
    </w:p>
    <w:p w14:paraId="6A091F58"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B047438"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"Command": "printTareDeposit",</w:t>
      </w:r>
    </w:p>
    <w:p w14:paraId="74EB85D9"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"PrintTareDeposit": {</w:t>
      </w:r>
    </w:p>
    <w:p w14:paraId="0A7AB944"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"Description": "Test deposit",</w:t>
      </w:r>
    </w:p>
    <w:p w14:paraId="21221AAE"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"Quantity": 2.5,</w:t>
      </w:r>
    </w:p>
    <w:p w14:paraId="346648CC"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"UnitPrice": 10.00</w:t>
      </w:r>
    </w:p>
    <w:p w14:paraId="53038DCE"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p>
    <w:p w14:paraId="23F68C3E" w14:textId="4A63ED8E" w:rsid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D95A742" w14:textId="74FDD121" w:rsidR="001F3FA3" w:rsidRDefault="001F3FA3" w:rsidP="001F3FA3">
      <w:pPr>
        <w:pStyle w:val="Heading2"/>
        <w:rPr>
          <w:rFonts w:eastAsia="Times New Roman" w:cstheme="majorHAnsi"/>
          <w:color w:val="auto"/>
        </w:rPr>
      </w:pPr>
      <w:bookmarkStart w:id="33" w:name="_Toc220932358"/>
      <w:r>
        <w:rPr>
          <w:rFonts w:eastAsia="Times New Roman" w:cstheme="majorHAnsi"/>
          <w:color w:val="auto"/>
        </w:rPr>
        <w:t>PrintTaredepositVoid</w:t>
      </w:r>
      <w:bookmarkEnd w:id="33"/>
    </w:p>
    <w:p w14:paraId="2508C33F"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C371716"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"Command": "PrintTaredepositVoid",</w:t>
      </w:r>
    </w:p>
    <w:p w14:paraId="487D809B"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"PrintTareDepositVoid": {</w:t>
      </w:r>
    </w:p>
    <w:p w14:paraId="11BB9D71"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"Description": "Test void",</w:t>
      </w:r>
    </w:p>
    <w:p w14:paraId="6593B770"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"Quantity": 1.0,</w:t>
      </w:r>
    </w:p>
    <w:p w14:paraId="6EF13726"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"UnitPrice": 5.00</w:t>
      </w:r>
    </w:p>
    <w:p w14:paraId="36DDA97C"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p>
    <w:p w14:paraId="3F39F5C0" w14:textId="70BBDD79" w:rsidR="001F3FA3" w:rsidRPr="00603761"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E9547F1" w14:textId="77777777" w:rsidR="00603761" w:rsidRPr="00603761" w:rsidRDefault="00603761" w:rsidP="00603761"/>
    <w:p w14:paraId="06E63616" w14:textId="7CF358E8" w:rsidR="00FF61C1" w:rsidRDefault="00FF61C1" w:rsidP="006E1BE4">
      <w:pPr>
        <w:pStyle w:val="Heading2"/>
        <w:rPr>
          <w:rFonts w:eastAsia="Times New Roman" w:cstheme="majorHAnsi"/>
          <w:color w:val="auto"/>
        </w:rPr>
      </w:pPr>
      <w:bookmarkStart w:id="34" w:name="_Toc220932359"/>
      <w:r>
        <w:rPr>
          <w:rFonts w:eastAsia="Times New Roman" w:cstheme="majorHAnsi"/>
          <w:color w:val="auto"/>
        </w:rPr>
        <w:t>PrintBarCode</w:t>
      </w:r>
      <w:bookmarkEnd w:id="34"/>
    </w:p>
    <w:p w14:paraId="2F194CFE"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8AB74A7"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"PrintBarCode"</w:t>
      </w:r>
      <w:r>
        <w:rPr>
          <w:rFonts w:ascii="Courier New" w:hAnsi="Courier New" w:cs="Courier New"/>
          <w:color w:val="000000"/>
          <w:sz w:val="18"/>
          <w:szCs w:val="18"/>
        </w:rPr>
        <w:t>,</w:t>
      </w:r>
    </w:p>
    <w:p w14:paraId="64A71657"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"PrintBarCode"</w:t>
      </w:r>
      <w:r>
        <w:rPr>
          <w:rFonts w:ascii="Courier New" w:hAnsi="Courier New" w:cs="Courier New"/>
          <w:color w:val="000000"/>
          <w:sz w:val="18"/>
          <w:szCs w:val="18"/>
        </w:rPr>
        <w:t>:</w:t>
      </w:r>
    </w:p>
    <w:p w14:paraId="7910E231"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7C262CC"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"System"</w:t>
      </w:r>
      <w:r>
        <w:rPr>
          <w:rFonts w:ascii="Courier New" w:hAnsi="Courier New" w:cs="Courier New"/>
          <w:color w:val="000000"/>
          <w:sz w:val="18"/>
          <w:szCs w:val="18"/>
        </w:rPr>
        <w:t xml:space="preserve">: </w:t>
      </w:r>
      <w:r>
        <w:rPr>
          <w:rFonts w:ascii="Courier New" w:hAnsi="Courier New" w:cs="Courier New"/>
          <w:color w:val="098658"/>
          <w:sz w:val="18"/>
          <w:szCs w:val="18"/>
        </w:rPr>
        <w:t>7</w:t>
      </w:r>
      <w:r>
        <w:rPr>
          <w:rFonts w:ascii="Courier New" w:hAnsi="Courier New" w:cs="Courier New"/>
          <w:color w:val="000000"/>
          <w:sz w:val="18"/>
          <w:szCs w:val="18"/>
        </w:rPr>
        <w:t>,</w:t>
      </w:r>
    </w:p>
    <w:p w14:paraId="1754DC4B"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"Height"</w:t>
      </w:r>
      <w:r>
        <w:rPr>
          <w:rFonts w:ascii="Courier New" w:hAnsi="Courier New" w:cs="Courier New"/>
          <w:color w:val="000000"/>
          <w:sz w:val="18"/>
          <w:szCs w:val="18"/>
        </w:rPr>
        <w:t xml:space="preserve">: </w:t>
      </w:r>
      <w:r>
        <w:rPr>
          <w:rFonts w:ascii="Courier New" w:hAnsi="Courier New" w:cs="Courier New"/>
          <w:color w:val="098658"/>
          <w:sz w:val="18"/>
          <w:szCs w:val="18"/>
        </w:rPr>
        <w:t>10</w:t>
      </w:r>
      <w:r>
        <w:rPr>
          <w:rFonts w:ascii="Courier New" w:hAnsi="Courier New" w:cs="Courier New"/>
          <w:color w:val="000000"/>
          <w:sz w:val="18"/>
          <w:szCs w:val="18"/>
        </w:rPr>
        <w:t>,</w:t>
      </w:r>
    </w:p>
    <w:p w14:paraId="2D93D4DB"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"BarCode"</w:t>
      </w:r>
      <w:r>
        <w:rPr>
          <w:rFonts w:ascii="Courier New" w:hAnsi="Courier New" w:cs="Courier New"/>
          <w:color w:val="000000"/>
          <w:sz w:val="18"/>
          <w:szCs w:val="18"/>
        </w:rPr>
        <w:t xml:space="preserve">: </w:t>
      </w:r>
      <w:r>
        <w:rPr>
          <w:rFonts w:ascii="Courier New" w:hAnsi="Courier New" w:cs="Courier New"/>
          <w:color w:val="0451A5"/>
          <w:sz w:val="18"/>
          <w:szCs w:val="18"/>
        </w:rPr>
        <w:t>"BarCode"</w:t>
      </w:r>
    </w:p>
    <w:p w14:paraId="1B59A476"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907009B"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70AE23F" w14:textId="77777777" w:rsidR="00597340" w:rsidRPr="00597340" w:rsidRDefault="00597340" w:rsidP="00597340"/>
    <w:p w14:paraId="2F0672C8" w14:textId="0FE5D364" w:rsidR="00121D88" w:rsidRDefault="00121D88" w:rsidP="006E1BE4">
      <w:pPr>
        <w:pStyle w:val="Heading2"/>
        <w:rPr>
          <w:rFonts w:eastAsia="Times New Roman" w:cstheme="majorHAnsi"/>
          <w:color w:val="auto"/>
        </w:rPr>
      </w:pPr>
      <w:bookmarkStart w:id="35" w:name="_Toc220932360"/>
      <w:r>
        <w:rPr>
          <w:rFonts w:eastAsia="Times New Roman" w:cstheme="majorHAnsi"/>
          <w:color w:val="auto"/>
        </w:rPr>
        <w:t>PrintNonFiscalLine</w:t>
      </w:r>
      <w:bookmarkEnd w:id="35"/>
    </w:p>
    <w:p w14:paraId="7CAB3B40"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00CF7FE"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"PrintNonFiscalLine"</w:t>
      </w:r>
      <w:r>
        <w:rPr>
          <w:rFonts w:ascii="Courier New" w:hAnsi="Courier New" w:cs="Courier New"/>
          <w:color w:val="000000"/>
          <w:sz w:val="18"/>
          <w:szCs w:val="18"/>
        </w:rPr>
        <w:t>,</w:t>
      </w:r>
    </w:p>
    <w:p w14:paraId="1C929AED"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"PrintNonFiscalLine"</w:t>
      </w:r>
      <w:r>
        <w:rPr>
          <w:rFonts w:ascii="Courier New" w:hAnsi="Courier New" w:cs="Courier New"/>
          <w:color w:val="000000"/>
          <w:sz w:val="18"/>
          <w:szCs w:val="18"/>
        </w:rPr>
        <w:t>:</w:t>
      </w:r>
    </w:p>
    <w:p w14:paraId="3F4E2CCC"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5195884"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"Line"</w:t>
      </w:r>
      <w:r>
        <w:rPr>
          <w:rFonts w:ascii="Courier New" w:hAnsi="Courier New" w:cs="Courier New"/>
          <w:color w:val="000000"/>
          <w:sz w:val="18"/>
          <w:szCs w:val="18"/>
        </w:rPr>
        <w:t xml:space="preserve">: </w:t>
      </w:r>
      <w:r>
        <w:rPr>
          <w:rFonts w:ascii="Courier New" w:hAnsi="Courier New" w:cs="Courier New"/>
          <w:color w:val="0451A5"/>
          <w:sz w:val="18"/>
          <w:szCs w:val="18"/>
        </w:rPr>
        <w:t>"Line"</w:t>
      </w:r>
      <w:r>
        <w:rPr>
          <w:rFonts w:ascii="Courier New" w:hAnsi="Courier New" w:cs="Courier New"/>
          <w:color w:val="000000"/>
          <w:sz w:val="18"/>
          <w:szCs w:val="18"/>
        </w:rPr>
        <w:t>,</w:t>
      </w:r>
    </w:p>
    <w:p w14:paraId="28658198"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"Atrrib"</w:t>
      </w:r>
      <w:r>
        <w:rPr>
          <w:rFonts w:ascii="Courier New" w:hAnsi="Courier New" w:cs="Courier New"/>
          <w:color w:val="000000"/>
          <w:sz w:val="18"/>
          <w:szCs w:val="18"/>
        </w:rPr>
        <w:t xml:space="preserve">: </w:t>
      </w:r>
      <w:r>
        <w:rPr>
          <w:rFonts w:ascii="Courier New" w:hAnsi="Courier New" w:cs="Courier New"/>
          <w:color w:val="098658"/>
          <w:sz w:val="18"/>
          <w:szCs w:val="18"/>
        </w:rPr>
        <w:t>64</w:t>
      </w:r>
    </w:p>
    <w:p w14:paraId="59295C30"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2C29194"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6CA3C53" w14:textId="77777777" w:rsidR="00BF0A0B" w:rsidRPr="00BF0A0B" w:rsidRDefault="00BF0A0B" w:rsidP="00BF0A0B"/>
    <w:p w14:paraId="23A52109" w14:textId="0EC14001" w:rsidR="00121D88" w:rsidRDefault="00121D88" w:rsidP="006E1BE4">
      <w:pPr>
        <w:pStyle w:val="Heading2"/>
        <w:rPr>
          <w:rFonts w:eastAsia="Times New Roman" w:cstheme="majorHAnsi"/>
          <w:color w:val="auto"/>
        </w:rPr>
      </w:pPr>
      <w:bookmarkStart w:id="36" w:name="_Toc220932361"/>
      <w:r>
        <w:rPr>
          <w:rFonts w:eastAsia="Times New Roman" w:cstheme="majorHAnsi"/>
          <w:color w:val="auto"/>
        </w:rPr>
        <w:t>EndNonFiscalReceipt</w:t>
      </w:r>
      <w:bookmarkEnd w:id="36"/>
    </w:p>
    <w:p w14:paraId="7968927D" w14:textId="77777777" w:rsidR="0004401E" w:rsidRPr="0004401E" w:rsidRDefault="0004401E" w:rsidP="0004401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BC8CF5B" w14:textId="77777777" w:rsidR="0004401E" w:rsidRPr="0004401E" w:rsidRDefault="0004401E" w:rsidP="0004401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"EndNonFiscalReceipt"</w:t>
      </w:r>
    </w:p>
    <w:p w14:paraId="21C798F9" w14:textId="77777777" w:rsidR="0004401E" w:rsidRPr="0004401E" w:rsidRDefault="0004401E" w:rsidP="0004401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w:t>
      </w:r>
    </w:p>
    <w:p w14:paraId="5EC89B68" w14:textId="77777777" w:rsidR="00BF0A0B" w:rsidRPr="00BF0A0B" w:rsidRDefault="00BF0A0B" w:rsidP="00BF0A0B"/>
    <w:p w14:paraId="00DAF379" w14:textId="27F697B9" w:rsidR="00121D88" w:rsidRDefault="00121D88" w:rsidP="006E1BE4">
      <w:pPr>
        <w:pStyle w:val="Heading2"/>
        <w:rPr>
          <w:rFonts w:eastAsia="Times New Roman" w:cstheme="majorHAnsi"/>
          <w:color w:val="auto"/>
        </w:rPr>
      </w:pPr>
      <w:bookmarkStart w:id="37" w:name="_Toc220932362"/>
      <w:r>
        <w:rPr>
          <w:rFonts w:eastAsia="Times New Roman" w:cstheme="majorHAnsi"/>
          <w:color w:val="auto"/>
        </w:rPr>
        <w:t>BeginFiscalReceipt</w:t>
      </w:r>
      <w:bookmarkEnd w:id="37"/>
    </w:p>
    <w:p w14:paraId="694FDB43" w14:textId="77777777" w:rsidR="004C1D4D" w:rsidRPr="004C1D4D" w:rsidRDefault="004C1D4D" w:rsidP="004C1D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79B83F7" w14:textId="77777777" w:rsidR="004C1D4D" w:rsidRPr="004C1D4D" w:rsidRDefault="004C1D4D" w:rsidP="004C1D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"BeginFiscalReceipt"</w:t>
      </w:r>
    </w:p>
    <w:p w14:paraId="64226069" w14:textId="77777777" w:rsidR="004C1D4D" w:rsidRPr="004C1D4D" w:rsidRDefault="004C1D4D" w:rsidP="004C1D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C30DEAD" w14:textId="77777777" w:rsidR="004C1D4D" w:rsidRPr="004C1D4D" w:rsidRDefault="004C1D4D" w:rsidP="004C1D4D"/>
    <w:p w14:paraId="6BE520B3" w14:textId="1E7A11CF" w:rsidR="00121D88" w:rsidRDefault="00121D88" w:rsidP="006E1BE4">
      <w:pPr>
        <w:pStyle w:val="Heading2"/>
        <w:rPr>
          <w:rFonts w:eastAsia="Times New Roman" w:cstheme="majorHAnsi"/>
          <w:color w:val="auto"/>
        </w:rPr>
      </w:pPr>
      <w:bookmarkStart w:id="38" w:name="_Toc220932363"/>
      <w:r>
        <w:rPr>
          <w:rFonts w:eastAsia="Times New Roman" w:cstheme="majorHAnsi"/>
          <w:color w:val="auto"/>
        </w:rPr>
        <w:t>PrintRecItem</w:t>
      </w:r>
      <w:bookmarkEnd w:id="38"/>
    </w:p>
    <w:p w14:paraId="43235E72"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EEB0ECF"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"PrintRecItem"</w:t>
      </w:r>
      <w:r>
        <w:rPr>
          <w:rFonts w:ascii="Courier New" w:hAnsi="Courier New" w:cs="Courier New"/>
          <w:color w:val="000000"/>
          <w:sz w:val="18"/>
          <w:szCs w:val="18"/>
        </w:rPr>
        <w:t>,</w:t>
      </w:r>
    </w:p>
    <w:p w14:paraId="5AA3FB68"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"PrintRecItem"</w:t>
      </w:r>
      <w:r>
        <w:rPr>
          <w:rFonts w:ascii="Courier New" w:hAnsi="Courier New" w:cs="Courier New"/>
          <w:color w:val="000000"/>
          <w:sz w:val="18"/>
          <w:szCs w:val="18"/>
        </w:rPr>
        <w:t>:</w:t>
      </w:r>
    </w:p>
    <w:p w14:paraId="5FF0A74F"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E4F7C6F"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3A657608"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616DE43A"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"ItemPrice"</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4FD95E4F"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"VatID"</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103E359"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 xml:space="preserve">"</w:t>
      </w:r>
      <w:del w:id="9017" w:author="Claude" w:date="2026-09-29T00:00:00Z">
        <w:r>
          <w:rPr>
            <w:rFonts w:ascii="Courier New" w:hAnsi="Courier New" w:cs="Courier New"/>
            <w:color w:val="A31515"/>
            <w:sz w:val="18"/>
            <w:szCs w:val="18"/>
          </w:rPr>
          <w:delText xml:space="preserve">ItemDimmension</w:delText>
        </w:r>
      </w:del>
      <w:ins w:id="9018" w:author="Claude" w:date="2026-09-29T00:00:00Z">
        <w:r>
          <w:rPr>
            <w:rFonts w:ascii="Courier New" w:hAnsi="Courier New" w:cs="Courier New"/>
            <w:color w:val="A31515"/>
            <w:sz w:val="18"/>
            <w:szCs w:val="18"/>
          </w:rPr>
          <w:t xml:space="preserve">ItemUnit</w:t>
        </w:r>
      </w:ins>
      <w:r>
        <w:rPr>
          <w:rFonts w:ascii="Courier New" w:hAnsi="Courier New" w:cs="Courier New"/>
          <w:color w:val="A31515"/>
          <w:sz w:val="18"/>
          <w:szCs w:val="18"/>
        </w:rPr>
        <w:t xml:space="preserve">"</w:t>
      </w:r>
      <w:r>
        <w:rPr>
          <w:rFonts w:ascii="Courier New" w:hAnsi="Courier New" w:cs="Courier New"/>
          <w:color w:val="000000"/>
          <w:sz w:val="18"/>
          <w:szCs w:val="18"/>
        </w:rPr>
        <w:t xml:space="preserve">: </w:t>
      </w:r>
      <w:r>
        <w:rPr>
          <w:rFonts w:ascii="Courier New" w:hAnsi="Courier New" w:cs="Courier New"/>
          <w:color w:val="0451A5"/>
          <w:sz w:val="18"/>
          <w:szCs w:val="18"/>
        </w:rPr>
        <w:t>"vnt"</w:t>
      </w:r>
    </w:p>
    <w:p w14:paraId="6D35C7B0"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33A9C87"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F1FBF24" w14:textId="77777777" w:rsidR="001E23B2" w:rsidRPr="001E23B2" w:rsidRDefault="001E23B2" w:rsidP="001E23B2"/>
    <w:p w14:paraId="2DF514AD" w14:textId="28C3D6C7" w:rsidR="00121D88" w:rsidRDefault="00121D88" w:rsidP="006E1BE4">
      <w:pPr>
        <w:pStyle w:val="Heading2"/>
        <w:rPr>
          <w:rFonts w:eastAsia="Times New Roman" w:cstheme="majorHAnsi"/>
          <w:color w:val="auto"/>
        </w:rPr>
      </w:pPr>
      <w:bookmarkStart w:id="39" w:name="_Toc220932364"/>
      <w:r>
        <w:rPr>
          <w:rFonts w:eastAsia="Times New Roman" w:cstheme="majorHAnsi"/>
          <w:color w:val="auto"/>
        </w:rPr>
        <w:t>PrintRecItemEx</w:t>
      </w:r>
      <w:bookmarkEnd w:id="39"/>
    </w:p>
    <w:p w14:paraId="56541723"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3088B01"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"PrintRecItemEx"</w:t>
      </w:r>
      <w:r>
        <w:rPr>
          <w:rFonts w:ascii="Courier New" w:hAnsi="Courier New" w:cs="Courier New"/>
          <w:color w:val="000000"/>
          <w:sz w:val="18"/>
          <w:szCs w:val="18"/>
        </w:rPr>
        <w:t>,</w:t>
      </w:r>
    </w:p>
    <w:p w14:paraId="29C997C8"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"PrintRecItemEx"</w:t>
      </w:r>
      <w:r>
        <w:rPr>
          <w:rFonts w:ascii="Courier New" w:hAnsi="Courier New" w:cs="Courier New"/>
          <w:color w:val="000000"/>
          <w:sz w:val="18"/>
          <w:szCs w:val="18"/>
        </w:rPr>
        <w:t>:</w:t>
      </w:r>
    </w:p>
    <w:p w14:paraId="35D09538"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DF95CB6"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02668405"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31E35563"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794F78D3"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"Vat"</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8DB40E4"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"Dimension"</w:t>
      </w:r>
      <w:r>
        <w:rPr>
          <w:rFonts w:ascii="Courier New" w:hAnsi="Courier New" w:cs="Courier New"/>
          <w:color w:val="000000"/>
          <w:sz w:val="18"/>
          <w:szCs w:val="18"/>
        </w:rPr>
        <w:t xml:space="preserve">: </w:t>
      </w:r>
      <w:r>
        <w:rPr>
          <w:rFonts w:ascii="Courier New" w:hAnsi="Courier New" w:cs="Courier New"/>
          <w:color w:val="0451A5"/>
          <w:sz w:val="18"/>
          <w:szCs w:val="18"/>
        </w:rPr>
        <w:t>"vnt"</w:t>
      </w:r>
      <w:r>
        <w:rPr>
          <w:rFonts w:ascii="Courier New" w:hAnsi="Courier New" w:cs="Courier New"/>
          <w:color w:val="000000"/>
          <w:sz w:val="18"/>
          <w:szCs w:val="18"/>
        </w:rPr>
        <w:t>,</w:t>
      </w:r>
    </w:p>
    <w:p w14:paraId="0E556FFB"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"Group"</w:t>
      </w:r>
      <w:r>
        <w:rPr>
          <w:rFonts w:ascii="Courier New" w:hAnsi="Courier New" w:cs="Courier New"/>
          <w:color w:val="000000"/>
          <w:sz w:val="18"/>
          <w:szCs w:val="18"/>
        </w:rPr>
        <w:t>:</w:t>
      </w:r>
      <w:r>
        <w:rPr>
          <w:rFonts w:ascii="Courier New" w:hAnsi="Courier New" w:cs="Courier New"/>
          <w:color w:val="0451A5"/>
          <w:sz w:val="18"/>
          <w:szCs w:val="18"/>
        </w:rPr>
        <w:t>"Group"</w:t>
      </w:r>
    </w:p>
    <w:p w14:paraId="7EB59B1D"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80CAAD0"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83B5B0B" w14:textId="77777777" w:rsidR="009544A0" w:rsidRPr="009544A0" w:rsidRDefault="009544A0" w:rsidP="009544A0"/>
    <w:p w14:paraId="1BA6E001" w14:textId="61203704" w:rsidR="00121D88" w:rsidRDefault="00121D88" w:rsidP="006E1BE4">
      <w:pPr>
        <w:pStyle w:val="Heading2"/>
        <w:rPr>
          <w:rFonts w:eastAsia="Times New Roman" w:cstheme="majorHAnsi"/>
          <w:color w:val="auto"/>
        </w:rPr>
      </w:pPr>
      <w:bookmarkStart w:id="40" w:name="_Toc220932365"/>
      <w:r>
        <w:rPr>
          <w:rFonts w:eastAsia="Times New Roman" w:cstheme="majorHAnsi"/>
          <w:color w:val="auto"/>
        </w:rPr>
        <w:t>ItemReturn</w:t>
      </w:r>
      <w:bookmarkEnd w:id="40"/>
    </w:p>
    <w:p w14:paraId="15C7212F"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350D421"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"ItemReturn"</w:t>
      </w:r>
      <w:r>
        <w:rPr>
          <w:rFonts w:ascii="Courier New" w:hAnsi="Courier New" w:cs="Courier New"/>
          <w:color w:val="000000"/>
          <w:sz w:val="18"/>
          <w:szCs w:val="18"/>
        </w:rPr>
        <w:t>,</w:t>
      </w:r>
    </w:p>
    <w:p w14:paraId="1EE6B77A"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"ItemReturn"</w:t>
      </w:r>
      <w:r>
        <w:rPr>
          <w:rFonts w:ascii="Courier New" w:hAnsi="Courier New" w:cs="Courier New"/>
          <w:color w:val="000000"/>
          <w:sz w:val="18"/>
          <w:szCs w:val="18"/>
        </w:rPr>
        <w:t>:</w:t>
      </w:r>
    </w:p>
    <w:p w14:paraId="141993B9"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444CFDD"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4EE718D7"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12B0DBDB"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25EF1BAE"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"Vat"</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105A1C0"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"Dimension"</w:t>
      </w:r>
      <w:r>
        <w:rPr>
          <w:rFonts w:ascii="Courier New" w:hAnsi="Courier New" w:cs="Courier New"/>
          <w:color w:val="000000"/>
          <w:sz w:val="18"/>
          <w:szCs w:val="18"/>
        </w:rPr>
        <w:t xml:space="preserve">: </w:t>
      </w:r>
      <w:r>
        <w:rPr>
          <w:rFonts w:ascii="Courier New" w:hAnsi="Courier New" w:cs="Courier New"/>
          <w:color w:val="0451A5"/>
          <w:sz w:val="18"/>
          <w:szCs w:val="18"/>
        </w:rPr>
        <w:t>"vnt"</w:t>
      </w:r>
      <w:r>
        <w:rPr>
          <w:rFonts w:ascii="Courier New" w:hAnsi="Courier New" w:cs="Courier New"/>
          <w:color w:val="000000"/>
          <w:sz w:val="18"/>
          <w:szCs w:val="18"/>
        </w:rPr>
        <w:t>,</w:t>
      </w:r>
    </w:p>
    <w:p w14:paraId="301B1DCA"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xml:space="preserve">    </w:t>
      </w:r>
      <w:r>
        <w:rPr>
          <w:rFonts w:ascii="Courier New" w:hAnsi="Courier New" w:cs="Courier New"/>
          <w:color w:val="A31515"/>
          <w:sz w:val="18"/>
          <w:szCs w:val="18"/>
        </w:rPr>
        <w:t>"CurrPercent"</w:t>
      </w:r>
      <w:r>
        <w:rPr>
          <w:rFonts w:ascii="Courier New" w:hAnsi="Courier New" w:cs="Courier New"/>
          <w:color w:val="000000"/>
          <w:sz w:val="18"/>
          <w:szCs w:val="18"/>
        </w:rPr>
        <w:t>:</w:t>
      </w:r>
      <w:r>
        <w:rPr>
          <w:rFonts w:ascii="Courier New" w:hAnsi="Courier New" w:cs="Courier New"/>
          <w:color w:val="098658"/>
          <w:sz w:val="18"/>
          <w:szCs w:val="18"/>
        </w:rPr>
        <w:t>0</w:t>
      </w:r>
      <w:r>
        <w:rPr>
          <w:rFonts w:ascii="Courier New" w:hAnsi="Courier New" w:cs="Courier New"/>
          <w:color w:val="000000"/>
          <w:sz w:val="18"/>
          <w:szCs w:val="18"/>
        </w:rPr>
        <w:t>,</w:t>
      </w:r>
    </w:p>
    <w:p w14:paraId="1B529C76"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"CurrAbsolute"</w:t>
      </w:r>
      <w:r>
        <w:rPr>
          <w:rFonts w:ascii="Courier New" w:hAnsi="Courier New" w:cs="Courier New"/>
          <w:color w:val="000000"/>
          <w:sz w:val="18"/>
          <w:szCs w:val="18"/>
        </w:rPr>
        <w:t>:</w:t>
      </w:r>
      <w:r>
        <w:rPr>
          <w:rFonts w:ascii="Courier New" w:hAnsi="Courier New" w:cs="Courier New"/>
          <w:color w:val="098658"/>
          <w:sz w:val="18"/>
          <w:szCs w:val="18"/>
        </w:rPr>
        <w:t>0</w:t>
      </w:r>
    </w:p>
    <w:p w14:paraId="4B4918AF"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E44C5CB"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93C2F91" w14:textId="77777777" w:rsidR="00990A61" w:rsidRPr="00990A61" w:rsidRDefault="00990A61" w:rsidP="00990A61"/>
    <w:p w14:paraId="1280A33E" w14:textId="5581CB3A" w:rsidR="00121D88" w:rsidRDefault="00121D88" w:rsidP="006E1BE4">
      <w:pPr>
        <w:pStyle w:val="Heading2"/>
        <w:rPr>
          <w:rFonts w:eastAsia="Times New Roman" w:cstheme="majorHAnsi"/>
          <w:color w:val="auto"/>
        </w:rPr>
      </w:pPr>
      <w:bookmarkStart w:id="41" w:name="_Toc220932366"/>
      <w:r>
        <w:rPr>
          <w:rFonts w:eastAsia="Times New Roman" w:cstheme="majorHAnsi"/>
          <w:color w:val="auto"/>
        </w:rPr>
        <w:t>ItemReturnEx</w:t>
      </w:r>
      <w:bookmarkEnd w:id="41"/>
    </w:p>
    <w:p w14:paraId="323B4EE8"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84EE729"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"ItemReturnEx"</w:t>
      </w:r>
      <w:r>
        <w:rPr>
          <w:rFonts w:ascii="Courier New" w:hAnsi="Courier New" w:cs="Courier New"/>
          <w:color w:val="000000"/>
          <w:sz w:val="18"/>
          <w:szCs w:val="18"/>
        </w:rPr>
        <w:t>,</w:t>
      </w:r>
    </w:p>
    <w:p w14:paraId="7606D14E"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"ItemReturnEx"</w:t>
      </w:r>
      <w:r>
        <w:rPr>
          <w:rFonts w:ascii="Courier New" w:hAnsi="Courier New" w:cs="Courier New"/>
          <w:color w:val="000000"/>
          <w:sz w:val="18"/>
          <w:szCs w:val="18"/>
        </w:rPr>
        <w:t>:</w:t>
      </w:r>
    </w:p>
    <w:p w14:paraId="7E988D20"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D6B0521"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4DB08A3F"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08B462C4"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0B3D9E72"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"Vat"</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5F43974"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"Dimension"</w:t>
      </w:r>
      <w:r>
        <w:rPr>
          <w:rFonts w:ascii="Courier New" w:hAnsi="Courier New" w:cs="Courier New"/>
          <w:color w:val="000000"/>
          <w:sz w:val="18"/>
          <w:szCs w:val="18"/>
        </w:rPr>
        <w:t xml:space="preserve">: </w:t>
      </w:r>
      <w:r>
        <w:rPr>
          <w:rFonts w:ascii="Courier New" w:hAnsi="Courier New" w:cs="Courier New"/>
          <w:color w:val="0451A5"/>
          <w:sz w:val="18"/>
          <w:szCs w:val="18"/>
        </w:rPr>
        <w:t>"vnt"</w:t>
      </w:r>
      <w:r>
        <w:rPr>
          <w:rFonts w:ascii="Courier New" w:hAnsi="Courier New" w:cs="Courier New"/>
          <w:color w:val="000000"/>
          <w:sz w:val="18"/>
          <w:szCs w:val="18"/>
        </w:rPr>
        <w:t>,</w:t>
      </w:r>
    </w:p>
    <w:p w14:paraId="154D0045"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"Group"</w:t>
      </w:r>
      <w:r>
        <w:rPr>
          <w:rFonts w:ascii="Courier New" w:hAnsi="Courier New" w:cs="Courier New"/>
          <w:color w:val="000000"/>
          <w:sz w:val="18"/>
          <w:szCs w:val="18"/>
        </w:rPr>
        <w:t>:</w:t>
      </w:r>
      <w:r>
        <w:rPr>
          <w:rFonts w:ascii="Courier New" w:hAnsi="Courier New" w:cs="Courier New"/>
          <w:color w:val="0451A5"/>
          <w:sz w:val="18"/>
          <w:szCs w:val="18"/>
        </w:rPr>
        <w:t>"Group"</w:t>
      </w:r>
      <w:r>
        <w:rPr>
          <w:rFonts w:ascii="Courier New" w:hAnsi="Courier New" w:cs="Courier New"/>
          <w:color w:val="000000"/>
          <w:sz w:val="18"/>
          <w:szCs w:val="18"/>
        </w:rPr>
        <w:t>,</w:t>
      </w:r>
    </w:p>
    <w:p w14:paraId="46100479"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"CurrPercent"</w:t>
      </w:r>
      <w:r>
        <w:rPr>
          <w:rFonts w:ascii="Courier New" w:hAnsi="Courier New" w:cs="Courier New"/>
          <w:color w:val="000000"/>
          <w:sz w:val="18"/>
          <w:szCs w:val="18"/>
        </w:rPr>
        <w:t>:</w:t>
      </w:r>
      <w:r>
        <w:rPr>
          <w:rFonts w:ascii="Courier New" w:hAnsi="Courier New" w:cs="Courier New"/>
          <w:color w:val="098658"/>
          <w:sz w:val="18"/>
          <w:szCs w:val="18"/>
        </w:rPr>
        <w:t>0</w:t>
      </w:r>
      <w:r>
        <w:rPr>
          <w:rFonts w:ascii="Courier New" w:hAnsi="Courier New" w:cs="Courier New"/>
          <w:color w:val="000000"/>
          <w:sz w:val="18"/>
          <w:szCs w:val="18"/>
        </w:rPr>
        <w:t>,</w:t>
      </w:r>
    </w:p>
    <w:p w14:paraId="6F8872A4"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"CurrAbsolute"</w:t>
      </w:r>
      <w:r>
        <w:rPr>
          <w:rFonts w:ascii="Courier New" w:hAnsi="Courier New" w:cs="Courier New"/>
          <w:color w:val="000000"/>
          <w:sz w:val="18"/>
          <w:szCs w:val="18"/>
        </w:rPr>
        <w:t>:</w:t>
      </w:r>
      <w:r>
        <w:rPr>
          <w:rFonts w:ascii="Courier New" w:hAnsi="Courier New" w:cs="Courier New"/>
          <w:color w:val="098658"/>
          <w:sz w:val="18"/>
          <w:szCs w:val="18"/>
        </w:rPr>
        <w:t>0</w:t>
      </w:r>
    </w:p>
    <w:p w14:paraId="60A2F1DD"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pPr>
        <w:shd w:val="clear" w:color="auto" w:fill="FFFFFF"/>
        <w:spacing w:line="270" w:lineRule="atLeast"/>
        <w:rPr>
          <w:ins w:id="9022" w:author="Claude" w:date="2026-09-29T00:00:00Z"/>
          <w:rFonts w:ascii="Courier New" w:hAnsi="Courier New" w:cs="Courier New"/>
          <w:color w:val="000000"/>
          <w:sz w:val="18"/>
          <w:szCs w:val="18"/>
        </w:rPr>
      </w:pPr>
      <w:ins w:id="9023" w:author="Claude" w:date="2026-09-29T00:00:00Z">
        <w:r>
          <w:rPr>
            <w:rFonts w:ascii="Courier New" w:hAnsi="Courier New" w:cs="Courier New"/>
            <w:color w:val="000000"/>
            <w:sz w:val="18"/>
            <w:szCs w:val="18"/>
          </w:rPr>
          <w:t xml:space="preserve">}</w:t>
        </w:r>
      </w:ins>
    </w:p>
    <w:p w14:paraId="19EBD133" w14:textId="77777777" w:rsidR="000102EA" w:rsidRPr="000102EA" w:rsidRDefault="000102EA" w:rsidP="000102EA"/>
    <w:p w14:paraId="58803B79" w14:textId="3C115B1B" w:rsidR="00121D88" w:rsidRDefault="00121D88" w:rsidP="006E1BE4">
      <w:pPr>
        <w:pStyle w:val="Heading2"/>
        <w:rPr>
          <w:rFonts w:eastAsia="Times New Roman" w:cstheme="majorHAnsi"/>
          <w:color w:val="auto"/>
        </w:rPr>
      </w:pPr>
      <w:bookmarkStart w:id="42" w:name="_Toc220932367"/>
      <w:r>
        <w:rPr>
          <w:rFonts w:eastAsia="Times New Roman" w:cstheme="majorHAnsi"/>
          <w:color w:val="auto"/>
        </w:rPr>
        <w:t>PrintDepositReceiveVoid</w:t>
      </w:r>
      <w:bookmarkEnd w:id="42"/>
    </w:p>
    <w:p w14:paraId="747FC0A2"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40DECAD"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"PrintDepositReceiveVoid"</w:t>
      </w:r>
      <w:r>
        <w:rPr>
          <w:rFonts w:ascii="Courier New" w:hAnsi="Courier New" w:cs="Courier New"/>
          <w:color w:val="000000"/>
          <w:sz w:val="18"/>
          <w:szCs w:val="18"/>
        </w:rPr>
        <w:t>,</w:t>
      </w:r>
    </w:p>
    <w:p w14:paraId="053DA35C"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"PrintDepositReceiveVoid"</w:t>
      </w:r>
      <w:r>
        <w:rPr>
          <w:rFonts w:ascii="Courier New" w:hAnsi="Courier New" w:cs="Courier New"/>
          <w:color w:val="000000"/>
          <w:sz w:val="18"/>
          <w:szCs w:val="18"/>
        </w:rPr>
        <w:t>:</w:t>
      </w:r>
    </w:p>
    <w:p w14:paraId="28B0B33A"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DD87165"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1382E172"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1F0F9D45"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35112527"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DCB0EC6"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3E69D60" w14:textId="77777777" w:rsidR="00C979CF" w:rsidRPr="00C979CF" w:rsidRDefault="00C979CF" w:rsidP="00C979CF"/>
    <w:p w14:paraId="7D7A5DF0" w14:textId="7C0713A1" w:rsidR="00121D88" w:rsidRDefault="00121D88" w:rsidP="006E1BE4">
      <w:pPr>
        <w:pStyle w:val="Heading2"/>
        <w:rPr>
          <w:rFonts w:eastAsia="Times New Roman" w:cstheme="majorHAnsi"/>
          <w:color w:val="auto"/>
        </w:rPr>
      </w:pPr>
      <w:bookmarkStart w:id="43" w:name="_Toc220932368"/>
      <w:r>
        <w:rPr>
          <w:rFonts w:eastAsia="Times New Roman" w:cstheme="majorHAnsi"/>
          <w:color w:val="auto"/>
        </w:rPr>
        <w:t>PrintCommentLine</w:t>
      </w:r>
      <w:bookmarkEnd w:id="43"/>
    </w:p>
    <w:p w14:paraId="02A98A6C"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D300011"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"PrintCommentLine"</w:t>
      </w:r>
      <w:r>
        <w:rPr>
          <w:rFonts w:ascii="Courier New" w:hAnsi="Courier New" w:cs="Courier New"/>
          <w:color w:val="000000"/>
          <w:sz w:val="18"/>
          <w:szCs w:val="18"/>
        </w:rPr>
        <w:t>,</w:t>
      </w:r>
    </w:p>
    <w:p w14:paraId="757F53CE"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"PrintCommentLine"</w:t>
      </w:r>
      <w:r>
        <w:rPr>
          <w:rFonts w:ascii="Courier New" w:hAnsi="Courier New" w:cs="Courier New"/>
          <w:color w:val="000000"/>
          <w:sz w:val="18"/>
          <w:szCs w:val="18"/>
        </w:rPr>
        <w:t>:</w:t>
      </w:r>
    </w:p>
    <w:p w14:paraId="30BF0F8E"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CC48F08"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"CommentLine"</w:t>
      </w:r>
      <w:r>
        <w:rPr>
          <w:rFonts w:ascii="Courier New" w:hAnsi="Courier New" w:cs="Courier New"/>
          <w:color w:val="000000"/>
          <w:sz w:val="18"/>
          <w:szCs w:val="18"/>
        </w:rPr>
        <w:t xml:space="preserve">: </w:t>
      </w:r>
      <w:r>
        <w:rPr>
          <w:rFonts w:ascii="Courier New" w:hAnsi="Courier New" w:cs="Courier New"/>
          <w:color w:val="0451A5"/>
          <w:sz w:val="18"/>
          <w:szCs w:val="18"/>
        </w:rPr>
        <w:t>"CommentLine"</w:t>
      </w:r>
      <w:r>
        <w:rPr>
          <w:rFonts w:ascii="Courier New" w:hAnsi="Courier New" w:cs="Courier New"/>
          <w:color w:val="000000"/>
          <w:sz w:val="18"/>
          <w:szCs w:val="18"/>
        </w:rPr>
        <w:t>,</w:t>
      </w:r>
    </w:p>
    <w:p w14:paraId="0BAFF496"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"CommentLineAttrib"</w:t>
      </w:r>
      <w:r>
        <w:rPr>
          <w:rFonts w:ascii="Courier New" w:hAnsi="Courier New" w:cs="Courier New"/>
          <w:color w:val="000000"/>
          <w:sz w:val="18"/>
          <w:szCs w:val="18"/>
        </w:rPr>
        <w:t xml:space="preserve">: </w:t>
      </w:r>
      <w:r>
        <w:rPr>
          <w:rFonts w:ascii="Courier New" w:hAnsi="Courier New" w:cs="Courier New"/>
          <w:color w:val="098658"/>
          <w:sz w:val="18"/>
          <w:szCs w:val="18"/>
        </w:rPr>
        <w:t>64</w:t>
      </w:r>
    </w:p>
    <w:p w14:paraId="7846C753"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E59BB21"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A061DDF" w14:textId="77777777" w:rsidR="008B656D" w:rsidRPr="008B656D" w:rsidRDefault="008B656D" w:rsidP="008B656D"/>
    <w:p w14:paraId="5C486C57" w14:textId="4EBB8876" w:rsidR="00121D88" w:rsidRDefault="00121D88" w:rsidP="006E1BE4">
      <w:pPr>
        <w:pStyle w:val="Heading2"/>
        <w:rPr>
          <w:rFonts w:eastAsia="Times New Roman" w:cstheme="majorHAnsi"/>
          <w:color w:val="auto"/>
        </w:rPr>
      </w:pPr>
      <w:bookmarkStart w:id="44" w:name="_Toc220932369"/>
      <w:r>
        <w:rPr>
          <w:rFonts w:eastAsia="Times New Roman" w:cstheme="majorHAnsi"/>
          <w:color w:val="auto"/>
        </w:rPr>
        <w:t>DiscountAdditionForItem</w:t>
      </w:r>
      <w:bookmarkEnd w:id="44"/>
    </w:p>
    <w:p w14:paraId="3C7D3F81"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BFA166D"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"DiscountAdditionForItem"</w:t>
      </w:r>
      <w:r>
        <w:rPr>
          <w:rFonts w:ascii="Courier New" w:hAnsi="Courier New" w:cs="Courier New"/>
          <w:color w:val="000000"/>
          <w:sz w:val="18"/>
          <w:szCs w:val="18"/>
        </w:rPr>
        <w:t>,</w:t>
      </w:r>
    </w:p>
    <w:p w14:paraId="343B0FEA"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xml:space="preserve">  </w:t>
      </w:r>
      <w:r>
        <w:rPr>
          <w:rFonts w:ascii="Courier New" w:hAnsi="Courier New" w:cs="Courier New"/>
          <w:color w:val="A31515"/>
          <w:sz w:val="18"/>
          <w:szCs w:val="18"/>
        </w:rPr>
        <w:t>"DiscountAdditionForItem"</w:t>
      </w:r>
      <w:r>
        <w:rPr>
          <w:rFonts w:ascii="Courier New" w:hAnsi="Courier New" w:cs="Courier New"/>
          <w:color w:val="000000"/>
          <w:sz w:val="18"/>
          <w:szCs w:val="18"/>
        </w:rPr>
        <w:t>:</w:t>
      </w:r>
    </w:p>
    <w:p w14:paraId="58DE6650"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707F0E3"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"Type"</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36B12EE6"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4660FFC0"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2404C8F"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F1EB44B" w14:textId="77777777" w:rsidR="00BC3CF8" w:rsidRPr="00BC3CF8" w:rsidRDefault="00BC3CF8" w:rsidP="00BC3CF8"/>
    <w:p w14:paraId="6CE73DBA" w14:textId="42ECB156" w:rsidR="005C7F55" w:rsidRDefault="005C7F55" w:rsidP="006E1BE4">
      <w:pPr>
        <w:pStyle w:val="Heading2"/>
        <w:rPr>
          <w:rFonts w:eastAsia="Times New Roman" w:cstheme="majorHAnsi"/>
          <w:color w:val="auto"/>
        </w:rPr>
      </w:pPr>
      <w:bookmarkStart w:id="45" w:name="_Toc220932370"/>
      <w:r>
        <w:rPr>
          <w:rFonts w:eastAsia="Times New Roman" w:cstheme="majorHAnsi"/>
          <w:color w:val="auto"/>
        </w:rPr>
        <w:t>DiscountAdditionForReceipt</w:t>
      </w:r>
      <w:bookmarkEnd w:id="45"/>
    </w:p>
    <w:p w14:paraId="4056F0BB"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25E0608"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"DiscountAdditionForReceipt"</w:t>
      </w:r>
      <w:r>
        <w:rPr>
          <w:rFonts w:ascii="Courier New" w:hAnsi="Courier New" w:cs="Courier New"/>
          <w:color w:val="000000"/>
          <w:sz w:val="18"/>
          <w:szCs w:val="18"/>
        </w:rPr>
        <w:t>,</w:t>
      </w:r>
    </w:p>
    <w:p w14:paraId="4C1A416A"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"DiscountAdditionForReceipt"</w:t>
      </w:r>
      <w:r>
        <w:rPr>
          <w:rFonts w:ascii="Courier New" w:hAnsi="Courier New" w:cs="Courier New"/>
          <w:color w:val="000000"/>
          <w:sz w:val="18"/>
          <w:szCs w:val="18"/>
        </w:rPr>
        <w:t>:</w:t>
      </w:r>
    </w:p>
    <w:p w14:paraId="264C578D"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9C7801B"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"Type"</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558A7B60"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3CABFD79"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D27DE81"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416104B" w14:textId="77777777" w:rsidR="00CF7699" w:rsidRPr="00CF7699" w:rsidRDefault="00CF7699" w:rsidP="00CF7699"/>
    <w:p w14:paraId="2A47A2F4" w14:textId="41CFB513" w:rsidR="005C7F55" w:rsidRDefault="005C7F55" w:rsidP="006E1BE4">
      <w:pPr>
        <w:pStyle w:val="Heading2"/>
        <w:rPr>
          <w:rFonts w:eastAsia="Times New Roman" w:cstheme="majorHAnsi"/>
          <w:color w:val="auto"/>
        </w:rPr>
      </w:pPr>
      <w:bookmarkStart w:id="46" w:name="_Toc220932371"/>
      <w:r>
        <w:rPr>
          <w:rFonts w:eastAsia="Times New Roman" w:cstheme="majorHAnsi"/>
          <w:color w:val="auto"/>
        </w:rPr>
        <w:t>TransferPreReceipt</w:t>
      </w:r>
      <w:bookmarkEnd w:id="46"/>
    </w:p>
    <w:p w14:paraId="75B9C54A"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2D292E1"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"TransferPreReceipt"</w:t>
      </w:r>
      <w:r>
        <w:rPr>
          <w:rFonts w:ascii="Courier New" w:hAnsi="Courier New" w:cs="Courier New"/>
          <w:color w:val="000000"/>
          <w:sz w:val="18"/>
          <w:szCs w:val="18"/>
        </w:rPr>
        <w:t>,</w:t>
      </w:r>
    </w:p>
    <w:p w14:paraId="1359AA44"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"TransferPreReceipt"</w:t>
      </w:r>
      <w:r>
        <w:rPr>
          <w:rFonts w:ascii="Courier New" w:hAnsi="Courier New" w:cs="Courier New"/>
          <w:color w:val="000000"/>
          <w:sz w:val="18"/>
          <w:szCs w:val="18"/>
        </w:rPr>
        <w:t>:</w:t>
      </w:r>
    </w:p>
    <w:p w14:paraId="71E5B529"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463EA85"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"ReceiptNo"</w:t>
      </w:r>
      <w:r>
        <w:rPr>
          <w:rFonts w:ascii="Courier New" w:hAnsi="Courier New" w:cs="Courier New"/>
          <w:color w:val="000000"/>
          <w:sz w:val="18"/>
          <w:szCs w:val="18"/>
        </w:rPr>
        <w:t xml:space="preserve">: </w:t>
      </w:r>
      <w:r>
        <w:rPr>
          <w:rFonts w:ascii="Courier New" w:hAnsi="Courier New" w:cs="Courier New"/>
          <w:color w:val="0451A5"/>
          <w:sz w:val="18"/>
          <w:szCs w:val="18"/>
        </w:rPr>
        <w:t>"12"</w:t>
      </w:r>
      <w:r>
        <w:rPr>
          <w:rFonts w:ascii="Courier New" w:hAnsi="Courier New" w:cs="Courier New"/>
          <w:color w:val="000000"/>
          <w:sz w:val="18"/>
          <w:szCs w:val="18"/>
        </w:rPr>
        <w:t>,</w:t>
      </w:r>
    </w:p>
    <w:p w14:paraId="5828B746"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2D0BD2CB"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9A291D5"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48E806D" w14:textId="77777777" w:rsidR="003F0C92" w:rsidRPr="003F0C92" w:rsidRDefault="003F0C92" w:rsidP="003F0C92"/>
    <w:p w14:paraId="13AC163D" w14:textId="18599FE4" w:rsidR="005C7F55" w:rsidRDefault="005C7F55" w:rsidP="006E1BE4">
      <w:pPr>
        <w:pStyle w:val="Heading2"/>
        <w:rPr>
          <w:rFonts w:eastAsia="Times New Roman" w:cstheme="majorHAnsi"/>
          <w:color w:val="auto"/>
        </w:rPr>
      </w:pPr>
      <w:bookmarkStart w:id="47" w:name="_Toc220932372"/>
      <w:r>
        <w:rPr>
          <w:rFonts w:eastAsia="Times New Roman" w:cstheme="majorHAnsi"/>
          <w:color w:val="auto"/>
        </w:rPr>
        <w:t>EndPreReceipt</w:t>
      </w:r>
      <w:bookmarkEnd w:id="47"/>
    </w:p>
    <w:p w14:paraId="44A58A81" w14:textId="77777777" w:rsidR="00803CBF" w:rsidRPr="00803CBF" w:rsidRDefault="00803CBF" w:rsidP="00803CB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DBF58F2" w14:textId="77777777" w:rsidR="00803CBF" w:rsidRPr="00803CBF" w:rsidRDefault="00803CBF" w:rsidP="00803CB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"EndPreReceipt"</w:t>
      </w:r>
    </w:p>
    <w:p w14:paraId="50C40CD6" w14:textId="77777777" w:rsidR="00803CBF" w:rsidRPr="00803CBF" w:rsidRDefault="00803CBF" w:rsidP="00803CB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DCFA9F4" w14:textId="77777777" w:rsidR="00803CBF" w:rsidRPr="00803CBF" w:rsidRDefault="00803CBF" w:rsidP="00803CBF"/>
    <w:p w14:paraId="5C2A65F1" w14:textId="48EAADA6" w:rsidR="005C7F55" w:rsidRDefault="005C7F55" w:rsidP="006E1BE4">
      <w:pPr>
        <w:pStyle w:val="Heading2"/>
        <w:rPr>
          <w:rFonts w:eastAsia="Times New Roman" w:cstheme="majorHAnsi"/>
          <w:color w:val="auto"/>
        </w:rPr>
      </w:pPr>
      <w:bookmarkStart w:id="48" w:name="_Toc220932373"/>
      <w:r>
        <w:rPr>
          <w:rFonts w:eastAsia="Times New Roman" w:cstheme="majorHAnsi"/>
          <w:color w:val="auto"/>
        </w:rPr>
        <w:t>LinkPreReceipt</w:t>
      </w:r>
      <w:bookmarkEnd w:id="48"/>
    </w:p>
    <w:p w14:paraId="5B88EDA3"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F115DBC"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"LinkPreReceipt"</w:t>
      </w:r>
      <w:r>
        <w:rPr>
          <w:rFonts w:ascii="Courier New" w:hAnsi="Courier New" w:cs="Courier New"/>
          <w:color w:val="000000"/>
          <w:sz w:val="18"/>
          <w:szCs w:val="18"/>
        </w:rPr>
        <w:t>,</w:t>
      </w:r>
    </w:p>
    <w:p w14:paraId="4845AEC4"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"LinkPreReceipt"</w:t>
      </w:r>
      <w:r>
        <w:rPr>
          <w:rFonts w:ascii="Courier New" w:hAnsi="Courier New" w:cs="Courier New"/>
          <w:color w:val="000000"/>
          <w:sz w:val="18"/>
          <w:szCs w:val="18"/>
        </w:rPr>
        <w:t>:</w:t>
      </w:r>
    </w:p>
    <w:p w14:paraId="344E7B42"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1DB5597"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"ReceiptNo"</w:t>
      </w:r>
      <w:r>
        <w:rPr>
          <w:rFonts w:ascii="Courier New" w:hAnsi="Courier New" w:cs="Courier New"/>
          <w:color w:val="000000"/>
          <w:sz w:val="18"/>
          <w:szCs w:val="18"/>
        </w:rPr>
        <w:t xml:space="preserve">: </w:t>
      </w:r>
      <w:r>
        <w:rPr>
          <w:rFonts w:ascii="Courier New" w:hAnsi="Courier New" w:cs="Courier New"/>
          <w:color w:val="0451A5"/>
          <w:sz w:val="18"/>
          <w:szCs w:val="18"/>
        </w:rPr>
        <w:t>"12"</w:t>
      </w:r>
      <w:r>
        <w:rPr>
          <w:rFonts w:ascii="Courier New" w:hAnsi="Courier New" w:cs="Courier New"/>
          <w:color w:val="000000"/>
          <w:sz w:val="18"/>
          <w:szCs w:val="18"/>
        </w:rPr>
        <w:t>,</w:t>
      </w:r>
    </w:p>
    <w:p w14:paraId="166F47B1"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461E0FDE"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A5384D4"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741F82C" w14:textId="77777777" w:rsidR="00A3114A" w:rsidRPr="00A3114A" w:rsidRDefault="00A3114A" w:rsidP="00A3114A"/>
    <w:p w14:paraId="7B213F6B" w14:textId="7C61944D" w:rsidR="005C7F55" w:rsidRDefault="005C7F55" w:rsidP="006E1BE4">
      <w:pPr>
        <w:pStyle w:val="Heading2"/>
        <w:rPr>
          <w:rFonts w:eastAsia="Times New Roman" w:cstheme="majorHAnsi"/>
          <w:color w:val="auto"/>
        </w:rPr>
      </w:pPr>
      <w:bookmarkStart w:id="49" w:name="_Toc220932374"/>
      <w:r>
        <w:rPr>
          <w:rFonts w:eastAsia="Times New Roman" w:cstheme="majorHAnsi"/>
          <w:color w:val="auto"/>
        </w:rPr>
        <w:lastRenderedPageBreak/>
        <w:t>EndFiscalReceiptCurr</w:t>
      </w:r>
      <w:bookmarkEnd w:id="49"/>
    </w:p>
    <w:p w14:paraId="74B1EDB3"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8F8D1ED"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"EndFiscalReceiptCurr"</w:t>
      </w:r>
      <w:r>
        <w:rPr>
          <w:rFonts w:ascii="Courier New" w:hAnsi="Courier New" w:cs="Courier New"/>
          <w:color w:val="000000"/>
          <w:sz w:val="18"/>
          <w:szCs w:val="18"/>
        </w:rPr>
        <w:t>,</w:t>
      </w:r>
    </w:p>
    <w:p w14:paraId="2C9A7280"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"EndFiscalReceiptCurr"</w:t>
      </w:r>
      <w:r>
        <w:rPr>
          <w:rFonts w:ascii="Courier New" w:hAnsi="Courier New" w:cs="Courier New"/>
          <w:color w:val="000000"/>
          <w:sz w:val="18"/>
          <w:szCs w:val="18"/>
        </w:rPr>
        <w:t>:</w:t>
      </w:r>
    </w:p>
    <w:p w14:paraId="3C276693"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E96F995"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10F19D5A"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202E3F78"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294593CB"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D43AB3C"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580D0A7E"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07585A9E"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39926E1"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"rCurrency3"</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05756A85"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4842F8F"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0B2E84E" w14:textId="77777777" w:rsidR="00496AA9" w:rsidRPr="00496AA9" w:rsidRDefault="00496AA9" w:rsidP="00496AA9"/>
    <w:p w14:paraId="08D2418A" w14:textId="0F8BC60E" w:rsidR="005C7F55" w:rsidRDefault="005C7F55" w:rsidP="006E1BE4">
      <w:pPr>
        <w:pStyle w:val="Heading2"/>
        <w:rPr>
          <w:rFonts w:eastAsia="Times New Roman" w:cstheme="majorHAnsi"/>
          <w:color w:val="auto"/>
        </w:rPr>
      </w:pPr>
      <w:bookmarkStart w:id="50" w:name="_Toc220932375"/>
      <w:r>
        <w:rPr>
          <w:rFonts w:eastAsia="Times New Roman" w:cstheme="majorHAnsi"/>
          <w:color w:val="auto"/>
        </w:rPr>
        <w:t>SetCustomerContact</w:t>
      </w:r>
      <w:bookmarkEnd w:id="50"/>
    </w:p>
    <w:p w14:paraId="1F1A1299"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6483639"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"SetCustomerContact"</w:t>
      </w:r>
      <w:r>
        <w:rPr>
          <w:rFonts w:ascii="Courier New" w:hAnsi="Courier New" w:cs="Courier New"/>
          <w:color w:val="000000"/>
          <w:sz w:val="18"/>
          <w:szCs w:val="18"/>
        </w:rPr>
        <w:t>,</w:t>
      </w:r>
    </w:p>
    <w:p w14:paraId="5B54FCDA"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"SetCustomerContact"</w:t>
      </w:r>
      <w:r>
        <w:rPr>
          <w:rFonts w:ascii="Courier New" w:hAnsi="Courier New" w:cs="Courier New"/>
          <w:color w:val="000000"/>
          <w:sz w:val="18"/>
          <w:szCs w:val="18"/>
        </w:rPr>
        <w:t>:</w:t>
      </w:r>
    </w:p>
    <w:p w14:paraId="6675105C"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401791B"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"Contact"</w:t>
      </w:r>
      <w:r>
        <w:rPr>
          <w:rFonts w:ascii="Courier New" w:hAnsi="Courier New" w:cs="Courier New"/>
          <w:color w:val="000000"/>
          <w:sz w:val="18"/>
          <w:szCs w:val="18"/>
        </w:rPr>
        <w:t xml:space="preserve">: </w:t>
      </w:r>
      <w:r>
        <w:rPr>
          <w:rFonts w:ascii="Courier New" w:hAnsi="Courier New" w:cs="Courier New"/>
          <w:color w:val="0451A5"/>
          <w:sz w:val="18"/>
          <w:szCs w:val="18"/>
        </w:rPr>
        <w:t>"Contact"</w:t>
      </w:r>
    </w:p>
    <w:p w14:paraId="378FD8ED"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481C6F4"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64252E8" w14:textId="77777777" w:rsidR="00D95B5D" w:rsidRPr="00D95B5D" w:rsidRDefault="00D95B5D" w:rsidP="00D95B5D"/>
    <w:p w14:paraId="6B3050D7" w14:textId="338D1F31" w:rsidR="005C7F55" w:rsidRDefault="005C7F55" w:rsidP="006E1BE4">
      <w:pPr>
        <w:pStyle w:val="Heading2"/>
        <w:rPr>
          <w:rFonts w:eastAsia="Times New Roman" w:cstheme="majorHAnsi"/>
          <w:color w:val="auto"/>
        </w:rPr>
      </w:pPr>
      <w:bookmarkStart w:id="51" w:name="_Toc220932376"/>
      <w:r>
        <w:rPr>
          <w:rFonts w:eastAsia="Times New Roman" w:cstheme="majorHAnsi"/>
          <w:color w:val="auto"/>
        </w:rPr>
        <w:t>RefundReceiptInfo</w:t>
      </w:r>
      <w:bookmarkEnd w:id="51"/>
    </w:p>
    <w:p w14:paraId="41E7EF1D"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9CD13E8"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"RefundReceiptInfo"</w:t>
      </w:r>
      <w:r>
        <w:rPr>
          <w:rFonts w:ascii="Courier New" w:hAnsi="Courier New" w:cs="Courier New"/>
          <w:color w:val="000000"/>
          <w:sz w:val="18"/>
          <w:szCs w:val="18"/>
        </w:rPr>
        <w:t>,</w:t>
      </w:r>
    </w:p>
    <w:p w14:paraId="4B81AC75"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"RefundReceiptInfo"</w:t>
      </w:r>
      <w:r>
        <w:rPr>
          <w:rFonts w:ascii="Courier New" w:hAnsi="Courier New" w:cs="Courier New"/>
          <w:color w:val="000000"/>
          <w:sz w:val="18"/>
          <w:szCs w:val="18"/>
        </w:rPr>
        <w:t>:</w:t>
      </w:r>
    </w:p>
    <w:p w14:paraId="48C1E40A"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1561DD0"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"ECR"</w:t>
      </w:r>
      <w:r>
        <w:rPr>
          <w:rFonts w:ascii="Courier New" w:hAnsi="Courier New" w:cs="Courier New"/>
          <w:color w:val="000000"/>
          <w:sz w:val="18"/>
          <w:szCs w:val="18"/>
        </w:rPr>
        <w:t xml:space="preserve">: </w:t>
      </w:r>
      <w:r>
        <w:rPr>
          <w:rFonts w:ascii="Courier New" w:hAnsi="Courier New" w:cs="Courier New"/>
          <w:color w:val="0451A5"/>
          <w:sz w:val="18"/>
          <w:szCs w:val="18"/>
        </w:rPr>
        <w:t>"ECR"</w:t>
      </w:r>
      <w:r>
        <w:rPr>
          <w:rFonts w:ascii="Courier New" w:hAnsi="Courier New" w:cs="Courier New"/>
          <w:color w:val="000000"/>
          <w:sz w:val="18"/>
          <w:szCs w:val="18"/>
        </w:rPr>
        <w:t>,</w:t>
      </w:r>
    </w:p>
    <w:p w14:paraId="6FC287A8"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"ReceiptNo"</w:t>
      </w:r>
      <w:r>
        <w:rPr>
          <w:rFonts w:ascii="Courier New" w:hAnsi="Courier New" w:cs="Courier New"/>
          <w:color w:val="000000"/>
          <w:sz w:val="18"/>
          <w:szCs w:val="18"/>
        </w:rPr>
        <w:t xml:space="preserve">: </w:t>
      </w:r>
      <w:r>
        <w:rPr>
          <w:rFonts w:ascii="Courier New" w:hAnsi="Courier New" w:cs="Courier New"/>
          <w:color w:val="0451A5"/>
          <w:sz w:val="18"/>
          <w:szCs w:val="18"/>
        </w:rPr>
        <w:t>"11"</w:t>
      </w:r>
      <w:r>
        <w:rPr>
          <w:rFonts w:ascii="Courier New" w:hAnsi="Courier New" w:cs="Courier New"/>
          <w:color w:val="000000"/>
          <w:sz w:val="18"/>
          <w:szCs w:val="18"/>
        </w:rPr>
        <w:t>,</w:t>
      </w:r>
    </w:p>
    <w:p w14:paraId="14DB22BB"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"DocNo"</w:t>
      </w:r>
      <w:r>
        <w:rPr>
          <w:rFonts w:ascii="Courier New" w:hAnsi="Courier New" w:cs="Courier New"/>
          <w:color w:val="000000"/>
          <w:sz w:val="18"/>
          <w:szCs w:val="18"/>
        </w:rPr>
        <w:t xml:space="preserve">: </w:t>
      </w:r>
      <w:r>
        <w:rPr>
          <w:rFonts w:ascii="Courier New" w:hAnsi="Courier New" w:cs="Courier New"/>
          <w:color w:val="0451A5"/>
          <w:sz w:val="18"/>
          <w:szCs w:val="18"/>
        </w:rPr>
        <w:t>"11"</w:t>
      </w:r>
    </w:p>
    <w:p w14:paraId="35D02C96"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E4B495E"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7E37C42" w14:textId="77777777" w:rsidR="00A24E4D" w:rsidRPr="00A24E4D" w:rsidRDefault="00A24E4D" w:rsidP="00A24E4D"/>
    <w:p w14:paraId="79FE9F6F" w14:textId="40D716DC" w:rsidR="005C7F55" w:rsidRDefault="005C7F55" w:rsidP="006E1BE4">
      <w:pPr>
        <w:pStyle w:val="Heading2"/>
        <w:rPr>
          <w:rFonts w:eastAsia="Times New Roman" w:cstheme="majorHAnsi"/>
          <w:color w:val="auto"/>
        </w:rPr>
      </w:pPr>
      <w:bookmarkStart w:id="52" w:name="_Toc220932377"/>
      <w:r>
        <w:rPr>
          <w:rFonts w:eastAsia="Times New Roman" w:cstheme="majorHAnsi"/>
          <w:color w:val="auto"/>
        </w:rPr>
        <w:t>GoodsReturnCurr</w:t>
      </w:r>
      <w:bookmarkEnd w:id="52"/>
    </w:p>
    <w:p w14:paraId="2B77027A"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FA6DD5D"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"GoodsReturnCurr"</w:t>
      </w:r>
      <w:r>
        <w:rPr>
          <w:rFonts w:ascii="Courier New" w:hAnsi="Courier New" w:cs="Courier New"/>
          <w:color w:val="000000"/>
          <w:sz w:val="18"/>
          <w:szCs w:val="18"/>
        </w:rPr>
        <w:t>,</w:t>
      </w:r>
    </w:p>
    <w:p w14:paraId="0F86E080"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"GoodsReturnCurr"</w:t>
      </w:r>
      <w:r>
        <w:rPr>
          <w:rFonts w:ascii="Courier New" w:hAnsi="Courier New" w:cs="Courier New"/>
          <w:color w:val="000000"/>
          <w:sz w:val="18"/>
          <w:szCs w:val="18"/>
        </w:rPr>
        <w:t>:</w:t>
      </w:r>
    </w:p>
    <w:p w14:paraId="445F4C51"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6FF93A6"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65D00113"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7C61176"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0498DABA"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70BB29C"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16D00ED9"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46D65E31"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28E862F5"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"rCurrency3"</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76290CB8"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FD9E622"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1EEDBBE" w14:textId="77777777" w:rsidR="009944F7" w:rsidRPr="009944F7" w:rsidRDefault="009944F7" w:rsidP="009944F7"/>
    <w:p w14:paraId="1B5ACFFF" w14:textId="03853B07" w:rsidR="005C7F55" w:rsidRDefault="005C7F55" w:rsidP="006E1BE4">
      <w:pPr>
        <w:pStyle w:val="Heading2"/>
        <w:rPr>
          <w:rFonts w:eastAsia="Times New Roman" w:cstheme="majorHAnsi"/>
          <w:color w:val="auto"/>
        </w:rPr>
      </w:pPr>
      <w:bookmarkStart w:id="53" w:name="_Toc220932378"/>
      <w:r>
        <w:rPr>
          <w:rFonts w:eastAsia="Times New Roman" w:cstheme="majorHAnsi"/>
          <w:color w:val="auto"/>
        </w:rPr>
        <w:t>EndFiscalReceiptEx</w:t>
      </w:r>
      <w:bookmarkEnd w:id="53"/>
    </w:p>
    <w:p w14:paraId="133076E7"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54E256E"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"EndFiscalReceiptEx"</w:t>
      </w:r>
      <w:r>
        <w:rPr>
          <w:rFonts w:ascii="Courier New" w:hAnsi="Courier New" w:cs="Courier New"/>
          <w:color w:val="000000"/>
          <w:sz w:val="18"/>
          <w:szCs w:val="18"/>
        </w:rPr>
        <w:t>,</w:t>
      </w:r>
    </w:p>
    <w:p w14:paraId="61FEB890"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"EndFiscalReceiptEx"</w:t>
      </w:r>
      <w:r>
        <w:rPr>
          <w:rFonts w:ascii="Courier New" w:hAnsi="Courier New" w:cs="Courier New"/>
          <w:color w:val="000000"/>
          <w:sz w:val="18"/>
          <w:szCs w:val="18"/>
        </w:rPr>
        <w:t>:</w:t>
      </w:r>
    </w:p>
    <w:p w14:paraId="03FB50B8"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B54659B"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4FCABF14"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30113EF4"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20A8E491"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0A5564EC"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090D67D6"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"Credit5"</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25535C3"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"Credit6"</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9FC5C71"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"Credit7"</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1735CC0"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"Credit8"</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21BA1BC7"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BC85597"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9325CF8" w14:textId="77777777" w:rsidR="00313756" w:rsidRPr="00313756" w:rsidRDefault="00313756" w:rsidP="00313756"/>
    <w:p w14:paraId="717CD923" w14:textId="5151B1F2" w:rsidR="005C7F55" w:rsidRDefault="005C7F55" w:rsidP="006E1BE4">
      <w:pPr>
        <w:pStyle w:val="Heading2"/>
        <w:rPr>
          <w:rFonts w:eastAsia="Times New Roman" w:cstheme="majorHAnsi"/>
          <w:color w:val="auto"/>
        </w:rPr>
      </w:pPr>
      <w:bookmarkStart w:id="54" w:name="_Toc220932379"/>
      <w:r>
        <w:rPr>
          <w:rFonts w:eastAsia="Times New Roman" w:cstheme="majorHAnsi"/>
          <w:color w:val="auto"/>
        </w:rPr>
        <w:t>GoodsReturnEx</w:t>
      </w:r>
      <w:bookmarkEnd w:id="54"/>
    </w:p>
    <w:p w14:paraId="7B05B1EE"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487ECE0"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"GoodsReturnEx"</w:t>
      </w:r>
      <w:r>
        <w:rPr>
          <w:rFonts w:ascii="Courier New" w:hAnsi="Courier New" w:cs="Courier New"/>
          <w:color w:val="000000"/>
          <w:sz w:val="18"/>
          <w:szCs w:val="18"/>
        </w:rPr>
        <w:t>,</w:t>
      </w:r>
    </w:p>
    <w:p w14:paraId="0D971922"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"GoodsReturnEx"</w:t>
      </w:r>
      <w:r>
        <w:rPr>
          <w:rFonts w:ascii="Courier New" w:hAnsi="Courier New" w:cs="Courier New"/>
          <w:color w:val="000000"/>
          <w:sz w:val="18"/>
          <w:szCs w:val="18"/>
        </w:rPr>
        <w:t>:</w:t>
      </w:r>
    </w:p>
    <w:p w14:paraId="78ABD2F6"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2C92E9C"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2B0E11A1"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5C72A2C"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54A9CE46"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115B29AD"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715A87F1"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"Credit5"</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391E2E4C"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"Credit6"</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5E2FC4A"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"Credit7"</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FF5852F"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"Credit8"</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09036845"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2C3CCD9"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66E1959" w14:textId="77777777" w:rsidR="00606CF7" w:rsidRPr="00606CF7" w:rsidRDefault="00606CF7" w:rsidP="00606CF7"/>
    <w:p w14:paraId="78E6B446" w14:textId="77B95E42" w:rsidR="00B42324" w:rsidRDefault="00B42324" w:rsidP="006E1BE4">
      <w:pPr>
        <w:pStyle w:val="Heading2"/>
        <w:rPr>
          <w:rFonts w:eastAsia="Times New Roman" w:cstheme="majorHAnsi"/>
          <w:color w:val="auto"/>
        </w:rPr>
      </w:pPr>
      <w:bookmarkStart w:id="55" w:name="_Toc220932380"/>
      <w:r>
        <w:rPr>
          <w:rFonts w:eastAsia="Times New Roman" w:cstheme="majorHAnsi"/>
          <w:color w:val="auto"/>
        </w:rPr>
        <w:t>EndRecPaymentEx</w:t>
      </w:r>
      <w:bookmarkEnd w:id="55"/>
    </w:p>
    <w:p w14:paraId="4BBF479A"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42ABB43"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"EndRecPaymentEx"</w:t>
      </w:r>
      <w:r>
        <w:rPr>
          <w:rFonts w:ascii="Courier New" w:hAnsi="Courier New" w:cs="Courier New"/>
          <w:color w:val="000000"/>
          <w:sz w:val="18"/>
          <w:szCs w:val="18"/>
        </w:rPr>
        <w:t>,</w:t>
      </w:r>
    </w:p>
    <w:p w14:paraId="765EA46C"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xml:space="preserve">  </w:t>
      </w:r>
      <w:r>
        <w:rPr>
          <w:rFonts w:ascii="Courier New" w:hAnsi="Courier New" w:cs="Courier New"/>
          <w:color w:val="A31515"/>
          <w:sz w:val="18"/>
          <w:szCs w:val="18"/>
        </w:rPr>
        <w:t>"EndRecPaymentEx"</w:t>
      </w:r>
      <w:r>
        <w:rPr>
          <w:rFonts w:ascii="Courier New" w:hAnsi="Courier New" w:cs="Courier New"/>
          <w:color w:val="000000"/>
          <w:sz w:val="18"/>
          <w:szCs w:val="18"/>
        </w:rPr>
        <w:t>:</w:t>
      </w:r>
    </w:p>
    <w:p w14:paraId="27D6AE15"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1E1365D"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67EF8CB6"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BF616EE"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ADA891E"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0CCB2A07"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918181F"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"Credit5"</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C624556"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"Credit6"</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410AD98C"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"Credit7"</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8489983"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"Credit8"</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743625A1"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C4E9908"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B9472C2" w14:textId="77777777" w:rsidR="00750DF7" w:rsidRPr="00750DF7" w:rsidRDefault="00750DF7" w:rsidP="00750DF7"/>
    <w:p w14:paraId="72FC5A0A" w14:textId="4E8A2268" w:rsidR="00B42324" w:rsidRDefault="00B42324" w:rsidP="006E1BE4">
      <w:pPr>
        <w:pStyle w:val="Heading2"/>
        <w:rPr>
          <w:rFonts w:eastAsia="Times New Roman" w:cstheme="majorHAnsi"/>
          <w:color w:val="auto"/>
        </w:rPr>
      </w:pPr>
      <w:bookmarkStart w:id="56" w:name="_Toc220932381"/>
      <w:r>
        <w:rPr>
          <w:rFonts w:eastAsia="Times New Roman" w:cstheme="majorHAnsi"/>
          <w:color w:val="auto"/>
        </w:rPr>
        <w:t>EndFiscalCacheReceipt</w:t>
      </w:r>
      <w:bookmarkEnd w:id="56"/>
    </w:p>
    <w:p w14:paraId="0BBAD1B2" w14:textId="77777777" w:rsidR="00E5462B" w:rsidRPr="00E5462B" w:rsidRDefault="00E5462B" w:rsidP="00E5462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90B4068" w14:textId="77777777" w:rsidR="00E5462B" w:rsidRPr="00E5462B" w:rsidRDefault="00E5462B" w:rsidP="00E5462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"EndFiscalCacheReceipt"</w:t>
      </w:r>
    </w:p>
    <w:p w14:paraId="5FB285BC" w14:textId="77777777" w:rsidR="00E5462B" w:rsidRPr="00E5462B" w:rsidRDefault="00E5462B" w:rsidP="00E5462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E9708AF" w14:textId="77777777" w:rsidR="00E5462B" w:rsidRPr="00E5462B" w:rsidRDefault="00E5462B" w:rsidP="00E5462B"/>
    <w:p w14:paraId="3DCD1087" w14:textId="388F7433" w:rsidR="00B42324" w:rsidRDefault="00B42324" w:rsidP="006E1BE4">
      <w:pPr>
        <w:pStyle w:val="Heading2"/>
        <w:rPr>
          <w:rFonts w:eastAsia="Times New Roman" w:cstheme="majorHAnsi"/>
          <w:color w:val="auto"/>
        </w:rPr>
      </w:pPr>
      <w:bookmarkStart w:id="57" w:name="_Toc220932382"/>
      <w:r>
        <w:rPr>
          <w:rFonts w:eastAsia="Times New Roman" w:cstheme="majorHAnsi"/>
          <w:color w:val="auto"/>
        </w:rPr>
        <w:t>GoodsReturnCacheReceipt</w:t>
      </w:r>
      <w:bookmarkEnd w:id="57"/>
    </w:p>
    <w:p w14:paraId="5500B841" w14:textId="77777777" w:rsidR="008B6C46" w:rsidRPr="008B6C46" w:rsidRDefault="008B6C46" w:rsidP="008B6C4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7A9894E" w14:textId="77777777" w:rsidR="008B6C46" w:rsidRPr="008B6C46" w:rsidRDefault="008B6C46" w:rsidP="008B6C4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"GoodsReturnCacheReceipt"</w:t>
      </w:r>
    </w:p>
    <w:p w14:paraId="5E053A32" w14:textId="77777777" w:rsidR="008B6C46" w:rsidRPr="008B6C46" w:rsidRDefault="008B6C46" w:rsidP="008B6C4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3E9A2EE" w14:textId="77777777" w:rsidR="008B6C46" w:rsidRPr="008B6C46" w:rsidRDefault="008B6C46" w:rsidP="008B6C46"/>
    <w:p w14:paraId="77CE90EB" w14:textId="218CEF67" w:rsidR="00B42324" w:rsidRDefault="00B42324" w:rsidP="006E1BE4">
      <w:pPr>
        <w:pStyle w:val="Heading2"/>
        <w:rPr>
          <w:rFonts w:eastAsia="Times New Roman" w:cstheme="majorHAnsi"/>
          <w:color w:val="auto"/>
        </w:rPr>
      </w:pPr>
      <w:bookmarkStart w:id="58" w:name="_Toc220932383"/>
      <w:r>
        <w:rPr>
          <w:rFonts w:eastAsia="Times New Roman" w:cstheme="majorHAnsi"/>
          <w:color w:val="auto"/>
        </w:rPr>
        <w:t>EndRecPayment</w:t>
      </w:r>
      <w:bookmarkEnd w:id="58"/>
    </w:p>
    <w:p w14:paraId="3B362261"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6D1AACC"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"EndRecPayment"</w:t>
      </w:r>
      <w:r>
        <w:rPr>
          <w:rFonts w:ascii="Courier New" w:hAnsi="Courier New" w:cs="Courier New"/>
          <w:color w:val="000000"/>
          <w:sz w:val="18"/>
          <w:szCs w:val="18"/>
        </w:rPr>
        <w:t>,</w:t>
      </w:r>
    </w:p>
    <w:p w14:paraId="5492197E"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"EndRecPayment"</w:t>
      </w:r>
      <w:r>
        <w:rPr>
          <w:rFonts w:ascii="Courier New" w:hAnsi="Courier New" w:cs="Courier New"/>
          <w:color w:val="000000"/>
          <w:sz w:val="18"/>
          <w:szCs w:val="18"/>
        </w:rPr>
        <w:t>:</w:t>
      </w:r>
    </w:p>
    <w:p w14:paraId="03E8D842"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6BD1B85"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6FD571FD"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A82EB59"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3B8B99A9"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592CA8C"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1B715B1E"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6C143EB"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1F578D27"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"rCurrency3"</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7CCED187"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549295F" w14:textId="77777777" w:rsid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4252A4C" w14:textId="77777777" w:rsidR="00DA222A" w:rsidRDefault="00DA222A" w:rsidP="00BB279F">
      <w:pPr>
        <w:shd w:val="clear" w:color="auto" w:fill="FFFFFF"/>
        <w:spacing w:line="270" w:lineRule="atLeast"/>
        <w:rPr>
          <w:rFonts w:ascii="Courier New" w:hAnsi="Courier New" w:cs="Courier New"/>
          <w:color w:val="000000"/>
          <w:sz w:val="18"/>
          <w:szCs w:val="18"/>
        </w:rPr>
      </w:pPr>
    </w:p>
    <w:p w14:paraId="06E76563" w14:textId="2E0D6E80" w:rsidR="00DA222A" w:rsidRDefault="00DA222A" w:rsidP="00DA222A">
      <w:pPr>
        <w:pStyle w:val="Heading2"/>
        <w:rPr>
          <w:rFonts w:eastAsia="Times New Roman" w:cstheme="majorHAnsi"/>
          <w:color w:val="auto"/>
        </w:rPr>
      </w:pPr>
      <w:bookmarkStart w:id="59" w:name="_Toc220932384"/>
      <w:r>
        <w:rPr>
          <w:rFonts w:eastAsia="Times New Roman" w:cstheme="majorHAnsi"/>
          <w:color w:val="auto"/>
        </w:rPr>
        <w:t>EndFiscalReceiptPayment</w:t>
      </w:r>
      <w:bookmarkEnd w:id="59"/>
    </w:p>
    <w:p w14:paraId="23DD6AEF" w14:textId="77777777" w:rsidR="00DA222A" w:rsidRDefault="00DA222A" w:rsidP="00DA222A">
      <w:pPr>
        <w:rPr>
          <w:lang w:eastAsia="en-US"/>
        </w:rPr>
      </w:pPr>
      <w:r>
        <w:rPr>
          <w:lang w:eastAsia="en-US"/>
        </w:rPr>
        <w:t>{</w:t>
      </w:r>
    </w:p>
    <w:p w14:paraId="005C081A" w14:textId="77777777" w:rsidR="00DA222A" w:rsidRDefault="00DA222A" w:rsidP="00DA222A">
      <w:pPr>
        <w:rPr>
          <w:lang w:eastAsia="en-US"/>
        </w:rPr>
      </w:pPr>
      <w:r>
        <w:rPr>
          <w:lang w:eastAsia="en-US"/>
        </w:rPr>
        <w:t xml:space="preserve">  "Command": "EndFiscalReceiptPayment",</w:t>
      </w:r>
    </w:p>
    <w:p w14:paraId="65AF868A" w14:textId="77777777" w:rsidR="00DA222A" w:rsidRDefault="00DA222A" w:rsidP="00DA222A">
      <w:pPr>
        <w:rPr>
          <w:lang w:eastAsia="en-US"/>
        </w:rPr>
      </w:pPr>
      <w:r>
        <w:rPr>
          <w:lang w:eastAsia="en-US"/>
        </w:rPr>
        <w:t xml:space="preserve">  "EndFiscalReceiptPayment": {</w:t>
      </w:r>
    </w:p>
    <w:p w14:paraId="19C945B6" w14:textId="4C699F9D" w:rsidR="00DA222A" w:rsidRDefault="00DA222A" w:rsidP="00DA222A">
      <w:pPr>
        <w:rPr>
          <w:lang w:eastAsia="en-US"/>
        </w:rPr>
      </w:pPr>
      <w:r>
        <w:rPr>
          <w:lang w:eastAsia="en-US"/>
        </w:rPr>
        <w:lastRenderedPageBreak/>
        <w:t xml:space="preserve">    "Cash": 100.50,</w:t>
      </w:r>
    </w:p>
    <w:p w14:paraId="5984165B" w14:textId="7A3ABFEB" w:rsidR="00DA222A" w:rsidRDefault="00DA222A" w:rsidP="00DA222A">
      <w:pPr>
        <w:rPr>
          <w:lang w:eastAsia="en-US"/>
        </w:rPr>
      </w:pPr>
      <w:r>
        <w:rPr>
          <w:lang w:eastAsia="en-US"/>
        </w:rPr>
        <w:t xml:space="preserve">    "Credit1": 25.00,</w:t>
      </w:r>
    </w:p>
    <w:p w14:paraId="3B5A8696" w14:textId="7D9D3801" w:rsidR="00DA222A" w:rsidRDefault="00DA222A" w:rsidP="00DA222A">
      <w:pPr>
        <w:rPr>
          <w:lang w:eastAsia="en-US"/>
        </w:rPr>
      </w:pPr>
      <w:r>
        <w:rPr>
          <w:lang w:eastAsia="en-US"/>
        </w:rPr>
        <w:t xml:space="preserve">    "Credit2": 0.00,</w:t>
      </w:r>
    </w:p>
    <w:p w14:paraId="1AEA070E" w14:textId="5EE5E085" w:rsidR="00DA222A" w:rsidRDefault="00DA222A" w:rsidP="00DA222A">
      <w:pPr>
        <w:rPr>
          <w:lang w:eastAsia="en-US"/>
        </w:rPr>
      </w:pPr>
      <w:r>
        <w:rPr>
          <w:lang w:eastAsia="en-US"/>
        </w:rPr>
        <w:t xml:space="preserve">    "Credit3": 0.00,</w:t>
      </w:r>
    </w:p>
    <w:p w14:paraId="1F1D6068" w14:textId="2EF25C66" w:rsidR="00DA222A" w:rsidRDefault="00DA222A" w:rsidP="00DA222A">
      <w:pPr>
        <w:rPr>
          <w:lang w:eastAsia="en-US"/>
        </w:rPr>
      </w:pPr>
      <w:r>
        <w:rPr>
          <w:lang w:eastAsia="en-US"/>
        </w:rPr>
        <w:t xml:space="preserve">    "Credit4": 0.00,</w:t>
      </w:r>
    </w:p>
    <w:p w14:paraId="450831B9" w14:textId="0F0B9FFB" w:rsidR="00DA222A" w:rsidRDefault="00DA222A" w:rsidP="00DA222A">
      <w:pPr>
        <w:rPr>
          <w:lang w:eastAsia="en-US"/>
        </w:rPr>
      </w:pPr>
      <w:r>
        <w:rPr>
          <w:lang w:eastAsia="en-US"/>
        </w:rPr>
        <w:t xml:space="preserve">    "Credit5": 0.00,</w:t>
      </w:r>
    </w:p>
    <w:p w14:paraId="66686C08" w14:textId="7937B2EB" w:rsidR="00DA222A" w:rsidRDefault="00DA222A" w:rsidP="00DA222A">
      <w:pPr>
        <w:rPr>
          <w:lang w:eastAsia="en-US"/>
        </w:rPr>
      </w:pPr>
      <w:r>
        <w:rPr>
          <w:lang w:eastAsia="en-US"/>
        </w:rPr>
        <w:t xml:space="preserve">    "Credit6": 0.00,</w:t>
      </w:r>
    </w:p>
    <w:p w14:paraId="4F056957" w14:textId="3B210B28" w:rsidR="00DA222A" w:rsidRDefault="00DA222A" w:rsidP="00DA222A">
      <w:pPr>
        <w:rPr>
          <w:lang w:eastAsia="en-US"/>
        </w:rPr>
      </w:pPr>
      <w:r>
        <w:rPr>
          <w:lang w:eastAsia="en-US"/>
        </w:rPr>
        <w:t xml:space="preserve">    "Credit7": 0.00,</w:t>
      </w:r>
    </w:p>
    <w:p w14:paraId="1DA700CE" w14:textId="41316A6C" w:rsidR="00DA222A" w:rsidRDefault="00DA222A" w:rsidP="00DA222A">
      <w:pPr>
        <w:rPr>
          <w:lang w:eastAsia="en-US"/>
        </w:rPr>
      </w:pPr>
      <w:r>
        <w:rPr>
          <w:lang w:eastAsia="en-US"/>
        </w:rPr>
        <w:t xml:space="preserve">    "Credit8": 0.00</w:t>
      </w:r>
    </w:p>
    <w:p w14:paraId="2AD69C47" w14:textId="77777777" w:rsidR="00DA222A" w:rsidRDefault="00DA222A" w:rsidP="00DA222A">
      <w:pPr>
        <w:rPr>
          <w:lang w:eastAsia="en-US"/>
        </w:rPr>
      </w:pPr>
      <w:r>
        <w:rPr>
          <w:lang w:eastAsia="en-US"/>
        </w:rPr>
        <w:t xml:space="preserve">  }</w:t>
      </w:r>
    </w:p>
    <w:p w14:paraId="595DFBEB" w14:textId="0636278A" w:rsidR="00DA222A" w:rsidRDefault="00DA222A" w:rsidP="00DA222A">
      <w:pPr>
        <w:rPr>
          <w:lang w:eastAsia="en-US"/>
        </w:rPr>
      </w:pPr>
      <w:r>
        <w:rPr>
          <w:lang w:eastAsia="en-US"/>
        </w:rPr>
        <w:t>}</w:t>
      </w:r>
    </w:p>
    <w:p w14:paraId="70D6A187" w14:textId="24DDD565" w:rsidR="00DA222A" w:rsidRDefault="00DA222A" w:rsidP="00DA222A">
      <w:pPr>
        <w:pStyle w:val="Heading2"/>
        <w:rPr>
          <w:rFonts w:eastAsia="Times New Roman" w:cstheme="majorHAnsi"/>
          <w:color w:val="auto"/>
        </w:rPr>
      </w:pPr>
      <w:bookmarkStart w:id="60" w:name="_Toc220932385"/>
      <w:r>
        <w:rPr>
          <w:rFonts w:eastAsia="Times New Roman" w:cstheme="majorHAnsi"/>
          <w:color w:val="auto"/>
        </w:rPr>
        <w:t>GoodsReturnPayment</w:t>
      </w:r>
      <w:bookmarkEnd w:id="60"/>
    </w:p>
    <w:p w14:paraId="578DC77B" w14:textId="77777777" w:rsidR="00DA222A" w:rsidRDefault="00DA222A" w:rsidP="00DA222A">
      <w:pPr>
        <w:rPr>
          <w:lang w:eastAsia="en-US"/>
        </w:rPr>
      </w:pPr>
      <w:r>
        <w:rPr>
          <w:lang w:eastAsia="en-US"/>
        </w:rPr>
        <w:t>{</w:t>
      </w:r>
    </w:p>
    <w:p w14:paraId="752A9445" w14:textId="77777777" w:rsidR="00DA222A" w:rsidRDefault="00DA222A" w:rsidP="00DA222A">
      <w:pPr>
        <w:rPr>
          <w:lang w:eastAsia="en-US"/>
        </w:rPr>
      </w:pPr>
      <w:r>
        <w:rPr>
          <w:lang w:eastAsia="en-US"/>
        </w:rPr>
        <w:t xml:space="preserve">  "Command": "GoodsReturnPayment",</w:t>
      </w:r>
    </w:p>
    <w:p w14:paraId="7D870C0E" w14:textId="77777777" w:rsidR="00DA222A" w:rsidRDefault="00DA222A" w:rsidP="00DA222A">
      <w:pPr>
        <w:rPr>
          <w:lang w:eastAsia="en-US"/>
        </w:rPr>
      </w:pPr>
      <w:r>
        <w:rPr>
          <w:lang w:eastAsia="en-US"/>
        </w:rPr>
        <w:t xml:space="preserve">  "GoodsReturnPayment": {</w:t>
      </w:r>
    </w:p>
    <w:p w14:paraId="40E671FE" w14:textId="02B00438" w:rsidR="00DA222A" w:rsidRDefault="00DA222A" w:rsidP="00DA222A">
      <w:pPr>
        <w:rPr>
          <w:lang w:eastAsia="en-US"/>
        </w:rPr>
      </w:pPr>
      <w:r>
        <w:rPr>
          <w:lang w:eastAsia="en-US"/>
        </w:rPr>
        <w:t xml:space="preserve">    "Cash": 50.25,</w:t>
      </w:r>
    </w:p>
    <w:p w14:paraId="63AFEF51" w14:textId="1F134135" w:rsidR="00DA222A" w:rsidRDefault="00DA222A" w:rsidP="00DA222A">
      <w:pPr>
        <w:rPr>
          <w:lang w:eastAsia="en-US"/>
        </w:rPr>
      </w:pPr>
      <w:r>
        <w:rPr>
          <w:lang w:eastAsia="en-US"/>
        </w:rPr>
        <w:t xml:space="preserve">    "Credit1": 10.00,</w:t>
      </w:r>
    </w:p>
    <w:p w14:paraId="6F7CF2A8" w14:textId="1EED4B2B" w:rsidR="00DA222A" w:rsidRDefault="00DA222A" w:rsidP="00DA222A">
      <w:pPr>
        <w:rPr>
          <w:lang w:eastAsia="en-US"/>
        </w:rPr>
      </w:pPr>
      <w:r>
        <w:rPr>
          <w:lang w:eastAsia="en-US"/>
        </w:rPr>
        <w:t xml:space="preserve">    "Credit2": 5.00,</w:t>
      </w:r>
    </w:p>
    <w:p w14:paraId="2775F704" w14:textId="37097B0E" w:rsidR="00DA222A" w:rsidRDefault="00DA222A" w:rsidP="00DA222A">
      <w:pPr>
        <w:rPr>
          <w:lang w:eastAsia="en-US"/>
        </w:rPr>
      </w:pPr>
      <w:r>
        <w:rPr>
          <w:lang w:eastAsia="en-US"/>
        </w:rPr>
        <w:t xml:space="preserve">    "Credit3": 0.00,</w:t>
      </w:r>
    </w:p>
    <w:p w14:paraId="73922227" w14:textId="2266374C" w:rsidR="00DA222A" w:rsidRDefault="00DA222A" w:rsidP="00DA222A">
      <w:pPr>
        <w:rPr>
          <w:lang w:eastAsia="en-US"/>
        </w:rPr>
      </w:pPr>
      <w:r>
        <w:rPr>
          <w:lang w:eastAsia="en-US"/>
        </w:rPr>
        <w:t xml:space="preserve">    "Credit4": 0.00,</w:t>
      </w:r>
    </w:p>
    <w:p w14:paraId="483519DE" w14:textId="0C63AD24" w:rsidR="00DA222A" w:rsidRDefault="00DA222A" w:rsidP="00DA222A">
      <w:pPr>
        <w:rPr>
          <w:lang w:eastAsia="en-US"/>
        </w:rPr>
      </w:pPr>
      <w:r>
        <w:rPr>
          <w:lang w:eastAsia="en-US"/>
        </w:rPr>
        <w:t xml:space="preserve">    "Credit5": 0.00,</w:t>
      </w:r>
    </w:p>
    <w:p w14:paraId="382E4279" w14:textId="0201C021" w:rsidR="00DA222A" w:rsidRDefault="00DA222A" w:rsidP="00DA222A">
      <w:pPr>
        <w:rPr>
          <w:lang w:eastAsia="en-US"/>
        </w:rPr>
      </w:pPr>
      <w:r>
        <w:rPr>
          <w:lang w:eastAsia="en-US"/>
        </w:rPr>
        <w:t xml:space="preserve">    "Credit6": 0.00,</w:t>
      </w:r>
    </w:p>
    <w:p w14:paraId="61B8FA37" w14:textId="2A1D3AD3" w:rsidR="00DA222A" w:rsidRDefault="00DA222A" w:rsidP="00DA222A">
      <w:pPr>
        <w:rPr>
          <w:lang w:eastAsia="en-US"/>
        </w:rPr>
      </w:pPr>
      <w:r>
        <w:rPr>
          <w:lang w:eastAsia="en-US"/>
        </w:rPr>
        <w:t xml:space="preserve">    "Credit7": 0.00,</w:t>
      </w:r>
    </w:p>
    <w:p w14:paraId="1063FD27" w14:textId="7C831079" w:rsidR="00DA222A" w:rsidRDefault="00DA222A" w:rsidP="00DA222A">
      <w:pPr>
        <w:rPr>
          <w:lang w:eastAsia="en-US"/>
        </w:rPr>
      </w:pPr>
      <w:r>
        <w:rPr>
          <w:lang w:eastAsia="en-US"/>
        </w:rPr>
        <w:t xml:space="preserve">    "Credit8": 0.00</w:t>
      </w:r>
    </w:p>
    <w:p w14:paraId="66F38D98" w14:textId="77777777" w:rsidR="00DA222A" w:rsidRDefault="00DA222A" w:rsidP="00DA222A">
      <w:pPr>
        <w:rPr>
          <w:lang w:eastAsia="en-US"/>
        </w:rPr>
      </w:pPr>
      <w:r>
        <w:rPr>
          <w:lang w:eastAsia="en-US"/>
        </w:rPr>
        <w:t xml:space="preserve">  }</w:t>
      </w:r>
    </w:p>
    <w:p w14:paraId="5093259A" w14:textId="77777777" w:rsidR="00DA222A" w:rsidRDefault="00DA222A" w:rsidP="00DA222A">
      <w:pPr>
        <w:rPr>
          <w:lang w:eastAsia="en-US"/>
        </w:rPr>
      </w:pPr>
      <w:r>
        <w:rPr>
          <w:lang w:eastAsia="en-US"/>
        </w:rPr>
        <w:t>}</w:t>
      </w:r>
    </w:p>
    <w:p w14:paraId="4FCB9955" w14:textId="77777777" w:rsidR="00DA222A" w:rsidRDefault="00DA222A" w:rsidP="00DA222A">
      <w:pPr>
        <w:rPr>
          <w:lang w:eastAsia="en-US"/>
        </w:rPr>
      </w:pPr>
    </w:p>
    <w:p w14:paraId="64570A32" w14:textId="38166FCB" w:rsidR="00BB279F" w:rsidRDefault="00DA222A" w:rsidP="00DA222A">
      <w:pPr>
        <w:rPr>
          <w:rFonts w:cstheme="majorHAnsi"/>
          <w:b/>
          <w:bCs/>
        </w:rPr>
      </w:pPr>
      <w:r>
        <w:rPr>
          <w:rFonts w:cstheme="majorHAnsi"/>
          <w:b/>
          <w:bCs/>
        </w:rPr>
        <w:t>EndCacheReceipt</w:t>
      </w:r>
    </w:p>
    <w:p w14:paraId="16C95BAF" w14:textId="77777777" w:rsidR="00DA222A" w:rsidRPr="00DA222A" w:rsidRDefault="00DA222A" w:rsidP="00DA222A">
      <w:pPr>
        <w:rPr>
          <w:rFonts w:cstheme="majorHAnsi"/>
        </w:rPr>
      </w:pPr>
      <w:r>
        <w:rPr>
          <w:rFonts w:cstheme="majorHAnsi"/>
        </w:rPr>
        <w:t>{</w:t>
      </w:r>
    </w:p>
    <w:p w14:paraId="45CF0557" w14:textId="77777777" w:rsidR="00DA222A" w:rsidRPr="00DA222A" w:rsidRDefault="00DA222A" w:rsidP="00DA222A">
      <w:pPr>
        <w:rPr>
          <w:rFonts w:cstheme="majorHAnsi"/>
        </w:rPr>
      </w:pPr>
      <w:r>
        <w:rPr>
          <w:rFonts w:cstheme="majorHAnsi"/>
        </w:rPr>
        <w:t xml:space="preserve">  "Command": "EndCacheReceipt"</w:t>
      </w:r>
    </w:p>
    <w:p w14:paraId="61003B8D" w14:textId="320CC05C" w:rsidR="00DA222A" w:rsidRDefault="00DA222A" w:rsidP="00DA222A">
      <w:pPr>
        <w:rPr>
          <w:rFonts w:cstheme="majorHAnsi"/>
        </w:rPr>
      </w:pPr>
      <w:r>
        <w:rPr>
          <w:rFonts w:cstheme="majorHAnsi"/>
        </w:rPr>
        <w:t>}</w:t>
      </w:r>
    </w:p>
    <w:p w14:paraId="4B9D2A0D" w14:textId="77777777" w:rsidR="00DA222A" w:rsidRPr="00DA222A" w:rsidRDefault="00DA222A" w:rsidP="00DA222A">
      <w:pPr>
        <w:rPr>
          <w:rFonts w:cstheme="majorHAnsi"/>
        </w:rPr>
      </w:pPr>
    </w:p>
    <w:p w14:paraId="2421176E" w14:textId="3F9651A0" w:rsidR="00B42324" w:rsidRDefault="00B42324" w:rsidP="006E1BE4">
      <w:pPr>
        <w:pStyle w:val="Heading2"/>
        <w:rPr>
          <w:rFonts w:eastAsia="Times New Roman" w:cstheme="majorHAnsi"/>
          <w:color w:val="auto"/>
        </w:rPr>
      </w:pPr>
      <w:bookmarkStart w:id="61" w:name="_Toc220932386"/>
      <w:r>
        <w:rPr>
          <w:rFonts w:eastAsia="Times New Roman" w:cstheme="majorHAnsi"/>
          <w:color w:val="auto"/>
        </w:rPr>
        <w:t>PrintCopyOfLastReceipt</w:t>
      </w:r>
      <w:bookmarkEnd w:id="61"/>
    </w:p>
    <w:p w14:paraId="42B11C11" w14:textId="77777777" w:rsidR="00F41D26" w:rsidRPr="00F41D26" w:rsidRDefault="00F41D26" w:rsidP="00F41D2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F8E7E50" w14:textId="77777777" w:rsidR="00F41D26" w:rsidRPr="00F41D26" w:rsidRDefault="00F41D26" w:rsidP="00F41D2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"PrintCopyOfLastReceipt"</w:t>
      </w:r>
    </w:p>
    <w:p w14:paraId="38907723" w14:textId="77777777" w:rsidR="00F41D26" w:rsidRPr="00F41D26" w:rsidRDefault="00F41D26" w:rsidP="00F41D2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69159F6" w14:textId="77777777" w:rsidR="00F41D26" w:rsidRPr="00F41D26" w:rsidRDefault="00F41D26" w:rsidP="00F41D26"/>
    <w:p w14:paraId="12A698D1" w14:textId="0F7E3757" w:rsidR="00B42324" w:rsidRPr="006E1BE4" w:rsidRDefault="00B42324" w:rsidP="006E1BE4">
      <w:pPr>
        <w:pStyle w:val="Heading2"/>
        <w:rPr>
          <w:rFonts w:eastAsia="Times New Roman" w:cstheme="majorHAnsi"/>
          <w:color w:val="auto"/>
        </w:rPr>
      </w:pPr>
      <w:bookmarkStart w:id="62" w:name="_Toc220932387"/>
      <w:r>
        <w:rPr>
          <w:rFonts w:eastAsia="Times New Roman" w:cstheme="majorHAnsi"/>
          <w:color w:val="auto"/>
        </w:rPr>
        <w:t>PrintCopyOfReceipt</w:t>
      </w:r>
      <w:bookmarkEnd w:id="62"/>
    </w:p>
    <w:p w14:paraId="1187109D"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5952111"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"PrintCopyOfReceipt"</w:t>
      </w:r>
      <w:r>
        <w:rPr>
          <w:rFonts w:ascii="Courier New" w:hAnsi="Courier New" w:cs="Courier New"/>
          <w:color w:val="000000"/>
          <w:sz w:val="18"/>
          <w:szCs w:val="18"/>
        </w:rPr>
        <w:t>,</w:t>
      </w:r>
    </w:p>
    <w:p w14:paraId="45224E56"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"PrintCopyOfReceipt"</w:t>
      </w:r>
      <w:r>
        <w:rPr>
          <w:rFonts w:ascii="Courier New" w:hAnsi="Courier New" w:cs="Courier New"/>
          <w:color w:val="000000"/>
          <w:sz w:val="18"/>
          <w:szCs w:val="18"/>
        </w:rPr>
        <w:t>:</w:t>
      </w:r>
    </w:p>
    <w:p w14:paraId="502405D1"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1001532"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"From"</w:t>
      </w:r>
      <w:r>
        <w:rPr>
          <w:rFonts w:ascii="Courier New" w:hAnsi="Courier New" w:cs="Courier New"/>
          <w:color w:val="000000"/>
          <w:sz w:val="18"/>
          <w:szCs w:val="18"/>
        </w:rPr>
        <w:t xml:space="preserve">: </w:t>
      </w:r>
      <w:r>
        <w:rPr>
          <w:rFonts w:ascii="Courier New" w:hAnsi="Courier New" w:cs="Courier New"/>
          <w:color w:val="098658"/>
          <w:sz w:val="18"/>
          <w:szCs w:val="18"/>
        </w:rPr>
        <w:t>10</w:t>
      </w:r>
      <w:r>
        <w:rPr>
          <w:rFonts w:ascii="Courier New" w:hAnsi="Courier New" w:cs="Courier New"/>
          <w:color w:val="000000"/>
          <w:sz w:val="18"/>
          <w:szCs w:val="18"/>
        </w:rPr>
        <w:t>,</w:t>
      </w:r>
    </w:p>
    <w:p w14:paraId="4B39D2B7"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"To"</w:t>
      </w:r>
      <w:r>
        <w:rPr>
          <w:rFonts w:ascii="Courier New" w:hAnsi="Courier New" w:cs="Courier New"/>
          <w:color w:val="000000"/>
          <w:sz w:val="18"/>
          <w:szCs w:val="18"/>
        </w:rPr>
        <w:t xml:space="preserve">: </w:t>
      </w:r>
      <w:r>
        <w:rPr>
          <w:rFonts w:ascii="Courier New" w:hAnsi="Courier New" w:cs="Courier New"/>
          <w:color w:val="098658"/>
          <w:sz w:val="18"/>
          <w:szCs w:val="18"/>
        </w:rPr>
        <w:t>11</w:t>
      </w:r>
    </w:p>
    <w:p w14:paraId="04558F20"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w:t>
      </w:r>
    </w:p>
    <w:p w14:paraId="61606D87" w14:textId="77777777" w:rsid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F879A87" w14:textId="77777777" w:rsidR="00604E57" w:rsidRDefault="00604E57" w:rsidP="00660A5A">
      <w:pPr>
        <w:shd w:val="clear" w:color="auto" w:fill="FFFFFF"/>
        <w:spacing w:line="270" w:lineRule="atLeast"/>
        <w:rPr>
          <w:rFonts w:ascii="Courier New" w:hAnsi="Courier New" w:cs="Courier New"/>
          <w:color w:val="000000"/>
          <w:sz w:val="18"/>
          <w:szCs w:val="18"/>
        </w:rPr>
      </w:pPr>
    </w:p>
    <w:p w14:paraId="628BD9F9" w14:textId="065716DE" w:rsidR="00604E57" w:rsidRPr="006E1BE4" w:rsidRDefault="00604E57" w:rsidP="00604E57">
      <w:pPr>
        <w:pStyle w:val="Heading2"/>
        <w:rPr>
          <w:rFonts w:eastAsia="Times New Roman" w:cstheme="majorHAnsi"/>
          <w:color w:val="auto"/>
        </w:rPr>
      </w:pPr>
      <w:r>
        <w:rPr>
          <w:rFonts w:eastAsia="Times New Roman" w:cstheme="majorHAnsi"/>
          <w:color w:val="auto"/>
        </w:rPr>
        <w:t>GetCopyOfReceipt</w:t>
      </w:r>
    </w:p>
    <w:p w14:paraId="2A35FFD2"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4A3F75F" w14:textId="68A79411"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"GetCopyOfReceipt"</w:t>
      </w:r>
      <w:r>
        <w:rPr>
          <w:rFonts w:ascii="Courier New" w:hAnsi="Courier New" w:cs="Courier New"/>
          <w:color w:val="000000"/>
          <w:sz w:val="18"/>
          <w:szCs w:val="18"/>
        </w:rPr>
        <w:t>,</w:t>
      </w:r>
    </w:p>
    <w:p w14:paraId="515600C8" w14:textId="7EDD1B6D"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"GetCopyOfReceipt"</w:t>
      </w:r>
      <w:r>
        <w:rPr>
          <w:rFonts w:ascii="Courier New" w:hAnsi="Courier New" w:cs="Courier New"/>
          <w:color w:val="000000"/>
          <w:sz w:val="18"/>
          <w:szCs w:val="18"/>
        </w:rPr>
        <w:t>:</w:t>
      </w:r>
    </w:p>
    <w:p w14:paraId="6B68C980"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E073354"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"From"</w:t>
      </w:r>
      <w:r>
        <w:rPr>
          <w:rFonts w:ascii="Courier New" w:hAnsi="Courier New" w:cs="Courier New"/>
          <w:color w:val="000000"/>
          <w:sz w:val="18"/>
          <w:szCs w:val="18"/>
        </w:rPr>
        <w:t xml:space="preserve">: </w:t>
      </w:r>
      <w:r>
        <w:rPr>
          <w:rFonts w:ascii="Courier New" w:hAnsi="Courier New" w:cs="Courier New"/>
          <w:color w:val="098658"/>
          <w:sz w:val="18"/>
          <w:szCs w:val="18"/>
        </w:rPr>
        <w:t>10</w:t>
      </w:r>
      <w:r>
        <w:rPr>
          <w:rFonts w:ascii="Courier New" w:hAnsi="Courier New" w:cs="Courier New"/>
          <w:color w:val="000000"/>
          <w:sz w:val="18"/>
          <w:szCs w:val="18"/>
        </w:rPr>
        <w:t>,</w:t>
      </w:r>
    </w:p>
    <w:p w14:paraId="6548F2DB"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"To"</w:t>
      </w:r>
      <w:r>
        <w:rPr>
          <w:rFonts w:ascii="Courier New" w:hAnsi="Courier New" w:cs="Courier New"/>
          <w:color w:val="000000"/>
          <w:sz w:val="18"/>
          <w:szCs w:val="18"/>
        </w:rPr>
        <w:t xml:space="preserve">: </w:t>
      </w:r>
      <w:r>
        <w:rPr>
          <w:rFonts w:ascii="Courier New" w:hAnsi="Courier New" w:cs="Courier New"/>
          <w:color w:val="098658"/>
          <w:sz w:val="18"/>
          <w:szCs w:val="18"/>
        </w:rPr>
        <w:t>11</w:t>
      </w:r>
    </w:p>
    <w:p w14:paraId="3A99B77E"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62120E2"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pPr>
        <w:rPr>
          <w:ins w:id="9195" w:author="Claude" w:date="2026-09-29T00:00:00Z"/>
          <w:lang w:val="en-US" w:eastAsia="en-US"/>
        </w:rPr>
      </w:pPr>
    </w:p>
    <w:p>
      <w:pPr>
        <w:pStyle w:val="Heading2"/>
        <w:rPr>
          <w:ins w:id="9196" w:author="Claude" w:date="2026-09-29T00:00:00Z"/>
          <w:rFonts w:eastAsia="Times New Roman" w:cstheme="majorHAnsi"/>
          <w:color w:val="auto"/>
          <w:lang w:val="en-US"/>
        </w:rPr>
      </w:pPr>
      <w:ins w:id="9197" w:author="Claude" w:date="2026-09-29T00:00:00Z">
        <w:r>
          <w:rPr>
            <w:rFonts w:eastAsia="Times New Roman" w:cstheme="majorHAnsi"/>
            <w:color w:val="auto"/>
            <w:lang w:val="en-US"/>
          </w:rPr>
          <w:t xml:space="preserve">ReloadEmpiFis</w:t>
        </w:r>
      </w:ins>
    </w:p>
    <w:p>
      <w:pPr>
        <w:rPr>
          <w:ins w:id="9198" w:author="Claude" w:date="2026-09-29T00:00:00Z"/>
          <w:lang w:val="en-US" w:eastAsia="en-US"/>
        </w:rPr>
      </w:pPr>
      <w:ins w:id="9199" w:author="Claude" w:date="2026-09-29T00:00:00Z">
        <w:r>
          <w:rPr>
            <w:lang w:val="en-US" w:eastAsia="en-US"/>
          </w:rPr>
          <w:t xml:space="preserve">Use when EmpiFis seems stuck: loads EmpiFis again and checks that the fiscal device answers. Nothing is printed. Returns ErrorCode 0 and the EmpiFis version in ErrorMessage, or the error.</w:t>
        </w:r>
      </w:ins>
    </w:p>
    <w:p>
      <w:pPr>
        <w:shd w:val="clear" w:color="auto" w:fill="FFFFFF"/>
        <w:spacing w:line="270" w:lineRule="atLeast"/>
        <w:rPr>
          <w:ins w:id="9200" w:author="Claude" w:date="2026-09-29T00:00:00Z"/>
          <w:rFonts w:ascii="Courier New" w:hAnsi="Courier New" w:cs="Courier New"/>
          <w:color w:val="000000"/>
          <w:sz w:val="18"/>
          <w:szCs w:val="18"/>
          <w:lang w:val="en-US"/>
        </w:rPr>
      </w:pPr>
      <w:ins w:id="9201" w:author="Claude" w:date="2026-09-29T00:00:00Z">
        <w:r>
          <w:rPr>
            <w:rFonts w:ascii="Courier New" w:hAnsi="Courier New" w:cs="Courier New"/>
            <w:color w:val="000000"/>
            <w:sz w:val="18"/>
            <w:szCs w:val="18"/>
            <w:lang w:val="en-US"/>
          </w:rPr>
          <w:t xml:space="preserve">{</w:t>
        </w:r>
      </w:ins>
    </w:p>
    <w:p>
      <w:pPr>
        <w:shd w:val="clear" w:color="auto" w:fill="FFFFFF"/>
        <w:spacing w:line="270" w:lineRule="atLeast"/>
        <w:rPr>
          <w:ins w:id="9202" w:author="Claude" w:date="2026-09-29T00:00:00Z"/>
          <w:rFonts w:ascii="Courier New" w:hAnsi="Courier New" w:cs="Courier New"/>
          <w:color w:val="000000"/>
          <w:sz w:val="18"/>
          <w:szCs w:val="18"/>
          <w:lang w:val="en-US"/>
        </w:rPr>
      </w:pPr>
      <w:ins w:id="9203" w:author="Claude" w:date="2026-09-29T00:00:00Z">
        <w:r>
          <w:rPr>
            <w:rFonts w:ascii="Courier New" w:hAnsi="Courier New" w:cs="Courier New"/>
            <w:color w:val="000000"/>
            <w:sz w:val="18"/>
            <w:szCs w:val="18"/>
            <w:lang w:val="en-US"/>
          </w:rPr>
          <w:t xml:space="preserve">  "Command": "ReloadEmpiFis"</w:t>
        </w:r>
      </w:ins>
    </w:p>
    <w:p>
      <w:pPr>
        <w:shd w:val="clear" w:color="auto" w:fill="FFFFFF"/>
        <w:spacing w:line="270" w:lineRule="atLeast"/>
        <w:rPr>
          <w:ins w:id="9204" w:author="Claude" w:date="2026-09-29T00:00:00Z"/>
          <w:rFonts w:ascii="Courier New" w:hAnsi="Courier New" w:cs="Courier New"/>
          <w:color w:val="000000"/>
          <w:sz w:val="18"/>
          <w:szCs w:val="18"/>
          <w:lang w:val="en-US"/>
        </w:rPr>
      </w:pPr>
      <w:ins w:id="9205" w:author="Claude" w:date="2026-09-29T00:00:00Z">
        <w:r>
          <w:rPr>
            <w:rFonts w:ascii="Courier New" w:hAnsi="Courier New" w:cs="Courier New"/>
            <w:color w:val="000000"/>
            <w:sz w:val="18"/>
            <w:szCs w:val="18"/>
            <w:lang w:val="en-US"/>
          </w:rPr>
          <w:t xml:space="preserve">}</w:t>
        </w:r>
      </w:ins>
    </w:p>
    <w:p w14:paraId="228BA6D4" w14:textId="77777777" w:rsidR="00604E57" w:rsidRPr="00660A5A" w:rsidRDefault="00604E57" w:rsidP="00660A5A">
      <w:pPr>
        <w:shd w:val="clear" w:color="auto" w:fill="FFFFFF"/>
        <w:spacing w:line="270" w:lineRule="atLeast"/>
        <w:rPr>
          <w:rFonts w:ascii="Courier New" w:hAnsi="Courier New" w:cs="Courier New"/>
          <w:color w:val="000000"/>
          <w:sz w:val="18"/>
          <w:szCs w:val="18"/>
        </w:rPr>
      </w:pPr>
    </w:p>
    <w:p w14:paraId="4B56C901"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p>
    <w:p w14:paraId="60F3D080" w14:textId="77777777" w:rsidR="007B6BC6" w:rsidRPr="009B7A93" w:rsidRDefault="007B6BC6" w:rsidP="009B7A93"/>
    <w:p w14:paraId="73912DD2" w14:textId="2C349F53" w:rsidR="00F20919" w:rsidRPr="00CD5DA8" w:rsidRDefault="00F20919" w:rsidP="00F20919">
      <w:pPr>
        <w:pStyle w:val="Heading1"/>
        <w:rPr>
          <w:b/>
          <w:bCs/>
          <w:color w:val="auto"/>
        </w:rPr>
      </w:pPr>
      <w:bookmarkStart w:id="63" w:name="_Toc220932388"/>
      <w:r>
        <w:rPr>
          <w:b/>
          <w:bCs/>
          <w:color w:val="auto"/>
        </w:rPr>
        <w:t>Error Codes</w:t>
      </w:r>
      <w:bookmarkEnd w:id="63"/>
    </w:p>
    <w:p w14:paraId="2397B805" w14:textId="77777777" w:rsidR="00F20919" w:rsidRDefault="00F20919" w:rsidP="00F20919">
      <w:pPr>
        <w:autoSpaceDE w:val="0"/>
        <w:autoSpaceDN w:val="0"/>
        <w:adjustRightInd w:val="0"/>
        <w:rPr>
          <w:rFonts w:ascii="Consolas" w:hAnsi="Consolas" w:cs="Consolas"/>
          <w:color w:val="000000"/>
          <w:sz w:val="20"/>
          <w:szCs w:val="20"/>
        </w:rPr>
      </w:pPr>
    </w:p>
    <w:p w14:paraId="003A602C" w14:textId="77777777" w:rsidR="005F789E" w:rsidRPr="00EF0684" w:rsidRDefault="005F789E" w:rsidP="005F789E">
      <w:pPr>
        <w:spacing w:before="240"/>
        <w:rPr>
          <w:b/>
          <w:lang w:val="en-US"/>
        </w:rPr>
      </w:pPr>
      <w:r>
        <w:rPr>
          <w:b/>
          <w:lang w:val="en-US"/>
        </w:rPr>
        <w:t>The result code list</w:t>
      </w:r>
    </w:p>
    <w:p w14:paraId="5A882085" w14:textId="77777777" w:rsidR="005F789E" w:rsidRPr="00EF0684" w:rsidRDefault="005F789E" w:rsidP="005F789E">
      <w:pPr>
        <w:spacing w:after="200"/>
        <w:rPr>
          <w:lang w:val="en-US"/>
        </w:rPr>
      </w:pPr>
      <w:r>
        <w:rPr>
          <w:lang w:val="en-US"/>
        </w:rPr>
        <w:t xml:space="preserve">Here follows the full list of possible EmpiFis errors. Errors can be divided into such categories:</w:t>
      </w:r>
    </w:p>
    <w:p w14:paraId="3354726C" w14:textId="77777777" w:rsidR="005F789E" w:rsidRPr="00EF0684" w:rsidRDefault="005F789E" w:rsidP="005F789E">
      <w:pPr>
        <w:numPr>
          <w:ilvl w:val="0"/>
          <w:numId w:val="3"/>
        </w:numPr>
        <w:spacing w:after="200" w:line="276" w:lineRule="auto"/>
        <w:rPr>
          <w:lang w:val="en-US"/>
        </w:rPr>
      </w:pPr>
      <w:r>
        <w:rPr>
          <w:lang w:val="en-US"/>
        </w:rPr>
        <w:t>Command. Codes from 16 to 60,</w:t>
      </w:r>
    </w:p>
    <w:p w14:paraId="49B674DF" w14:textId="77777777" w:rsidR="005F789E" w:rsidRPr="00EF0684" w:rsidRDefault="005F789E" w:rsidP="005F789E">
      <w:pPr>
        <w:numPr>
          <w:ilvl w:val="0"/>
          <w:numId w:val="3"/>
        </w:numPr>
        <w:spacing w:after="200" w:line="276" w:lineRule="auto"/>
        <w:rPr>
          <w:lang w:val="en-US"/>
        </w:rPr>
      </w:pPr>
      <w:r>
        <w:rPr>
          <w:lang w:val="en-US"/>
        </w:rPr>
        <w:t>Software. Codes above 160</w:t>
      </w:r>
    </w:p>
    <w:p w14:paraId="77AE6E78" w14:textId="77777777" w:rsidR="005F789E" w:rsidRPr="00EF0684" w:rsidRDefault="005F789E" w:rsidP="005F789E">
      <w:pPr>
        <w:spacing w:after="200"/>
        <w:rPr>
          <w:lang w:val="en-US"/>
        </w:rPr>
      </w:pPr>
      <w:r>
        <w:rPr>
          <w:lang w:val="en-US"/>
        </w:rPr>
        <w:t xml:space="preserve">A serial level error indicates the communication l command check error from EMpiFis. They can be returned by all commands.</w:t>
      </w:r>
    </w:p>
    <w:p w14:paraId="79D0DB2A" w14:textId="77777777" w:rsidR="005F789E" w:rsidRPr="00EF0684" w:rsidRDefault="005F789E" w:rsidP="005F789E">
      <w:pPr>
        <w:spacing w:after="200"/>
        <w:rPr>
          <w:lang w:val="en-US"/>
        </w:rPr>
      </w:pPr>
      <w:r>
        <w:rPr>
          <w:lang w:val="en-US"/>
        </w:rPr>
        <w:t>A command level error indicates the condition of a specific command.</w:t>
      </w:r>
    </w:p>
    <w:p w14:paraId="5C74D7E9" w14:textId="77777777" w:rsidR="005F789E" w:rsidRDefault="005F789E" w:rsidP="005F789E">
      <w:pPr>
        <w:spacing w:after="200"/>
        <w:rPr>
          <w:lang w:val="en-US"/>
        </w:rPr>
      </w:pPr>
      <w:r>
        <w:rPr>
          <w:lang w:val="en-US"/>
        </w:rPr>
        <w:t xml:space="preserve">Software level errors are produced by EmpiFis module. </w:t>
      </w: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738"/>
        <w:gridCol w:w="113"/>
        <w:gridCol w:w="850"/>
        <w:gridCol w:w="4394"/>
      </w:tblGrid>
      <w:tr w:rsidR="005F789E" w:rsidRPr="00EF0684" w14:paraId="02918AB0" w14:textId="77777777" w:rsidTr="003A1466">
        <w:trPr>
          <w:cantSplit/>
          <w:tblHeader/>
        </w:trPr>
        <w:tc>
          <w:tcPr>
            <w:tcW w:w="3119" w:type="dxa"/>
            <w:vMerge w:val="restart"/>
            <w:vAlign w:val="center"/>
          </w:tcPr>
          <w:p w14:paraId="7E99487E" w14:textId="77777777" w:rsidR="005F789E" w:rsidRPr="00EF0684" w:rsidRDefault="005F789E" w:rsidP="003A1466">
            <w:pPr>
              <w:jc w:val="center"/>
              <w:rPr>
                <w:b/>
                <w:sz w:val="20"/>
                <w:szCs w:val="20"/>
                <w:lang w:val="en-US"/>
              </w:rPr>
            </w:pPr>
            <w:r>
              <w:rPr>
                <w:b/>
                <w:sz w:val="20"/>
                <w:szCs w:val="20"/>
                <w:lang w:val="en-US"/>
              </w:rPr>
              <w:t>Result code</w:t>
            </w:r>
          </w:p>
        </w:tc>
        <w:tc>
          <w:tcPr>
            <w:tcW w:w="1701" w:type="dxa"/>
            <w:gridSpan w:val="3"/>
            <w:vAlign w:val="center"/>
          </w:tcPr>
          <w:p w14:paraId="597F136B" w14:textId="77777777" w:rsidR="005F789E" w:rsidRPr="00EF0684" w:rsidRDefault="005F789E" w:rsidP="003A1466">
            <w:pPr>
              <w:jc w:val="center"/>
              <w:rPr>
                <w:b/>
                <w:sz w:val="20"/>
                <w:szCs w:val="20"/>
                <w:lang w:val="en-US"/>
              </w:rPr>
            </w:pPr>
            <w:r>
              <w:rPr>
                <w:b/>
                <w:sz w:val="20"/>
                <w:szCs w:val="20"/>
                <w:lang w:val="en-US"/>
              </w:rPr>
              <w:t>Value</w:t>
            </w:r>
          </w:p>
        </w:tc>
        <w:tc>
          <w:tcPr>
            <w:tcW w:w="4394" w:type="dxa"/>
            <w:vMerge w:val="restart"/>
            <w:vAlign w:val="center"/>
          </w:tcPr>
          <w:p w14:paraId="7B18D432" w14:textId="77777777" w:rsidR="005F789E" w:rsidRPr="00EF0684" w:rsidRDefault="005F789E" w:rsidP="003A1466">
            <w:pPr>
              <w:jc w:val="center"/>
              <w:rPr>
                <w:b/>
                <w:sz w:val="20"/>
                <w:szCs w:val="20"/>
                <w:lang w:val="en-US"/>
              </w:rPr>
            </w:pPr>
            <w:r>
              <w:rPr>
                <w:b/>
                <w:sz w:val="20"/>
                <w:szCs w:val="20"/>
                <w:lang w:val="en-US"/>
              </w:rPr>
              <w:t>Description</w:t>
            </w:r>
          </w:p>
        </w:tc>
      </w:tr>
      <w:tr w:rsidR="005F789E" w:rsidRPr="00EF0684" w14:paraId="43BC5BD1" w14:textId="77777777" w:rsidTr="003A1466">
        <w:trPr>
          <w:cantSplit/>
          <w:tblHeader/>
        </w:trPr>
        <w:tc>
          <w:tcPr>
            <w:tcW w:w="3119" w:type="dxa"/>
            <w:vMerge/>
            <w:vAlign w:val="center"/>
          </w:tcPr>
          <w:p w14:paraId="2482339E" w14:textId="77777777" w:rsidR="005F789E" w:rsidRPr="00EF0684" w:rsidRDefault="005F789E" w:rsidP="003A1466">
            <w:pPr>
              <w:jc w:val="center"/>
              <w:rPr>
                <w:b/>
                <w:sz w:val="20"/>
                <w:szCs w:val="20"/>
                <w:lang w:val="en-US"/>
              </w:rPr>
            </w:pPr>
          </w:p>
        </w:tc>
        <w:tc>
          <w:tcPr>
            <w:tcW w:w="851" w:type="dxa"/>
            <w:gridSpan w:val="2"/>
            <w:vAlign w:val="center"/>
          </w:tcPr>
          <w:p w14:paraId="3202F849" w14:textId="77777777" w:rsidR="005F789E" w:rsidRPr="00EF0684" w:rsidRDefault="005F789E" w:rsidP="003A1466">
            <w:pPr>
              <w:jc w:val="center"/>
              <w:rPr>
                <w:b/>
                <w:sz w:val="20"/>
                <w:szCs w:val="20"/>
                <w:lang w:val="en-US"/>
              </w:rPr>
            </w:pPr>
            <w:r>
              <w:rPr>
                <w:b/>
                <w:sz w:val="20"/>
                <w:szCs w:val="20"/>
                <w:lang w:val="en-US"/>
              </w:rPr>
              <w:t>DEC</w:t>
            </w:r>
          </w:p>
        </w:tc>
        <w:tc>
          <w:tcPr>
            <w:tcW w:w="850" w:type="dxa"/>
            <w:vAlign w:val="center"/>
          </w:tcPr>
          <w:p w14:paraId="36FBE8BA" w14:textId="77777777" w:rsidR="005F789E" w:rsidRPr="00EF0684" w:rsidRDefault="005F789E" w:rsidP="003A1466">
            <w:pPr>
              <w:jc w:val="center"/>
              <w:rPr>
                <w:b/>
                <w:sz w:val="20"/>
                <w:szCs w:val="20"/>
                <w:lang w:val="en-US"/>
              </w:rPr>
            </w:pPr>
            <w:r>
              <w:rPr>
                <w:b/>
                <w:sz w:val="20"/>
                <w:szCs w:val="20"/>
                <w:lang w:val="en-US"/>
              </w:rPr>
              <w:t>HEX</w:t>
            </w:r>
          </w:p>
        </w:tc>
        <w:tc>
          <w:tcPr>
            <w:tcW w:w="4394" w:type="dxa"/>
            <w:vMerge/>
          </w:tcPr>
          <w:p w14:paraId="791C0A19" w14:textId="77777777" w:rsidR="005F789E" w:rsidRPr="00EF0684" w:rsidRDefault="005F789E" w:rsidP="003A1466">
            <w:pPr>
              <w:rPr>
                <w:sz w:val="20"/>
                <w:szCs w:val="20"/>
                <w:lang w:val="en-US"/>
              </w:rPr>
            </w:pPr>
          </w:p>
        </w:tc>
      </w:tr>
      <w:tr w:rsidR="005F789E" w:rsidRPr="00EF0684" w14:paraId="7AEA3C27" w14:textId="77777777" w:rsidTr="003A1466">
        <w:tc>
          <w:tcPr>
            <w:tcW w:w="3119" w:type="dxa"/>
          </w:tcPr>
          <w:p w14:paraId="2C1B28C9" w14:textId="77777777" w:rsidR="005F789E" w:rsidRPr="00EF0684" w:rsidRDefault="005F789E" w:rsidP="003A1466">
            <w:pPr>
              <w:rPr>
                <w:sz w:val="20"/>
                <w:szCs w:val="20"/>
                <w:lang w:val="en-US"/>
              </w:rPr>
            </w:pPr>
            <w:r>
              <w:rPr>
                <w:sz w:val="20"/>
                <w:szCs w:val="20"/>
                <w:lang w:val="en-US"/>
              </w:rPr>
              <w:t>ERR_OK</w:t>
            </w:r>
          </w:p>
        </w:tc>
        <w:tc>
          <w:tcPr>
            <w:tcW w:w="851" w:type="dxa"/>
            <w:gridSpan w:val="2"/>
          </w:tcPr>
          <w:p w14:paraId="28F861EA" w14:textId="77777777" w:rsidR="005F789E" w:rsidRPr="00EF0684" w:rsidRDefault="005F789E" w:rsidP="003A1466">
            <w:pPr>
              <w:rPr>
                <w:sz w:val="20"/>
                <w:szCs w:val="20"/>
                <w:lang w:val="en-US"/>
              </w:rPr>
            </w:pPr>
            <w:r>
              <w:rPr>
                <w:sz w:val="20"/>
                <w:szCs w:val="20"/>
                <w:lang w:val="en-US"/>
              </w:rPr>
              <w:t>0</w:t>
            </w:r>
          </w:p>
        </w:tc>
        <w:tc>
          <w:tcPr>
            <w:tcW w:w="850" w:type="dxa"/>
          </w:tcPr>
          <w:p w14:paraId="5BD11F01" w14:textId="77777777" w:rsidR="005F789E" w:rsidRPr="00EF0684" w:rsidRDefault="005F789E" w:rsidP="003A1466">
            <w:pPr>
              <w:rPr>
                <w:sz w:val="20"/>
                <w:szCs w:val="20"/>
                <w:lang w:val="en-US"/>
              </w:rPr>
            </w:pPr>
            <w:r>
              <w:rPr>
                <w:sz w:val="20"/>
                <w:szCs w:val="20"/>
                <w:lang w:val="en-US"/>
              </w:rPr>
              <w:t>0x00</w:t>
            </w:r>
          </w:p>
        </w:tc>
        <w:tc>
          <w:tcPr>
            <w:tcW w:w="4394" w:type="dxa"/>
          </w:tcPr>
          <w:p w14:paraId="009F50C5" w14:textId="77777777" w:rsidR="005F789E" w:rsidRPr="00EF0684" w:rsidRDefault="005F789E" w:rsidP="003A1466">
            <w:pPr>
              <w:rPr>
                <w:sz w:val="20"/>
                <w:szCs w:val="20"/>
                <w:lang w:val="en-US"/>
              </w:rPr>
            </w:pPr>
            <w:r>
              <w:rPr>
                <w:sz w:val="20"/>
                <w:lang w:val="en-US"/>
              </w:rPr>
              <w:t>Success, no error</w:t>
            </w:r>
          </w:p>
        </w:tc>
      </w:tr>
      <w:tr w:rsidR="005F789E" w:rsidRPr="00EF0684" w14:paraId="7D98B33F" w14:textId="77777777" w:rsidTr="003A1466">
        <w:tc>
          <w:tcPr>
            <w:tcW w:w="3119" w:type="dxa"/>
          </w:tcPr>
          <w:p w14:paraId="071292EB" w14:textId="77777777" w:rsidR="005F789E" w:rsidRPr="00EF0684" w:rsidRDefault="005F789E" w:rsidP="003A1466">
            <w:pPr>
              <w:rPr>
                <w:sz w:val="20"/>
                <w:szCs w:val="20"/>
                <w:lang w:val="en-US"/>
              </w:rPr>
            </w:pPr>
            <w:r>
              <w:rPr>
                <w:sz w:val="20"/>
                <w:szCs w:val="20"/>
                <w:lang w:val="en-US"/>
              </w:rPr>
              <w:t>ERR_ILLEGAL</w:t>
            </w:r>
          </w:p>
        </w:tc>
        <w:tc>
          <w:tcPr>
            <w:tcW w:w="851" w:type="dxa"/>
            <w:gridSpan w:val="2"/>
          </w:tcPr>
          <w:p w14:paraId="6E9AEBDA" w14:textId="77777777" w:rsidR="005F789E" w:rsidRPr="00EF0684" w:rsidRDefault="005F789E" w:rsidP="003A1466">
            <w:pPr>
              <w:rPr>
                <w:sz w:val="20"/>
                <w:szCs w:val="20"/>
                <w:lang w:val="en-US"/>
              </w:rPr>
            </w:pPr>
            <w:r>
              <w:rPr>
                <w:sz w:val="20"/>
                <w:szCs w:val="20"/>
                <w:lang w:val="en-US"/>
              </w:rPr>
              <w:t>16</w:t>
            </w:r>
          </w:p>
        </w:tc>
        <w:tc>
          <w:tcPr>
            <w:tcW w:w="850" w:type="dxa"/>
          </w:tcPr>
          <w:p w14:paraId="48570A06" w14:textId="77777777" w:rsidR="005F789E" w:rsidRPr="00EF0684" w:rsidRDefault="005F789E" w:rsidP="003A1466">
            <w:pPr>
              <w:rPr>
                <w:sz w:val="20"/>
                <w:szCs w:val="20"/>
                <w:lang w:val="en-US"/>
              </w:rPr>
            </w:pPr>
            <w:r>
              <w:rPr>
                <w:sz w:val="20"/>
                <w:szCs w:val="20"/>
                <w:lang w:val="en-US"/>
              </w:rPr>
              <w:t>0x10</w:t>
            </w:r>
          </w:p>
        </w:tc>
        <w:tc>
          <w:tcPr>
            <w:tcW w:w="4394" w:type="dxa"/>
          </w:tcPr>
          <w:p w14:paraId="4E285D86" w14:textId="77777777" w:rsidR="005F789E" w:rsidRPr="00EF0684" w:rsidRDefault="005F789E" w:rsidP="003A1466">
            <w:pPr>
              <w:rPr>
                <w:sz w:val="20"/>
                <w:szCs w:val="20"/>
                <w:lang w:val="en-US"/>
              </w:rPr>
            </w:pPr>
            <w:r>
              <w:rPr>
                <w:sz w:val="20"/>
                <w:lang w:val="en-US"/>
              </w:rPr>
              <w:t>An unknown or unsupported command</w:t>
            </w:r>
            <w:r>
              <w:rPr>
                <w:sz w:val="20"/>
                <w:szCs w:val="20"/>
                <w:lang w:val="en-US"/>
              </w:rPr>
              <w:t>.</w:t>
            </w:r>
          </w:p>
        </w:tc>
      </w:tr>
      <w:tr w:rsidR="005F789E" w:rsidRPr="00EF0684" w14:paraId="3070F1AC" w14:textId="77777777" w:rsidTr="003A1466">
        <w:tc>
          <w:tcPr>
            <w:tcW w:w="3119" w:type="dxa"/>
          </w:tcPr>
          <w:p w14:paraId="6621625C" w14:textId="77777777" w:rsidR="005F789E" w:rsidRPr="00EF0684" w:rsidRDefault="005F789E" w:rsidP="003A1466">
            <w:pPr>
              <w:rPr>
                <w:sz w:val="20"/>
                <w:szCs w:val="20"/>
                <w:lang w:val="en-US"/>
              </w:rPr>
            </w:pPr>
            <w:r>
              <w:rPr>
                <w:sz w:val="20"/>
                <w:szCs w:val="20"/>
                <w:lang w:val="en-US"/>
              </w:rPr>
              <w:t>ERR_IDLE_STATE</w:t>
            </w:r>
          </w:p>
        </w:tc>
        <w:tc>
          <w:tcPr>
            <w:tcW w:w="851" w:type="dxa"/>
            <w:gridSpan w:val="2"/>
          </w:tcPr>
          <w:p w14:paraId="29C7419C" w14:textId="77777777" w:rsidR="005F789E" w:rsidRPr="00EF0684" w:rsidRDefault="005F789E" w:rsidP="003A1466">
            <w:pPr>
              <w:rPr>
                <w:sz w:val="20"/>
                <w:szCs w:val="20"/>
                <w:lang w:val="en-US"/>
              </w:rPr>
            </w:pPr>
            <w:r>
              <w:rPr>
                <w:sz w:val="20"/>
                <w:szCs w:val="20"/>
                <w:lang w:val="en-US"/>
              </w:rPr>
              <w:t>17</w:t>
            </w:r>
          </w:p>
        </w:tc>
        <w:tc>
          <w:tcPr>
            <w:tcW w:w="850" w:type="dxa"/>
          </w:tcPr>
          <w:p w14:paraId="5C2CBD82" w14:textId="77777777" w:rsidR="005F789E" w:rsidRPr="00EF0684" w:rsidRDefault="005F789E" w:rsidP="003A1466">
            <w:pPr>
              <w:rPr>
                <w:sz w:val="20"/>
                <w:szCs w:val="20"/>
                <w:lang w:val="en-US"/>
              </w:rPr>
            </w:pPr>
            <w:r>
              <w:rPr>
                <w:sz w:val="20"/>
                <w:szCs w:val="20"/>
                <w:lang w:val="en-US"/>
              </w:rPr>
              <w:t>0x11</w:t>
            </w:r>
          </w:p>
        </w:tc>
        <w:tc>
          <w:tcPr>
            <w:tcW w:w="4394" w:type="dxa"/>
          </w:tcPr>
          <w:p w14:paraId="3B6F1B23" w14:textId="77777777" w:rsidR="005F789E" w:rsidRPr="00EF0684" w:rsidRDefault="005F789E" w:rsidP="003A1466">
            <w:pPr>
              <w:rPr>
                <w:sz w:val="20"/>
                <w:szCs w:val="20"/>
                <w:lang w:val="en-US"/>
              </w:rPr>
            </w:pPr>
            <w:r>
              <w:rPr>
                <w:sz w:val="20"/>
                <w:lang w:val="en-US"/>
              </w:rPr>
              <w:t>The function cannot be executed in the IDLE state</w:t>
            </w:r>
            <w:r>
              <w:rPr>
                <w:sz w:val="20"/>
                <w:szCs w:val="20"/>
                <w:lang w:val="en-US"/>
              </w:rPr>
              <w:t>.</w:t>
            </w:r>
          </w:p>
        </w:tc>
      </w:tr>
      <w:tr w:rsidR="005F789E" w:rsidRPr="00EF0684" w14:paraId="3E5FE3D6" w14:textId="77777777" w:rsidTr="003A1466">
        <w:tc>
          <w:tcPr>
            <w:tcW w:w="3119" w:type="dxa"/>
          </w:tcPr>
          <w:p w14:paraId="77F412CC" w14:textId="77777777" w:rsidR="005F789E" w:rsidRPr="00EF0684" w:rsidRDefault="005F789E" w:rsidP="003A1466">
            <w:pPr>
              <w:rPr>
                <w:sz w:val="20"/>
                <w:szCs w:val="20"/>
                <w:lang w:val="en-US"/>
              </w:rPr>
            </w:pPr>
            <w:r>
              <w:rPr>
                <w:sz w:val="20"/>
                <w:szCs w:val="20"/>
                <w:lang w:val="en-US"/>
              </w:rPr>
              <w:t>ERR_NONFIS_STATE</w:t>
            </w:r>
          </w:p>
        </w:tc>
        <w:tc>
          <w:tcPr>
            <w:tcW w:w="851" w:type="dxa"/>
            <w:gridSpan w:val="2"/>
          </w:tcPr>
          <w:p w14:paraId="6982089A" w14:textId="77777777" w:rsidR="005F789E" w:rsidRPr="00EF0684" w:rsidRDefault="005F789E" w:rsidP="003A1466">
            <w:pPr>
              <w:rPr>
                <w:sz w:val="20"/>
                <w:szCs w:val="20"/>
                <w:lang w:val="en-US"/>
              </w:rPr>
            </w:pPr>
            <w:r>
              <w:rPr>
                <w:sz w:val="20"/>
                <w:szCs w:val="20"/>
                <w:lang w:val="en-US"/>
              </w:rPr>
              <w:t>18</w:t>
            </w:r>
          </w:p>
        </w:tc>
        <w:tc>
          <w:tcPr>
            <w:tcW w:w="850" w:type="dxa"/>
          </w:tcPr>
          <w:p w14:paraId="3C90FCBF" w14:textId="77777777" w:rsidR="005F789E" w:rsidRPr="00EF0684" w:rsidRDefault="005F789E" w:rsidP="003A1466">
            <w:pPr>
              <w:rPr>
                <w:sz w:val="20"/>
                <w:szCs w:val="20"/>
                <w:lang w:val="en-US"/>
              </w:rPr>
            </w:pPr>
            <w:r>
              <w:rPr>
                <w:sz w:val="20"/>
                <w:szCs w:val="20"/>
                <w:lang w:val="en-US"/>
              </w:rPr>
              <w:t>0x12</w:t>
            </w:r>
          </w:p>
        </w:tc>
        <w:tc>
          <w:tcPr>
            <w:tcW w:w="4394" w:type="dxa"/>
          </w:tcPr>
          <w:p w14:paraId="213D0E72" w14:textId="77777777" w:rsidR="005F789E" w:rsidRPr="00EF0684" w:rsidRDefault="005F789E" w:rsidP="003A1466">
            <w:pPr>
              <w:rPr>
                <w:sz w:val="20"/>
                <w:szCs w:val="20"/>
                <w:lang w:val="en-US"/>
              </w:rPr>
            </w:pPr>
            <w:r>
              <w:rPr>
                <w:sz w:val="20"/>
                <w:lang w:val="en-US"/>
              </w:rPr>
              <w:t>The function cannot be executed in the NONFIS state</w:t>
            </w:r>
          </w:p>
        </w:tc>
      </w:tr>
      <w:tr w:rsidR="005F789E" w:rsidRPr="00EF0684" w14:paraId="7F6867CC" w14:textId="77777777" w:rsidTr="003A1466">
        <w:tc>
          <w:tcPr>
            <w:tcW w:w="3119" w:type="dxa"/>
          </w:tcPr>
          <w:p w14:paraId="7FB459F6" w14:textId="77777777" w:rsidR="005F789E" w:rsidRPr="00EF0684" w:rsidRDefault="005F789E" w:rsidP="003A1466">
            <w:pPr>
              <w:rPr>
                <w:sz w:val="20"/>
                <w:szCs w:val="20"/>
                <w:lang w:val="en-US"/>
              </w:rPr>
            </w:pPr>
            <w:r>
              <w:rPr>
                <w:sz w:val="20"/>
                <w:szCs w:val="20"/>
                <w:lang w:val="en-US"/>
              </w:rPr>
              <w:t>ERR_FIS_STATE</w:t>
            </w:r>
          </w:p>
        </w:tc>
        <w:tc>
          <w:tcPr>
            <w:tcW w:w="851" w:type="dxa"/>
            <w:gridSpan w:val="2"/>
          </w:tcPr>
          <w:p w14:paraId="44EC2EAC" w14:textId="77777777" w:rsidR="005F789E" w:rsidRPr="00EF0684" w:rsidRDefault="005F789E" w:rsidP="003A1466">
            <w:pPr>
              <w:rPr>
                <w:sz w:val="20"/>
                <w:szCs w:val="20"/>
                <w:lang w:val="en-US"/>
              </w:rPr>
            </w:pPr>
            <w:r>
              <w:rPr>
                <w:sz w:val="20"/>
                <w:szCs w:val="20"/>
                <w:lang w:val="en-US"/>
              </w:rPr>
              <w:t>19</w:t>
            </w:r>
          </w:p>
        </w:tc>
        <w:tc>
          <w:tcPr>
            <w:tcW w:w="850" w:type="dxa"/>
          </w:tcPr>
          <w:p w14:paraId="33C76383" w14:textId="77777777" w:rsidR="005F789E" w:rsidRPr="00EF0684" w:rsidRDefault="005F789E" w:rsidP="003A1466">
            <w:pPr>
              <w:rPr>
                <w:sz w:val="20"/>
                <w:szCs w:val="20"/>
                <w:lang w:val="en-US"/>
              </w:rPr>
            </w:pPr>
            <w:r>
              <w:rPr>
                <w:sz w:val="20"/>
                <w:szCs w:val="20"/>
                <w:lang w:val="en-US"/>
              </w:rPr>
              <w:t>0x13</w:t>
            </w:r>
          </w:p>
        </w:tc>
        <w:tc>
          <w:tcPr>
            <w:tcW w:w="4394" w:type="dxa"/>
          </w:tcPr>
          <w:p w14:paraId="03416911" w14:textId="77777777" w:rsidR="005F789E" w:rsidRPr="00EF0684" w:rsidRDefault="005F789E" w:rsidP="003A1466">
            <w:pPr>
              <w:rPr>
                <w:sz w:val="20"/>
                <w:szCs w:val="20"/>
                <w:lang w:val="en-US"/>
              </w:rPr>
            </w:pPr>
            <w:r>
              <w:rPr>
                <w:sz w:val="20"/>
                <w:lang w:val="en-US"/>
              </w:rPr>
              <w:t>The function cannot be executed in the MB FIS state</w:t>
            </w:r>
          </w:p>
        </w:tc>
      </w:tr>
      <w:tr w:rsidR="005F789E" w:rsidRPr="00EF0684" w14:paraId="74E5172E" w14:textId="77777777" w:rsidTr="003A1466">
        <w:tc>
          <w:tcPr>
            <w:tcW w:w="3119" w:type="dxa"/>
          </w:tcPr>
          <w:p w14:paraId="787A30B0" w14:textId="77777777" w:rsidR="005F789E" w:rsidRPr="00EF0684" w:rsidRDefault="005F789E" w:rsidP="003A1466">
            <w:pPr>
              <w:rPr>
                <w:sz w:val="20"/>
                <w:szCs w:val="20"/>
                <w:lang w:val="en-US"/>
              </w:rPr>
            </w:pPr>
            <w:r>
              <w:rPr>
                <w:sz w:val="20"/>
                <w:szCs w:val="20"/>
                <w:lang w:val="en-US"/>
              </w:rPr>
              <w:t>ERR_PARAMETERS</w:t>
            </w:r>
          </w:p>
        </w:tc>
        <w:tc>
          <w:tcPr>
            <w:tcW w:w="851" w:type="dxa"/>
            <w:gridSpan w:val="2"/>
          </w:tcPr>
          <w:p w14:paraId="02AAD610" w14:textId="77777777" w:rsidR="005F789E" w:rsidRPr="00EF0684" w:rsidRDefault="005F789E" w:rsidP="003A1466">
            <w:pPr>
              <w:rPr>
                <w:sz w:val="20"/>
                <w:szCs w:val="20"/>
                <w:lang w:val="en-US"/>
              </w:rPr>
            </w:pPr>
            <w:r>
              <w:rPr>
                <w:sz w:val="20"/>
                <w:szCs w:val="20"/>
                <w:lang w:val="en-US"/>
              </w:rPr>
              <w:t>21</w:t>
            </w:r>
          </w:p>
        </w:tc>
        <w:tc>
          <w:tcPr>
            <w:tcW w:w="850" w:type="dxa"/>
          </w:tcPr>
          <w:p w14:paraId="6EE2DCAE" w14:textId="77777777" w:rsidR="005F789E" w:rsidRPr="00EF0684" w:rsidRDefault="005F789E" w:rsidP="003A1466">
            <w:pPr>
              <w:rPr>
                <w:sz w:val="20"/>
                <w:szCs w:val="20"/>
                <w:lang w:val="en-US"/>
              </w:rPr>
            </w:pPr>
            <w:r>
              <w:rPr>
                <w:sz w:val="20"/>
                <w:szCs w:val="20"/>
                <w:lang w:val="en-US"/>
              </w:rPr>
              <w:t>0x15</w:t>
            </w:r>
          </w:p>
        </w:tc>
        <w:tc>
          <w:tcPr>
            <w:tcW w:w="4394" w:type="dxa"/>
          </w:tcPr>
          <w:p w14:paraId="1038FA40" w14:textId="77777777" w:rsidR="005F789E" w:rsidRPr="00EF0684" w:rsidRDefault="005F789E" w:rsidP="003A1466">
            <w:pPr>
              <w:rPr>
                <w:sz w:val="20"/>
                <w:szCs w:val="20"/>
                <w:lang w:val="en-US"/>
              </w:rPr>
            </w:pPr>
            <w:r>
              <w:rPr>
                <w:sz w:val="20"/>
                <w:lang w:val="en-US"/>
              </w:rPr>
              <w:t xml:space="preserve">Invalid parameters in the EmpiFis package: insufficient quantity of the parameters for command or the types of the parameters contain invalid values.</w:t>
            </w:r>
          </w:p>
        </w:tc>
      </w:tr>
      <w:tr w:rsidR="005F789E" w:rsidRPr="00EF0684" w14:paraId="29728DDE" w14:textId="77777777" w:rsidTr="003A1466">
        <w:tc>
          <w:tcPr>
            <w:tcW w:w="3119" w:type="dxa"/>
          </w:tcPr>
          <w:p w14:paraId="13B726D1" w14:textId="77777777" w:rsidR="005F789E" w:rsidRPr="00EF0684" w:rsidRDefault="005F789E" w:rsidP="003A1466">
            <w:pPr>
              <w:rPr>
                <w:sz w:val="20"/>
                <w:szCs w:val="20"/>
                <w:lang w:val="en-US"/>
              </w:rPr>
            </w:pPr>
            <w:r>
              <w:rPr>
                <w:sz w:val="20"/>
                <w:szCs w:val="20"/>
                <w:lang w:val="en-US"/>
              </w:rPr>
              <w:t>ERR_ITEM_OUANTITY</w:t>
            </w:r>
          </w:p>
        </w:tc>
        <w:tc>
          <w:tcPr>
            <w:tcW w:w="851" w:type="dxa"/>
            <w:gridSpan w:val="2"/>
          </w:tcPr>
          <w:p w14:paraId="7458D100" w14:textId="77777777" w:rsidR="005F789E" w:rsidRPr="00EF0684" w:rsidRDefault="005F789E" w:rsidP="003A1466">
            <w:pPr>
              <w:rPr>
                <w:sz w:val="20"/>
                <w:szCs w:val="20"/>
                <w:lang w:val="en-US"/>
              </w:rPr>
            </w:pPr>
            <w:r>
              <w:rPr>
                <w:sz w:val="20"/>
                <w:szCs w:val="20"/>
                <w:lang w:val="en-US"/>
              </w:rPr>
              <w:t>23</w:t>
            </w:r>
          </w:p>
        </w:tc>
        <w:tc>
          <w:tcPr>
            <w:tcW w:w="850" w:type="dxa"/>
          </w:tcPr>
          <w:p w14:paraId="0E56EC3B" w14:textId="77777777" w:rsidR="005F789E" w:rsidRPr="00EF0684" w:rsidRDefault="005F789E" w:rsidP="003A1466">
            <w:pPr>
              <w:rPr>
                <w:sz w:val="20"/>
                <w:szCs w:val="20"/>
                <w:lang w:val="en-US"/>
              </w:rPr>
            </w:pPr>
            <w:r>
              <w:rPr>
                <w:sz w:val="20"/>
                <w:szCs w:val="20"/>
                <w:lang w:val="en-US"/>
              </w:rPr>
              <w:t>0x17</w:t>
            </w:r>
          </w:p>
        </w:tc>
        <w:tc>
          <w:tcPr>
            <w:tcW w:w="4394" w:type="dxa"/>
          </w:tcPr>
          <w:p w14:paraId="37B15765" w14:textId="77777777" w:rsidR="005F789E" w:rsidRPr="00EF0684" w:rsidRDefault="005F789E" w:rsidP="003A1466">
            <w:pPr>
              <w:rPr>
                <w:sz w:val="20"/>
                <w:szCs w:val="20"/>
                <w:lang w:val="en-US"/>
              </w:rPr>
            </w:pPr>
            <w:r>
              <w:rPr>
                <w:sz w:val="20"/>
                <w:lang w:val="en-US"/>
              </w:rPr>
              <w:t>Invalid quantity value. The value cannot be negative</w:t>
            </w:r>
          </w:p>
        </w:tc>
      </w:tr>
      <w:tr w:rsidR="005F789E" w:rsidRPr="00EF0684" w14:paraId="6EA266FA" w14:textId="77777777" w:rsidTr="003A1466">
        <w:tc>
          <w:tcPr>
            <w:tcW w:w="3119" w:type="dxa"/>
          </w:tcPr>
          <w:p w14:paraId="2AB93EC3" w14:textId="77777777" w:rsidR="005F789E" w:rsidRPr="00EF0684" w:rsidRDefault="005F789E" w:rsidP="003A1466">
            <w:pPr>
              <w:rPr>
                <w:sz w:val="20"/>
                <w:szCs w:val="20"/>
                <w:lang w:val="en-US"/>
              </w:rPr>
            </w:pPr>
            <w:r>
              <w:rPr>
                <w:sz w:val="20"/>
                <w:szCs w:val="20"/>
                <w:lang w:val="en-US"/>
              </w:rPr>
              <w:t>ERR_ITEM_PRICE</w:t>
            </w:r>
          </w:p>
        </w:tc>
        <w:tc>
          <w:tcPr>
            <w:tcW w:w="851" w:type="dxa"/>
            <w:gridSpan w:val="2"/>
          </w:tcPr>
          <w:p w14:paraId="1FA992C3" w14:textId="77777777" w:rsidR="005F789E" w:rsidRPr="00EF0684" w:rsidRDefault="005F789E" w:rsidP="003A1466">
            <w:pPr>
              <w:rPr>
                <w:sz w:val="20"/>
                <w:szCs w:val="20"/>
                <w:lang w:val="en-US"/>
              </w:rPr>
            </w:pPr>
            <w:r>
              <w:rPr>
                <w:sz w:val="20"/>
                <w:szCs w:val="20"/>
                <w:lang w:val="en-US"/>
              </w:rPr>
              <w:t>24</w:t>
            </w:r>
          </w:p>
        </w:tc>
        <w:tc>
          <w:tcPr>
            <w:tcW w:w="850" w:type="dxa"/>
          </w:tcPr>
          <w:p w14:paraId="47700719" w14:textId="77777777" w:rsidR="005F789E" w:rsidRPr="00EF0684" w:rsidRDefault="005F789E" w:rsidP="003A1466">
            <w:pPr>
              <w:rPr>
                <w:sz w:val="20"/>
                <w:szCs w:val="20"/>
                <w:lang w:val="en-US"/>
              </w:rPr>
            </w:pPr>
            <w:r>
              <w:rPr>
                <w:sz w:val="20"/>
                <w:szCs w:val="20"/>
                <w:lang w:val="en-US"/>
              </w:rPr>
              <w:t>0x18</w:t>
            </w:r>
          </w:p>
        </w:tc>
        <w:tc>
          <w:tcPr>
            <w:tcW w:w="4394" w:type="dxa"/>
          </w:tcPr>
          <w:p w14:paraId="2FCD3621" w14:textId="77777777" w:rsidR="005F789E" w:rsidRPr="00EF0684" w:rsidRDefault="005F789E" w:rsidP="003A1466">
            <w:pPr>
              <w:rPr>
                <w:sz w:val="20"/>
                <w:szCs w:val="20"/>
                <w:lang w:val="en-US"/>
              </w:rPr>
            </w:pPr>
            <w:r>
              <w:rPr>
                <w:sz w:val="20"/>
                <w:lang w:val="en-US"/>
              </w:rPr>
              <w:t>Invalid price value. The value cannot be negative</w:t>
            </w:r>
            <w:r>
              <w:rPr>
                <w:sz w:val="20"/>
                <w:szCs w:val="20"/>
                <w:lang w:val="en-US"/>
              </w:rPr>
              <w:t>.</w:t>
            </w:r>
          </w:p>
        </w:tc>
      </w:tr>
      <w:tr w:rsidR="005F789E" w:rsidRPr="00EF0684" w14:paraId="1259AFD4" w14:textId="77777777" w:rsidTr="003A1466">
        <w:tc>
          <w:tcPr>
            <w:tcW w:w="3119" w:type="dxa"/>
          </w:tcPr>
          <w:p w14:paraId="6755809A" w14:textId="77777777" w:rsidR="005F789E" w:rsidRPr="00EF0684" w:rsidRDefault="005F789E" w:rsidP="003A1466">
            <w:pPr>
              <w:rPr>
                <w:sz w:val="20"/>
                <w:szCs w:val="20"/>
                <w:lang w:val="en-US"/>
              </w:rPr>
            </w:pPr>
            <w:r>
              <w:rPr>
                <w:sz w:val="20"/>
                <w:szCs w:val="20"/>
                <w:lang w:val="en-US"/>
              </w:rPr>
              <w:lastRenderedPageBreak/>
              <w:t>ERR_VAT</w:t>
            </w:r>
          </w:p>
        </w:tc>
        <w:tc>
          <w:tcPr>
            <w:tcW w:w="851" w:type="dxa"/>
            <w:gridSpan w:val="2"/>
          </w:tcPr>
          <w:p w14:paraId="5633707B" w14:textId="77777777" w:rsidR="005F789E" w:rsidRPr="00EF0684" w:rsidRDefault="005F789E" w:rsidP="003A1466">
            <w:pPr>
              <w:rPr>
                <w:sz w:val="20"/>
                <w:szCs w:val="20"/>
                <w:lang w:val="en-US"/>
              </w:rPr>
            </w:pPr>
            <w:r>
              <w:rPr>
                <w:sz w:val="20"/>
                <w:szCs w:val="20"/>
                <w:lang w:val="en-US"/>
              </w:rPr>
              <w:t>25</w:t>
            </w:r>
          </w:p>
        </w:tc>
        <w:tc>
          <w:tcPr>
            <w:tcW w:w="850" w:type="dxa"/>
          </w:tcPr>
          <w:p w14:paraId="0E6F050A" w14:textId="77777777" w:rsidR="005F789E" w:rsidRPr="00EF0684" w:rsidRDefault="005F789E" w:rsidP="003A1466">
            <w:pPr>
              <w:rPr>
                <w:sz w:val="20"/>
                <w:szCs w:val="20"/>
                <w:lang w:val="en-US"/>
              </w:rPr>
            </w:pPr>
            <w:r>
              <w:rPr>
                <w:sz w:val="20"/>
                <w:szCs w:val="20"/>
                <w:lang w:val="en-US"/>
              </w:rPr>
              <w:t>0x19</w:t>
            </w:r>
          </w:p>
        </w:tc>
        <w:tc>
          <w:tcPr>
            <w:tcW w:w="4394" w:type="dxa"/>
          </w:tcPr>
          <w:p w14:paraId="542108C1" w14:textId="77777777" w:rsidR="005F789E" w:rsidRPr="00EF0684" w:rsidRDefault="005F789E" w:rsidP="003A1466">
            <w:pPr>
              <w:rPr>
                <w:sz w:val="20"/>
                <w:szCs w:val="20"/>
                <w:lang w:val="en-US"/>
              </w:rPr>
            </w:pPr>
            <w:r>
              <w:rPr>
                <w:sz w:val="20"/>
                <w:lang w:val="en-US"/>
              </w:rPr>
              <w:t>Invalid VAT number. Supported numbers are from 0 to 5. The VAT number 3 value cannot be changed and equals to zero</w:t>
            </w:r>
          </w:p>
        </w:tc>
      </w:tr>
      <w:tr w:rsidR="005F789E" w:rsidRPr="00EF0684" w14:paraId="77F5B88E" w14:textId="77777777" w:rsidTr="003A1466">
        <w:tc>
          <w:tcPr>
            <w:tcW w:w="3119" w:type="dxa"/>
          </w:tcPr>
          <w:p w14:paraId="15BB1815" w14:textId="77777777" w:rsidR="005F789E" w:rsidRPr="00EF0684" w:rsidRDefault="005F789E" w:rsidP="003A1466">
            <w:pPr>
              <w:rPr>
                <w:sz w:val="20"/>
                <w:szCs w:val="20"/>
                <w:lang w:val="en-US"/>
              </w:rPr>
            </w:pPr>
            <w:r>
              <w:rPr>
                <w:sz w:val="20"/>
                <w:szCs w:val="20"/>
                <w:lang w:val="en-US"/>
              </w:rPr>
              <w:t>ERR_DEFICIENT_PAYMENT</w:t>
            </w:r>
          </w:p>
        </w:tc>
        <w:tc>
          <w:tcPr>
            <w:tcW w:w="851" w:type="dxa"/>
            <w:gridSpan w:val="2"/>
          </w:tcPr>
          <w:p w14:paraId="45979CB8" w14:textId="77777777" w:rsidR="005F789E" w:rsidRPr="00EF0684" w:rsidRDefault="005F789E" w:rsidP="003A1466">
            <w:pPr>
              <w:rPr>
                <w:sz w:val="20"/>
                <w:szCs w:val="20"/>
                <w:lang w:val="en-US"/>
              </w:rPr>
            </w:pPr>
            <w:r>
              <w:rPr>
                <w:sz w:val="20"/>
                <w:szCs w:val="20"/>
                <w:lang w:val="en-US"/>
              </w:rPr>
              <w:t>27</w:t>
            </w:r>
          </w:p>
        </w:tc>
        <w:tc>
          <w:tcPr>
            <w:tcW w:w="850" w:type="dxa"/>
          </w:tcPr>
          <w:p w14:paraId="6464166F" w14:textId="77777777" w:rsidR="005F789E" w:rsidRPr="00EF0684" w:rsidRDefault="005F789E" w:rsidP="003A1466">
            <w:pPr>
              <w:rPr>
                <w:sz w:val="20"/>
                <w:szCs w:val="20"/>
                <w:lang w:val="en-US"/>
              </w:rPr>
            </w:pPr>
            <w:r>
              <w:rPr>
                <w:sz w:val="20"/>
                <w:szCs w:val="20"/>
                <w:lang w:val="en-US"/>
              </w:rPr>
              <w:t>0x1B</w:t>
            </w:r>
          </w:p>
        </w:tc>
        <w:tc>
          <w:tcPr>
            <w:tcW w:w="4394" w:type="dxa"/>
          </w:tcPr>
          <w:p w14:paraId="6EBD8720" w14:textId="77777777" w:rsidR="005F789E" w:rsidRPr="00EF0684" w:rsidRDefault="005F789E" w:rsidP="003A1466">
            <w:pPr>
              <w:rPr>
                <w:sz w:val="20"/>
                <w:szCs w:val="20"/>
                <w:lang w:val="en-US"/>
              </w:rPr>
            </w:pPr>
            <w:r>
              <w:rPr>
                <w:sz w:val="20"/>
                <w:lang w:val="en-US"/>
              </w:rPr>
              <w:t>Insufficient payment sums for the receipt.</w:t>
            </w:r>
          </w:p>
        </w:tc>
      </w:tr>
      <w:tr w:rsidR="005F789E" w:rsidRPr="00EF0684" w14:paraId="165B18B8" w14:textId="77777777" w:rsidTr="003A1466">
        <w:tc>
          <w:tcPr>
            <w:tcW w:w="3119" w:type="dxa"/>
          </w:tcPr>
          <w:p w14:paraId="28B60903" w14:textId="77777777" w:rsidR="005F789E" w:rsidRPr="00EF0684" w:rsidRDefault="005F789E" w:rsidP="003A1466">
            <w:pPr>
              <w:rPr>
                <w:sz w:val="20"/>
                <w:szCs w:val="20"/>
                <w:lang w:val="en-US"/>
              </w:rPr>
            </w:pPr>
            <w:r>
              <w:rPr>
                <w:sz w:val="20"/>
                <w:szCs w:val="20"/>
                <w:lang w:val="en-US"/>
              </w:rPr>
              <w:t>ERR_OVERPAYMENT_CREDIT</w:t>
            </w:r>
          </w:p>
        </w:tc>
        <w:tc>
          <w:tcPr>
            <w:tcW w:w="851" w:type="dxa"/>
            <w:gridSpan w:val="2"/>
          </w:tcPr>
          <w:p w14:paraId="6A848171" w14:textId="77777777" w:rsidR="005F789E" w:rsidRPr="00EF0684" w:rsidRDefault="005F789E" w:rsidP="003A1466">
            <w:pPr>
              <w:rPr>
                <w:sz w:val="20"/>
                <w:szCs w:val="20"/>
                <w:lang w:val="en-US"/>
              </w:rPr>
            </w:pPr>
            <w:r>
              <w:rPr>
                <w:sz w:val="20"/>
                <w:szCs w:val="20"/>
                <w:lang w:val="en-US"/>
              </w:rPr>
              <w:t>28</w:t>
            </w:r>
          </w:p>
        </w:tc>
        <w:tc>
          <w:tcPr>
            <w:tcW w:w="850" w:type="dxa"/>
          </w:tcPr>
          <w:p w14:paraId="7866C595" w14:textId="77777777" w:rsidR="005F789E" w:rsidRPr="00EF0684" w:rsidRDefault="005F789E" w:rsidP="003A1466">
            <w:pPr>
              <w:rPr>
                <w:sz w:val="20"/>
                <w:szCs w:val="20"/>
                <w:lang w:val="en-US"/>
              </w:rPr>
            </w:pPr>
            <w:r>
              <w:rPr>
                <w:sz w:val="20"/>
                <w:szCs w:val="20"/>
                <w:lang w:val="en-US"/>
              </w:rPr>
              <w:t>0x1C</w:t>
            </w:r>
          </w:p>
        </w:tc>
        <w:tc>
          <w:tcPr>
            <w:tcW w:w="4394" w:type="dxa"/>
          </w:tcPr>
          <w:p w14:paraId="19B6D6CC" w14:textId="77777777" w:rsidR="005F789E" w:rsidRPr="00EF0684" w:rsidRDefault="005F789E" w:rsidP="003A1466">
            <w:pPr>
              <w:rPr>
                <w:sz w:val="20"/>
                <w:szCs w:val="20"/>
                <w:lang w:val="en-US"/>
              </w:rPr>
            </w:pPr>
            <w:r>
              <w:rPr>
                <w:sz w:val="20"/>
                <w:lang w:val="en-US"/>
              </w:rPr>
              <w:t>Payment by credit sums exceeds the receipt total sum.</w:t>
            </w:r>
          </w:p>
        </w:tc>
      </w:tr>
      <w:tr w:rsidR="005F789E" w:rsidRPr="00EF0684" w14:paraId="2CDA2291" w14:textId="77777777" w:rsidTr="003A1466">
        <w:tc>
          <w:tcPr>
            <w:tcW w:w="3119" w:type="dxa"/>
          </w:tcPr>
          <w:p w14:paraId="3FCFFEB2" w14:textId="77777777" w:rsidR="005F789E" w:rsidRPr="00EF0684" w:rsidRDefault="005F789E" w:rsidP="003A1466">
            <w:pPr>
              <w:rPr>
                <w:sz w:val="20"/>
                <w:szCs w:val="20"/>
                <w:lang w:val="en-US"/>
              </w:rPr>
            </w:pPr>
            <w:r>
              <w:rPr>
                <w:sz w:val="20"/>
                <w:szCs w:val="20"/>
                <w:lang w:val="en-US"/>
              </w:rPr>
              <w:t>ERR_ITEM_DISCOUNT</w:t>
            </w:r>
          </w:p>
        </w:tc>
        <w:tc>
          <w:tcPr>
            <w:tcW w:w="851" w:type="dxa"/>
            <w:gridSpan w:val="2"/>
          </w:tcPr>
          <w:p w14:paraId="296AC0D1" w14:textId="77777777" w:rsidR="005F789E" w:rsidRPr="00EF0684" w:rsidRDefault="005F789E" w:rsidP="003A1466">
            <w:pPr>
              <w:rPr>
                <w:sz w:val="20"/>
                <w:szCs w:val="20"/>
                <w:lang w:val="en-US"/>
              </w:rPr>
            </w:pPr>
            <w:r>
              <w:rPr>
                <w:sz w:val="20"/>
                <w:szCs w:val="20"/>
                <w:lang w:val="en-US"/>
              </w:rPr>
              <w:t>29</w:t>
            </w:r>
          </w:p>
        </w:tc>
        <w:tc>
          <w:tcPr>
            <w:tcW w:w="850" w:type="dxa"/>
          </w:tcPr>
          <w:p w14:paraId="7F73D6B5" w14:textId="77777777" w:rsidR="005F789E" w:rsidRPr="00EF0684" w:rsidRDefault="005F789E" w:rsidP="003A1466">
            <w:pPr>
              <w:rPr>
                <w:sz w:val="20"/>
                <w:szCs w:val="20"/>
                <w:lang w:val="en-US"/>
              </w:rPr>
            </w:pPr>
            <w:r>
              <w:rPr>
                <w:sz w:val="20"/>
                <w:szCs w:val="20"/>
                <w:lang w:val="en-US"/>
              </w:rPr>
              <w:t>0x1D</w:t>
            </w:r>
          </w:p>
        </w:tc>
        <w:tc>
          <w:tcPr>
            <w:tcW w:w="4394" w:type="dxa"/>
          </w:tcPr>
          <w:p w14:paraId="1A00D438" w14:textId="77777777" w:rsidR="005F789E" w:rsidRPr="00EF0684" w:rsidRDefault="005F789E" w:rsidP="003A1466">
            <w:pPr>
              <w:rPr>
                <w:sz w:val="20"/>
                <w:szCs w:val="20"/>
                <w:lang w:val="en-US"/>
              </w:rPr>
            </w:pPr>
            <w:r>
              <w:rPr>
                <w:sz w:val="20"/>
                <w:lang w:val="en-US"/>
              </w:rPr>
              <w:t xml:space="preserve">Invalid discount/surcharge for the item. Possible clauses: percent discount exceeds  100% value, fixed discount exceeds item price, etc.</w:t>
            </w:r>
          </w:p>
        </w:tc>
      </w:tr>
      <w:tr w:rsidR="005F789E" w:rsidRPr="00EF0684" w14:paraId="3E657400" w14:textId="77777777" w:rsidTr="003A1466">
        <w:tc>
          <w:tcPr>
            <w:tcW w:w="3119" w:type="dxa"/>
          </w:tcPr>
          <w:p w14:paraId="476CCD52" w14:textId="77777777" w:rsidR="005F789E" w:rsidRPr="00EF0684" w:rsidRDefault="005F789E" w:rsidP="003A1466">
            <w:pPr>
              <w:rPr>
                <w:sz w:val="20"/>
                <w:szCs w:val="20"/>
                <w:lang w:val="en-US"/>
              </w:rPr>
            </w:pPr>
            <w:r>
              <w:rPr>
                <w:sz w:val="20"/>
                <w:szCs w:val="20"/>
                <w:lang w:val="en-US"/>
              </w:rPr>
              <w:t>ERR_DISCOUNT_TYPE</w:t>
            </w:r>
          </w:p>
        </w:tc>
        <w:tc>
          <w:tcPr>
            <w:tcW w:w="851" w:type="dxa"/>
            <w:gridSpan w:val="2"/>
          </w:tcPr>
          <w:p w14:paraId="340DA8EB" w14:textId="77777777" w:rsidR="005F789E" w:rsidRPr="00EF0684" w:rsidRDefault="005F789E" w:rsidP="003A1466">
            <w:pPr>
              <w:rPr>
                <w:sz w:val="20"/>
                <w:szCs w:val="20"/>
                <w:lang w:val="en-US"/>
              </w:rPr>
            </w:pPr>
            <w:r>
              <w:rPr>
                <w:sz w:val="20"/>
                <w:szCs w:val="20"/>
                <w:lang w:val="en-US"/>
              </w:rPr>
              <w:t>30</w:t>
            </w:r>
          </w:p>
        </w:tc>
        <w:tc>
          <w:tcPr>
            <w:tcW w:w="850" w:type="dxa"/>
          </w:tcPr>
          <w:p w14:paraId="0B1608F4" w14:textId="77777777" w:rsidR="005F789E" w:rsidRPr="00EF0684" w:rsidRDefault="005F789E" w:rsidP="003A1466">
            <w:pPr>
              <w:rPr>
                <w:sz w:val="20"/>
                <w:szCs w:val="20"/>
                <w:lang w:val="en-US"/>
              </w:rPr>
            </w:pPr>
            <w:r>
              <w:rPr>
                <w:sz w:val="20"/>
                <w:szCs w:val="20"/>
                <w:lang w:val="en-US"/>
              </w:rPr>
              <w:t>0x1E</w:t>
            </w:r>
          </w:p>
        </w:tc>
        <w:tc>
          <w:tcPr>
            <w:tcW w:w="4394" w:type="dxa"/>
          </w:tcPr>
          <w:p w14:paraId="67623A5A" w14:textId="77777777" w:rsidR="005F789E" w:rsidRPr="00EF0684" w:rsidRDefault="005F789E" w:rsidP="003A1466">
            <w:pPr>
              <w:rPr>
                <w:sz w:val="20"/>
                <w:szCs w:val="20"/>
                <w:lang w:val="en-US"/>
              </w:rPr>
            </w:pPr>
            <w:r>
              <w:rPr>
                <w:sz w:val="20"/>
                <w:lang w:val="en-US"/>
              </w:rPr>
              <w:t>Invalid discount/surcharge type.</w:t>
            </w:r>
          </w:p>
        </w:tc>
      </w:tr>
      <w:tr w:rsidR="005F789E" w:rsidRPr="00EF0684" w14:paraId="353E5486" w14:textId="77777777" w:rsidTr="003A1466">
        <w:tc>
          <w:tcPr>
            <w:tcW w:w="3119" w:type="dxa"/>
          </w:tcPr>
          <w:p w14:paraId="551FEDA7" w14:textId="77777777" w:rsidR="005F789E" w:rsidRPr="00EF0684" w:rsidRDefault="005F789E" w:rsidP="003A1466">
            <w:pPr>
              <w:rPr>
                <w:sz w:val="20"/>
                <w:szCs w:val="20"/>
                <w:lang w:val="en-US"/>
              </w:rPr>
            </w:pPr>
            <w:r>
              <w:rPr>
                <w:sz w:val="20"/>
                <w:szCs w:val="20"/>
                <w:lang w:val="en-US"/>
              </w:rPr>
              <w:t>ERR_PRICE_AMOUNT_OVERFLOW</w:t>
            </w:r>
          </w:p>
        </w:tc>
        <w:tc>
          <w:tcPr>
            <w:tcW w:w="851" w:type="dxa"/>
            <w:gridSpan w:val="2"/>
          </w:tcPr>
          <w:p w14:paraId="44ED0EB6" w14:textId="77777777" w:rsidR="005F789E" w:rsidRPr="00EF0684" w:rsidRDefault="005F789E" w:rsidP="003A1466">
            <w:pPr>
              <w:rPr>
                <w:sz w:val="20"/>
                <w:szCs w:val="20"/>
                <w:lang w:val="en-US"/>
              </w:rPr>
            </w:pPr>
            <w:r>
              <w:rPr>
                <w:sz w:val="20"/>
                <w:szCs w:val="20"/>
                <w:lang w:val="en-US"/>
              </w:rPr>
              <w:t>34</w:t>
            </w:r>
          </w:p>
        </w:tc>
        <w:tc>
          <w:tcPr>
            <w:tcW w:w="850" w:type="dxa"/>
          </w:tcPr>
          <w:p w14:paraId="555A3D4C" w14:textId="77777777" w:rsidR="005F789E" w:rsidRPr="00EF0684" w:rsidRDefault="005F789E" w:rsidP="003A1466">
            <w:pPr>
              <w:rPr>
                <w:sz w:val="20"/>
                <w:szCs w:val="20"/>
                <w:lang w:val="en-US"/>
              </w:rPr>
            </w:pPr>
            <w:r>
              <w:rPr>
                <w:sz w:val="20"/>
                <w:szCs w:val="20"/>
                <w:lang w:val="en-US"/>
              </w:rPr>
              <w:t>0x22</w:t>
            </w:r>
          </w:p>
        </w:tc>
        <w:tc>
          <w:tcPr>
            <w:tcW w:w="4394" w:type="dxa"/>
          </w:tcPr>
          <w:p w14:paraId="01EE7D02" w14:textId="77777777" w:rsidR="005F789E" w:rsidRPr="00EF0684" w:rsidRDefault="005F789E" w:rsidP="003A1466">
            <w:pPr>
              <w:rPr>
                <w:sz w:val="20"/>
                <w:szCs w:val="20"/>
                <w:lang w:val="en-US"/>
              </w:rPr>
            </w:pPr>
            <w:r>
              <w:rPr>
                <w:sz w:val="20"/>
                <w:lang w:val="en-US"/>
              </w:rPr>
              <w:t>Overflow of the product of the item price and quantity. This product cannot exceed 99999.99.</w:t>
            </w:r>
          </w:p>
        </w:tc>
      </w:tr>
      <w:tr w:rsidR="005F789E" w:rsidRPr="00EF0684" w14:paraId="19019638" w14:textId="77777777" w:rsidTr="003A1466">
        <w:tc>
          <w:tcPr>
            <w:tcW w:w="3119" w:type="dxa"/>
          </w:tcPr>
          <w:p w14:paraId="333D6543" w14:textId="77777777" w:rsidR="005F789E" w:rsidRPr="00EF0684" w:rsidRDefault="005F789E" w:rsidP="003A1466">
            <w:pPr>
              <w:rPr>
                <w:sz w:val="20"/>
                <w:szCs w:val="20"/>
                <w:lang w:val="en-US"/>
              </w:rPr>
            </w:pPr>
            <w:r>
              <w:rPr>
                <w:sz w:val="20"/>
                <w:szCs w:val="20"/>
                <w:lang w:val="en-US"/>
              </w:rPr>
              <w:t>ERR_BAD_DATE</w:t>
            </w:r>
          </w:p>
        </w:tc>
        <w:tc>
          <w:tcPr>
            <w:tcW w:w="851" w:type="dxa"/>
            <w:gridSpan w:val="2"/>
          </w:tcPr>
          <w:p w14:paraId="556277E2" w14:textId="77777777" w:rsidR="005F789E" w:rsidRPr="00EF0684" w:rsidRDefault="005F789E" w:rsidP="003A1466">
            <w:pPr>
              <w:rPr>
                <w:sz w:val="20"/>
                <w:szCs w:val="20"/>
                <w:lang w:val="en-US"/>
              </w:rPr>
            </w:pPr>
            <w:r>
              <w:rPr>
                <w:sz w:val="20"/>
                <w:szCs w:val="20"/>
                <w:lang w:val="en-US"/>
              </w:rPr>
              <w:t>37</w:t>
            </w:r>
          </w:p>
        </w:tc>
        <w:tc>
          <w:tcPr>
            <w:tcW w:w="850" w:type="dxa"/>
          </w:tcPr>
          <w:p w14:paraId="3D9DE9F3" w14:textId="77777777" w:rsidR="005F789E" w:rsidRPr="00EF0684" w:rsidRDefault="005F789E" w:rsidP="003A1466">
            <w:pPr>
              <w:rPr>
                <w:sz w:val="20"/>
                <w:szCs w:val="20"/>
                <w:lang w:val="en-US"/>
              </w:rPr>
            </w:pPr>
            <w:r>
              <w:rPr>
                <w:sz w:val="20"/>
                <w:szCs w:val="20"/>
                <w:lang w:val="en-US"/>
              </w:rPr>
              <w:t>0x25</w:t>
            </w:r>
          </w:p>
        </w:tc>
        <w:tc>
          <w:tcPr>
            <w:tcW w:w="4394" w:type="dxa"/>
          </w:tcPr>
          <w:p w14:paraId="6E24E8BD" w14:textId="77777777" w:rsidR="005F789E" w:rsidRPr="00EF0684" w:rsidRDefault="005F789E" w:rsidP="003A1466">
            <w:pPr>
              <w:rPr>
                <w:sz w:val="20"/>
                <w:szCs w:val="20"/>
                <w:lang w:val="en-US"/>
              </w:rPr>
            </w:pPr>
            <w:r>
              <w:rPr>
                <w:sz w:val="20"/>
                <w:lang w:val="en-US"/>
              </w:rPr>
              <w:t>Invalid date format.</w:t>
            </w:r>
          </w:p>
        </w:tc>
      </w:tr>
      <w:tr w:rsidR="005F789E" w:rsidRPr="00EF0684" w14:paraId="0EA542C6" w14:textId="77777777" w:rsidTr="003A1466">
        <w:tc>
          <w:tcPr>
            <w:tcW w:w="3119" w:type="dxa"/>
          </w:tcPr>
          <w:p w14:paraId="6CECAA0C" w14:textId="77777777" w:rsidR="005F789E" w:rsidRPr="00EF0684" w:rsidRDefault="005F789E" w:rsidP="003A1466">
            <w:pPr>
              <w:rPr>
                <w:sz w:val="20"/>
                <w:szCs w:val="20"/>
                <w:lang w:val="en-US"/>
              </w:rPr>
            </w:pPr>
            <w:r>
              <w:rPr>
                <w:sz w:val="20"/>
                <w:szCs w:val="20"/>
                <w:lang w:val="en-US"/>
              </w:rPr>
              <w:t>ERR_DISCOUNT_RECEIPT</w:t>
            </w:r>
          </w:p>
        </w:tc>
        <w:tc>
          <w:tcPr>
            <w:tcW w:w="851" w:type="dxa"/>
            <w:gridSpan w:val="2"/>
          </w:tcPr>
          <w:p w14:paraId="4E44880B" w14:textId="77777777" w:rsidR="005F789E" w:rsidRPr="00EF0684" w:rsidRDefault="005F789E" w:rsidP="003A1466">
            <w:pPr>
              <w:rPr>
                <w:sz w:val="20"/>
                <w:szCs w:val="20"/>
                <w:lang w:val="en-US"/>
              </w:rPr>
            </w:pPr>
            <w:r>
              <w:rPr>
                <w:sz w:val="20"/>
                <w:szCs w:val="20"/>
                <w:lang w:val="en-US"/>
              </w:rPr>
              <w:t>40</w:t>
            </w:r>
          </w:p>
        </w:tc>
        <w:tc>
          <w:tcPr>
            <w:tcW w:w="850" w:type="dxa"/>
          </w:tcPr>
          <w:p w14:paraId="3623E73D" w14:textId="77777777" w:rsidR="005F789E" w:rsidRPr="00EF0684" w:rsidRDefault="005F789E" w:rsidP="003A1466">
            <w:pPr>
              <w:rPr>
                <w:sz w:val="20"/>
                <w:szCs w:val="20"/>
                <w:lang w:val="en-US"/>
              </w:rPr>
            </w:pPr>
            <w:r>
              <w:rPr>
                <w:sz w:val="20"/>
                <w:szCs w:val="20"/>
                <w:lang w:val="en-US"/>
              </w:rPr>
              <w:t>0x28</w:t>
            </w:r>
          </w:p>
        </w:tc>
        <w:tc>
          <w:tcPr>
            <w:tcW w:w="4394" w:type="dxa"/>
          </w:tcPr>
          <w:p w14:paraId="1A6ACF74" w14:textId="77777777" w:rsidR="005F789E" w:rsidRPr="00EF0684" w:rsidRDefault="005F789E" w:rsidP="003A1466">
            <w:pPr>
              <w:rPr>
                <w:sz w:val="20"/>
                <w:szCs w:val="20"/>
                <w:lang w:val="en-US"/>
              </w:rPr>
            </w:pPr>
            <w:r>
              <w:rPr>
                <w:sz w:val="20"/>
                <w:szCs w:val="20"/>
                <w:lang w:val="en-US"/>
              </w:rPr>
              <w:t>Invalid discount/surcharge for the receipt. Possible clauses: percent discount exceeds 100% value, fixed discount exceeds the receipt total, no items on the receipt, etc.</w:t>
            </w:r>
          </w:p>
        </w:tc>
      </w:tr>
      <w:tr w:rsidR="005F789E" w:rsidRPr="00EF0684" w14:paraId="26363E78" w14:textId="77777777" w:rsidTr="003A1466">
        <w:tc>
          <w:tcPr>
            <w:tcW w:w="3119" w:type="dxa"/>
          </w:tcPr>
          <w:p w14:paraId="74FF7128" w14:textId="77777777" w:rsidR="005F789E" w:rsidRPr="00EF0684" w:rsidRDefault="005F789E" w:rsidP="003A1466">
            <w:pPr>
              <w:rPr>
                <w:sz w:val="20"/>
                <w:szCs w:val="20"/>
                <w:lang w:val="en-US"/>
              </w:rPr>
            </w:pPr>
            <w:r>
              <w:rPr>
                <w:sz w:val="20"/>
                <w:szCs w:val="20"/>
                <w:lang w:val="en-US"/>
              </w:rPr>
              <w:t>ERR_NO_ITEMS</w:t>
            </w:r>
          </w:p>
        </w:tc>
        <w:tc>
          <w:tcPr>
            <w:tcW w:w="851" w:type="dxa"/>
            <w:gridSpan w:val="2"/>
          </w:tcPr>
          <w:p w14:paraId="06A4F376" w14:textId="77777777" w:rsidR="005F789E" w:rsidRPr="00EF0684" w:rsidRDefault="005F789E" w:rsidP="003A1466">
            <w:pPr>
              <w:rPr>
                <w:sz w:val="20"/>
                <w:szCs w:val="20"/>
                <w:lang w:val="en-US"/>
              </w:rPr>
            </w:pPr>
            <w:r>
              <w:rPr>
                <w:sz w:val="20"/>
                <w:szCs w:val="20"/>
                <w:lang w:val="en-US"/>
              </w:rPr>
              <w:t>41</w:t>
            </w:r>
          </w:p>
        </w:tc>
        <w:tc>
          <w:tcPr>
            <w:tcW w:w="850" w:type="dxa"/>
          </w:tcPr>
          <w:p w14:paraId="011CA6F3" w14:textId="77777777" w:rsidR="005F789E" w:rsidRPr="00EF0684" w:rsidRDefault="005F789E" w:rsidP="003A1466">
            <w:pPr>
              <w:rPr>
                <w:sz w:val="20"/>
                <w:szCs w:val="20"/>
                <w:lang w:val="en-US"/>
              </w:rPr>
            </w:pPr>
            <w:r>
              <w:rPr>
                <w:sz w:val="20"/>
                <w:szCs w:val="20"/>
                <w:lang w:val="en-US"/>
              </w:rPr>
              <w:t>0x29</w:t>
            </w:r>
          </w:p>
        </w:tc>
        <w:tc>
          <w:tcPr>
            <w:tcW w:w="4394" w:type="dxa"/>
          </w:tcPr>
          <w:p w14:paraId="433D6AC7" w14:textId="77777777" w:rsidR="005F789E" w:rsidRPr="00EF0684" w:rsidRDefault="005F789E" w:rsidP="003A1466">
            <w:pPr>
              <w:rPr>
                <w:sz w:val="20"/>
                <w:szCs w:val="20"/>
                <w:lang w:val="en-US"/>
              </w:rPr>
            </w:pPr>
            <w:r>
              <w:rPr>
                <w:sz w:val="20"/>
                <w:lang w:val="en-US"/>
              </w:rPr>
              <w:t>No items in the current receipt.</w:t>
            </w:r>
          </w:p>
        </w:tc>
      </w:tr>
      <w:tr w:rsidR="005F789E" w:rsidRPr="00EF0684" w14:paraId="21B7538B" w14:textId="77777777" w:rsidTr="003A1466">
        <w:tc>
          <w:tcPr>
            <w:tcW w:w="3119" w:type="dxa"/>
          </w:tcPr>
          <w:p w14:paraId="0A074F4C" w14:textId="77777777" w:rsidR="005F789E" w:rsidRPr="00EF0684" w:rsidRDefault="005F789E" w:rsidP="003A1466">
            <w:pPr>
              <w:rPr>
                <w:sz w:val="20"/>
                <w:szCs w:val="20"/>
                <w:lang w:val="en-US"/>
              </w:rPr>
            </w:pPr>
            <w:r>
              <w:rPr>
                <w:sz w:val="20"/>
                <w:szCs w:val="20"/>
              </w:rPr>
              <w:t>ERR_CANT_RETURN</w:t>
            </w:r>
          </w:p>
        </w:tc>
        <w:tc>
          <w:tcPr>
            <w:tcW w:w="851" w:type="dxa"/>
            <w:gridSpan w:val="2"/>
          </w:tcPr>
          <w:p w14:paraId="5579D7F2" w14:textId="77777777" w:rsidR="005F789E" w:rsidRPr="00EF0684" w:rsidRDefault="005F789E" w:rsidP="003A1466">
            <w:pPr>
              <w:rPr>
                <w:sz w:val="20"/>
                <w:szCs w:val="20"/>
                <w:lang w:val="en-US"/>
              </w:rPr>
            </w:pPr>
            <w:r>
              <w:rPr>
                <w:sz w:val="20"/>
                <w:szCs w:val="20"/>
              </w:rPr>
              <w:t>42</w:t>
            </w:r>
          </w:p>
        </w:tc>
        <w:tc>
          <w:tcPr>
            <w:tcW w:w="850" w:type="dxa"/>
          </w:tcPr>
          <w:p w14:paraId="3E5E47BD" w14:textId="77777777" w:rsidR="005F789E" w:rsidRPr="00EF0684" w:rsidRDefault="005F789E" w:rsidP="003A1466">
            <w:pPr>
              <w:rPr>
                <w:sz w:val="20"/>
                <w:szCs w:val="20"/>
                <w:lang w:val="en-US"/>
              </w:rPr>
            </w:pPr>
            <w:r>
              <w:rPr>
                <w:sz w:val="20"/>
                <w:szCs w:val="20"/>
              </w:rPr>
              <w:t>0x2A</w:t>
            </w:r>
          </w:p>
        </w:tc>
        <w:tc>
          <w:tcPr>
            <w:tcW w:w="4394" w:type="dxa"/>
          </w:tcPr>
          <w:p w14:paraId="41F2FBEC" w14:textId="77777777" w:rsidR="005F789E" w:rsidRPr="00EF0684" w:rsidRDefault="005F789E" w:rsidP="003A1466">
            <w:pPr>
              <w:rPr>
                <w:sz w:val="20"/>
                <w:lang w:val="en-US"/>
              </w:rPr>
            </w:pPr>
            <w:r>
              <w:rPr>
                <w:sz w:val="20"/>
                <w:szCs w:val="20"/>
              </w:rPr>
              <w:t xml:space="preserve">Impossible to return an item (item void)</w:t>
            </w:r>
          </w:p>
        </w:tc>
      </w:tr>
      <w:tr w:rsidR="005F789E" w:rsidRPr="00EF0684" w14:paraId="78ED7CEE" w14:textId="77777777" w:rsidTr="003A1466">
        <w:tc>
          <w:tcPr>
            <w:tcW w:w="3119" w:type="dxa"/>
          </w:tcPr>
          <w:p w14:paraId="110CC7ED" w14:textId="77777777" w:rsidR="005F789E" w:rsidRPr="00EF0684" w:rsidRDefault="005F789E" w:rsidP="003A1466">
            <w:pPr>
              <w:rPr>
                <w:sz w:val="20"/>
                <w:szCs w:val="20"/>
                <w:lang w:val="en-US"/>
              </w:rPr>
            </w:pPr>
            <w:r>
              <w:rPr>
                <w:sz w:val="20"/>
                <w:szCs w:val="20"/>
                <w:lang w:val="en-US"/>
              </w:rPr>
              <w:t>ERR_PAYMENT_NOT_EQUAL</w:t>
            </w:r>
          </w:p>
        </w:tc>
        <w:tc>
          <w:tcPr>
            <w:tcW w:w="851" w:type="dxa"/>
            <w:gridSpan w:val="2"/>
          </w:tcPr>
          <w:p w14:paraId="325E8D11" w14:textId="77777777" w:rsidR="005F789E" w:rsidRPr="00EF0684" w:rsidRDefault="005F789E" w:rsidP="003A1466">
            <w:pPr>
              <w:rPr>
                <w:sz w:val="20"/>
                <w:szCs w:val="20"/>
                <w:lang w:val="en-US"/>
              </w:rPr>
            </w:pPr>
            <w:r>
              <w:rPr>
                <w:sz w:val="20"/>
                <w:szCs w:val="20"/>
                <w:lang w:val="en-US"/>
              </w:rPr>
              <w:t>49</w:t>
            </w:r>
          </w:p>
        </w:tc>
        <w:tc>
          <w:tcPr>
            <w:tcW w:w="850" w:type="dxa"/>
          </w:tcPr>
          <w:p w14:paraId="705680F7" w14:textId="77777777" w:rsidR="005F789E" w:rsidRPr="00EF0684" w:rsidRDefault="005F789E" w:rsidP="003A1466">
            <w:pPr>
              <w:rPr>
                <w:sz w:val="20"/>
                <w:szCs w:val="20"/>
                <w:lang w:val="en-US"/>
              </w:rPr>
            </w:pPr>
            <w:r>
              <w:rPr>
                <w:sz w:val="20"/>
                <w:szCs w:val="20"/>
                <w:lang w:val="en-US"/>
              </w:rPr>
              <w:t>0x31</w:t>
            </w:r>
          </w:p>
        </w:tc>
        <w:tc>
          <w:tcPr>
            <w:tcW w:w="4394" w:type="dxa"/>
          </w:tcPr>
          <w:p w14:paraId="419E81FC" w14:textId="77777777" w:rsidR="005F789E" w:rsidRPr="00EF0684" w:rsidRDefault="005F789E" w:rsidP="003A1466">
            <w:pPr>
              <w:rPr>
                <w:sz w:val="20"/>
                <w:szCs w:val="20"/>
                <w:lang w:val="en-US"/>
              </w:rPr>
            </w:pPr>
            <w:r>
              <w:rPr>
                <w:sz w:val="20"/>
                <w:lang w:val="en-US"/>
              </w:rPr>
              <w:t>The payment sum of the return receipt is not equal to the receipt total sum</w:t>
            </w:r>
            <w:r>
              <w:rPr>
                <w:sz w:val="20"/>
                <w:szCs w:val="20"/>
                <w:lang w:val="en-US"/>
              </w:rPr>
              <w:t>.</w:t>
            </w:r>
          </w:p>
        </w:tc>
      </w:tr>
      <w:tr w:rsidR="005F789E" w:rsidRPr="00EF0684" w14:paraId="26FB9938" w14:textId="77777777" w:rsidTr="003A1466">
        <w:tc>
          <w:tcPr>
            <w:tcW w:w="3119" w:type="dxa"/>
            <w:tcBorders>
              <w:bottom w:val="single" w:sz="4" w:space="0" w:color="auto"/>
            </w:tcBorders>
          </w:tcPr>
          <w:p w14:paraId="49DEB53D" w14:textId="77777777" w:rsidR="005F789E" w:rsidRPr="00EF0684" w:rsidRDefault="005F789E" w:rsidP="003A1466">
            <w:pPr>
              <w:rPr>
                <w:sz w:val="20"/>
                <w:szCs w:val="20"/>
                <w:lang w:val="en-US"/>
              </w:rPr>
            </w:pPr>
            <w:r>
              <w:rPr>
                <w:sz w:val="20"/>
                <w:szCs w:val="20"/>
                <w:lang w:val="en-US"/>
              </w:rPr>
              <w:t>ERR_DEFICIENT_CASH_DRAWER</w:t>
            </w:r>
          </w:p>
        </w:tc>
        <w:tc>
          <w:tcPr>
            <w:tcW w:w="851" w:type="dxa"/>
            <w:gridSpan w:val="2"/>
            <w:tcBorders>
              <w:bottom w:val="single" w:sz="4" w:space="0" w:color="auto"/>
            </w:tcBorders>
          </w:tcPr>
          <w:p w14:paraId="7FDBCBE2" w14:textId="77777777" w:rsidR="005F789E" w:rsidRPr="00EF0684" w:rsidRDefault="005F789E" w:rsidP="003A1466">
            <w:pPr>
              <w:rPr>
                <w:sz w:val="20"/>
                <w:szCs w:val="20"/>
                <w:lang w:val="en-US"/>
              </w:rPr>
            </w:pPr>
            <w:r>
              <w:rPr>
                <w:sz w:val="20"/>
                <w:szCs w:val="20"/>
                <w:lang w:val="en-US"/>
              </w:rPr>
              <w:t>50</w:t>
            </w:r>
          </w:p>
        </w:tc>
        <w:tc>
          <w:tcPr>
            <w:tcW w:w="850" w:type="dxa"/>
            <w:tcBorders>
              <w:bottom w:val="single" w:sz="4" w:space="0" w:color="auto"/>
            </w:tcBorders>
          </w:tcPr>
          <w:p w14:paraId="2E299E6E" w14:textId="77777777" w:rsidR="005F789E" w:rsidRPr="00EF0684" w:rsidRDefault="005F789E" w:rsidP="003A1466">
            <w:pPr>
              <w:rPr>
                <w:sz w:val="20"/>
                <w:szCs w:val="20"/>
                <w:lang w:val="en-US"/>
              </w:rPr>
            </w:pPr>
            <w:r>
              <w:rPr>
                <w:sz w:val="20"/>
                <w:szCs w:val="20"/>
                <w:lang w:val="en-US"/>
              </w:rPr>
              <w:t>0x32</w:t>
            </w:r>
          </w:p>
        </w:tc>
        <w:tc>
          <w:tcPr>
            <w:tcW w:w="4394" w:type="dxa"/>
            <w:tcBorders>
              <w:bottom w:val="single" w:sz="4" w:space="0" w:color="auto"/>
            </w:tcBorders>
          </w:tcPr>
          <w:p w14:paraId="0DAFA939" w14:textId="77777777" w:rsidR="005F789E" w:rsidRPr="00EF0684" w:rsidRDefault="005F789E" w:rsidP="003A1466">
            <w:pPr>
              <w:rPr>
                <w:sz w:val="20"/>
                <w:szCs w:val="20"/>
                <w:lang w:val="en-US"/>
              </w:rPr>
            </w:pPr>
            <w:r>
              <w:rPr>
                <w:sz w:val="20"/>
                <w:lang w:val="en-US"/>
              </w:rPr>
              <w:t>Not enough cash in the drawer</w:t>
            </w:r>
            <w:r>
              <w:rPr>
                <w:sz w:val="20"/>
                <w:szCs w:val="20"/>
                <w:lang w:val="en-US"/>
              </w:rPr>
              <w:t>.</w:t>
            </w:r>
          </w:p>
        </w:tc>
      </w:tr>
      <w:tr w:rsidR="005F789E" w:rsidRPr="00EF0684" w14:paraId="7BF9C8F5" w14:textId="77777777" w:rsidTr="003A1466">
        <w:tc>
          <w:tcPr>
            <w:tcW w:w="3119" w:type="dxa"/>
            <w:tcBorders>
              <w:right w:val="nil"/>
            </w:tcBorders>
          </w:tcPr>
          <w:p w14:paraId="1D31C4F3" w14:textId="77777777" w:rsidR="005F789E" w:rsidRPr="00EF0684" w:rsidRDefault="005F789E" w:rsidP="003A1466">
            <w:pPr>
              <w:rPr>
                <w:sz w:val="20"/>
                <w:szCs w:val="20"/>
                <w:lang w:val="en-US"/>
              </w:rPr>
            </w:pPr>
          </w:p>
        </w:tc>
        <w:tc>
          <w:tcPr>
            <w:tcW w:w="851" w:type="dxa"/>
            <w:gridSpan w:val="2"/>
            <w:tcBorders>
              <w:left w:val="nil"/>
              <w:right w:val="nil"/>
            </w:tcBorders>
          </w:tcPr>
          <w:p w14:paraId="195D5C52" w14:textId="77777777" w:rsidR="005F789E" w:rsidRPr="00EF0684" w:rsidRDefault="005F789E" w:rsidP="003A1466">
            <w:pPr>
              <w:rPr>
                <w:sz w:val="20"/>
                <w:szCs w:val="20"/>
                <w:lang w:val="en-US"/>
              </w:rPr>
            </w:pPr>
          </w:p>
        </w:tc>
        <w:tc>
          <w:tcPr>
            <w:tcW w:w="850" w:type="dxa"/>
            <w:tcBorders>
              <w:left w:val="nil"/>
              <w:right w:val="nil"/>
            </w:tcBorders>
          </w:tcPr>
          <w:p w14:paraId="2DAB788D" w14:textId="77777777" w:rsidR="005F789E" w:rsidRPr="00EF0684" w:rsidRDefault="005F789E" w:rsidP="003A1466">
            <w:pPr>
              <w:rPr>
                <w:sz w:val="20"/>
                <w:szCs w:val="20"/>
                <w:lang w:val="en-US"/>
              </w:rPr>
            </w:pPr>
          </w:p>
        </w:tc>
        <w:tc>
          <w:tcPr>
            <w:tcW w:w="4394" w:type="dxa"/>
            <w:tcBorders>
              <w:left w:val="nil"/>
            </w:tcBorders>
          </w:tcPr>
          <w:p w14:paraId="263C8CFF" w14:textId="77777777" w:rsidR="005F789E" w:rsidRPr="00EF0684" w:rsidRDefault="005F789E" w:rsidP="003A1466">
            <w:pPr>
              <w:rPr>
                <w:sz w:val="20"/>
                <w:szCs w:val="20"/>
                <w:lang w:val="en-US"/>
              </w:rPr>
            </w:pPr>
          </w:p>
        </w:tc>
      </w:tr>
      <w:tr w:rsidR="005F789E" w:rsidRPr="00EF0684" w14:paraId="54F9984C" w14:textId="77777777" w:rsidTr="003A1466">
        <w:tc>
          <w:tcPr>
            <w:tcW w:w="3119" w:type="dxa"/>
          </w:tcPr>
          <w:p w14:paraId="389F534B" w14:textId="77777777" w:rsidR="005F789E" w:rsidRPr="00EF0684" w:rsidRDefault="005F789E" w:rsidP="003A1466">
            <w:pPr>
              <w:rPr>
                <w:sz w:val="20"/>
                <w:szCs w:val="20"/>
                <w:lang w:val="en-US"/>
              </w:rPr>
            </w:pPr>
            <w:r>
              <w:rPr>
                <w:sz w:val="20"/>
                <w:szCs w:val="20"/>
                <w:lang w:val="en-US"/>
              </w:rPr>
              <w:t>ERR_CURRENCY_NUMBER</w:t>
            </w:r>
          </w:p>
        </w:tc>
        <w:tc>
          <w:tcPr>
            <w:tcW w:w="851" w:type="dxa"/>
            <w:gridSpan w:val="2"/>
          </w:tcPr>
          <w:p w14:paraId="534B3A7D" w14:textId="77777777" w:rsidR="005F789E" w:rsidRPr="00EF0684" w:rsidRDefault="005F789E" w:rsidP="003A1466">
            <w:pPr>
              <w:rPr>
                <w:sz w:val="20"/>
                <w:szCs w:val="20"/>
                <w:lang w:val="en-US"/>
              </w:rPr>
            </w:pPr>
            <w:r>
              <w:rPr>
                <w:sz w:val="20"/>
                <w:szCs w:val="20"/>
                <w:lang w:val="en-US"/>
              </w:rPr>
              <w:t>68</w:t>
            </w:r>
          </w:p>
        </w:tc>
        <w:tc>
          <w:tcPr>
            <w:tcW w:w="850" w:type="dxa"/>
          </w:tcPr>
          <w:p w14:paraId="080FA9E0" w14:textId="77777777" w:rsidR="005F789E" w:rsidRPr="00EF0684" w:rsidRDefault="005F789E" w:rsidP="003A1466">
            <w:pPr>
              <w:rPr>
                <w:sz w:val="20"/>
                <w:szCs w:val="20"/>
                <w:lang w:val="en-US"/>
              </w:rPr>
            </w:pPr>
            <w:r>
              <w:rPr>
                <w:sz w:val="20"/>
                <w:szCs w:val="20"/>
                <w:lang w:val="en-US"/>
              </w:rPr>
              <w:t>0x44</w:t>
            </w:r>
          </w:p>
        </w:tc>
        <w:tc>
          <w:tcPr>
            <w:tcW w:w="4394" w:type="dxa"/>
          </w:tcPr>
          <w:p w14:paraId="5BF4AF65" w14:textId="77777777" w:rsidR="005F789E" w:rsidRPr="00EF0684" w:rsidRDefault="005F789E" w:rsidP="003A1466">
            <w:pPr>
              <w:rPr>
                <w:sz w:val="20"/>
                <w:szCs w:val="20"/>
                <w:lang w:val="en-US"/>
              </w:rPr>
            </w:pPr>
            <w:r>
              <w:rPr>
                <w:sz w:val="20"/>
                <w:szCs w:val="20"/>
                <w:lang w:val="en-US"/>
              </w:rPr>
              <w:t xml:space="preserve">Invalid currency identificator.</w:t>
            </w:r>
          </w:p>
        </w:tc>
      </w:tr>
      <w:tr w:rsidR="005F789E" w:rsidRPr="00EF0684" w14:paraId="7AFD29D5" w14:textId="77777777" w:rsidTr="003A1466">
        <w:tc>
          <w:tcPr>
            <w:tcW w:w="3119" w:type="dxa"/>
          </w:tcPr>
          <w:p w14:paraId="065476F3" w14:textId="77777777" w:rsidR="005F789E" w:rsidRPr="00EF0684" w:rsidRDefault="005F789E" w:rsidP="003A1466">
            <w:pPr>
              <w:rPr>
                <w:sz w:val="20"/>
                <w:szCs w:val="20"/>
                <w:lang w:val="en-US"/>
              </w:rPr>
            </w:pPr>
            <w:r>
              <w:rPr>
                <w:sz w:val="20"/>
                <w:szCs w:val="20"/>
                <w:lang w:val="en-US"/>
              </w:rPr>
              <w:t>ERR_CURRENCY_RATE</w:t>
            </w:r>
          </w:p>
        </w:tc>
        <w:tc>
          <w:tcPr>
            <w:tcW w:w="851" w:type="dxa"/>
            <w:gridSpan w:val="2"/>
          </w:tcPr>
          <w:p w14:paraId="71640BDC" w14:textId="77777777" w:rsidR="005F789E" w:rsidRPr="00EF0684" w:rsidRDefault="005F789E" w:rsidP="003A1466">
            <w:pPr>
              <w:rPr>
                <w:sz w:val="20"/>
                <w:szCs w:val="20"/>
                <w:lang w:val="en-US"/>
              </w:rPr>
            </w:pPr>
            <w:r>
              <w:rPr>
                <w:sz w:val="20"/>
                <w:szCs w:val="20"/>
                <w:lang w:val="en-US"/>
              </w:rPr>
              <w:t>69</w:t>
            </w:r>
          </w:p>
        </w:tc>
        <w:tc>
          <w:tcPr>
            <w:tcW w:w="850" w:type="dxa"/>
          </w:tcPr>
          <w:p w14:paraId="2627F0FB" w14:textId="77777777" w:rsidR="005F789E" w:rsidRPr="00EF0684" w:rsidRDefault="005F789E" w:rsidP="003A1466">
            <w:pPr>
              <w:rPr>
                <w:sz w:val="20"/>
                <w:szCs w:val="20"/>
                <w:lang w:val="en-US"/>
              </w:rPr>
            </w:pPr>
            <w:r>
              <w:rPr>
                <w:sz w:val="20"/>
                <w:szCs w:val="20"/>
                <w:lang w:val="en-US"/>
              </w:rPr>
              <w:t>0x45</w:t>
            </w:r>
          </w:p>
        </w:tc>
        <w:tc>
          <w:tcPr>
            <w:tcW w:w="4394" w:type="dxa"/>
          </w:tcPr>
          <w:p w14:paraId="6554A2F9" w14:textId="77777777" w:rsidR="005F789E" w:rsidRPr="00EF0684" w:rsidRDefault="005F789E" w:rsidP="003A1466">
            <w:pPr>
              <w:rPr>
                <w:sz w:val="20"/>
                <w:szCs w:val="20"/>
                <w:lang w:val="en-US"/>
              </w:rPr>
            </w:pPr>
            <w:r>
              <w:rPr>
                <w:sz w:val="20"/>
                <w:szCs w:val="20"/>
                <w:lang w:val="en-US"/>
              </w:rPr>
              <w:t>Invalid currency rate.</w:t>
            </w:r>
          </w:p>
        </w:tc>
      </w:tr>
      <w:tr w:rsidR="005F789E" w:rsidRPr="00EF0684" w14:paraId="73D5FFC4" w14:textId="77777777" w:rsidTr="003A1466">
        <w:tc>
          <w:tcPr>
            <w:tcW w:w="3119" w:type="dxa"/>
          </w:tcPr>
          <w:p w14:paraId="5D3AC87D" w14:textId="77777777" w:rsidR="005F789E" w:rsidRPr="00EF0684" w:rsidRDefault="005F789E" w:rsidP="003A1466">
            <w:pPr>
              <w:rPr>
                <w:sz w:val="20"/>
                <w:szCs w:val="20"/>
                <w:lang w:val="en-US"/>
              </w:rPr>
            </w:pPr>
            <w:r>
              <w:rPr>
                <w:sz w:val="20"/>
                <w:szCs w:val="20"/>
                <w:lang w:val="en-US"/>
              </w:rPr>
              <w:t>ERR_CURRENCY_NOT_SET</w:t>
            </w:r>
          </w:p>
        </w:tc>
        <w:tc>
          <w:tcPr>
            <w:tcW w:w="851" w:type="dxa"/>
            <w:gridSpan w:val="2"/>
          </w:tcPr>
          <w:p w14:paraId="332A43D8" w14:textId="77777777" w:rsidR="005F789E" w:rsidRPr="00EF0684" w:rsidRDefault="005F789E" w:rsidP="003A1466">
            <w:pPr>
              <w:rPr>
                <w:sz w:val="20"/>
                <w:szCs w:val="20"/>
                <w:lang w:val="en-US"/>
              </w:rPr>
            </w:pPr>
            <w:r>
              <w:rPr>
                <w:sz w:val="20"/>
                <w:szCs w:val="20"/>
                <w:lang w:val="en-US"/>
              </w:rPr>
              <w:t>70</w:t>
            </w:r>
          </w:p>
        </w:tc>
        <w:tc>
          <w:tcPr>
            <w:tcW w:w="850" w:type="dxa"/>
          </w:tcPr>
          <w:p w14:paraId="7779868A" w14:textId="77777777" w:rsidR="005F789E" w:rsidRPr="00EF0684" w:rsidRDefault="005F789E" w:rsidP="003A1466">
            <w:pPr>
              <w:rPr>
                <w:sz w:val="20"/>
                <w:szCs w:val="20"/>
                <w:lang w:val="en-US"/>
              </w:rPr>
            </w:pPr>
            <w:r>
              <w:rPr>
                <w:sz w:val="20"/>
                <w:szCs w:val="20"/>
                <w:lang w:val="en-US"/>
              </w:rPr>
              <w:t>0x46</w:t>
            </w:r>
          </w:p>
        </w:tc>
        <w:tc>
          <w:tcPr>
            <w:tcW w:w="4394" w:type="dxa"/>
          </w:tcPr>
          <w:p w14:paraId="0C2B4A81" w14:textId="77777777" w:rsidR="005F789E" w:rsidRPr="00EF0684" w:rsidRDefault="005F789E" w:rsidP="003A1466">
            <w:pPr>
              <w:rPr>
                <w:sz w:val="20"/>
                <w:szCs w:val="20"/>
                <w:lang w:val="en-US"/>
              </w:rPr>
            </w:pPr>
            <w:r>
              <w:rPr>
                <w:sz w:val="20"/>
                <w:szCs w:val="20"/>
                <w:lang w:val="en-US"/>
              </w:rPr>
              <w:t>Currency is not set or forbidden.</w:t>
            </w:r>
          </w:p>
        </w:tc>
      </w:tr>
      <w:tr w:rsidR="005F789E" w:rsidRPr="00EF0684" w14:paraId="6127D48D" w14:textId="77777777" w:rsidTr="003A1466">
        <w:tc>
          <w:tcPr>
            <w:tcW w:w="3119" w:type="dxa"/>
          </w:tcPr>
          <w:p w14:paraId="73C1F84A" w14:textId="77777777" w:rsidR="005F789E" w:rsidRPr="00EF0684" w:rsidRDefault="005F789E" w:rsidP="003A1466">
            <w:pPr>
              <w:rPr>
                <w:sz w:val="20"/>
                <w:szCs w:val="20"/>
                <w:lang w:val="en-US"/>
              </w:rPr>
            </w:pPr>
            <w:r>
              <w:rPr>
                <w:sz w:val="20"/>
                <w:szCs w:val="20"/>
                <w:lang w:val="en-US"/>
              </w:rPr>
              <w:t>ERR_VAT_NUMBER</w:t>
            </w:r>
          </w:p>
        </w:tc>
        <w:tc>
          <w:tcPr>
            <w:tcW w:w="851" w:type="dxa"/>
            <w:gridSpan w:val="2"/>
          </w:tcPr>
          <w:p w14:paraId="735F12E9" w14:textId="77777777" w:rsidR="005F789E" w:rsidRPr="00EF0684" w:rsidRDefault="005F789E" w:rsidP="003A1466">
            <w:pPr>
              <w:rPr>
                <w:sz w:val="20"/>
                <w:szCs w:val="20"/>
                <w:lang w:val="en-US"/>
              </w:rPr>
            </w:pPr>
            <w:r>
              <w:rPr>
                <w:sz w:val="20"/>
                <w:szCs w:val="20"/>
                <w:lang w:val="en-US"/>
              </w:rPr>
              <w:t>71</w:t>
            </w:r>
          </w:p>
        </w:tc>
        <w:tc>
          <w:tcPr>
            <w:tcW w:w="850" w:type="dxa"/>
          </w:tcPr>
          <w:p w14:paraId="2165615E" w14:textId="77777777" w:rsidR="005F789E" w:rsidRPr="00EF0684" w:rsidRDefault="005F789E" w:rsidP="003A1466">
            <w:pPr>
              <w:rPr>
                <w:sz w:val="20"/>
                <w:szCs w:val="20"/>
                <w:lang w:val="en-US"/>
              </w:rPr>
            </w:pPr>
            <w:r>
              <w:rPr>
                <w:sz w:val="20"/>
                <w:szCs w:val="20"/>
                <w:lang w:val="en-US"/>
              </w:rPr>
              <w:t>0x47</w:t>
            </w:r>
          </w:p>
        </w:tc>
        <w:tc>
          <w:tcPr>
            <w:tcW w:w="4394" w:type="dxa"/>
          </w:tcPr>
          <w:p w14:paraId="49551C34" w14:textId="77777777" w:rsidR="005F789E" w:rsidRPr="00EF0684" w:rsidRDefault="005F789E" w:rsidP="003A1466">
            <w:pPr>
              <w:rPr>
                <w:sz w:val="20"/>
                <w:szCs w:val="20"/>
                <w:lang w:val="en-US"/>
              </w:rPr>
            </w:pPr>
            <w:r>
              <w:rPr>
                <w:sz w:val="20"/>
                <w:szCs w:val="20"/>
                <w:lang w:val="en-US"/>
              </w:rPr>
              <w:t>Invalid VAT number.</w:t>
            </w:r>
          </w:p>
        </w:tc>
      </w:tr>
      <w:tr w:rsidR="005F789E" w:rsidRPr="00EF0684" w14:paraId="52FADA5A" w14:textId="77777777" w:rsidTr="003A1466">
        <w:tc>
          <w:tcPr>
            <w:tcW w:w="3119" w:type="dxa"/>
          </w:tcPr>
          <w:p w14:paraId="50120102" w14:textId="77777777" w:rsidR="005F789E" w:rsidRPr="00EF0684" w:rsidRDefault="005F789E" w:rsidP="003A1466">
            <w:pPr>
              <w:rPr>
                <w:sz w:val="20"/>
                <w:szCs w:val="20"/>
                <w:lang w:val="en-US"/>
              </w:rPr>
            </w:pPr>
            <w:r>
              <w:rPr>
                <w:sz w:val="20"/>
                <w:szCs w:val="20"/>
                <w:lang w:val="en-US"/>
              </w:rPr>
              <w:t>ERR_TARE_QUANTITY</w:t>
            </w:r>
          </w:p>
        </w:tc>
        <w:tc>
          <w:tcPr>
            <w:tcW w:w="851" w:type="dxa"/>
            <w:gridSpan w:val="2"/>
          </w:tcPr>
          <w:p w14:paraId="5DBD971F" w14:textId="77777777" w:rsidR="005F789E" w:rsidRPr="00EF0684" w:rsidRDefault="005F789E" w:rsidP="003A1466">
            <w:pPr>
              <w:rPr>
                <w:sz w:val="20"/>
                <w:szCs w:val="20"/>
                <w:lang w:val="en-US"/>
              </w:rPr>
            </w:pPr>
            <w:r>
              <w:rPr>
                <w:sz w:val="20"/>
                <w:szCs w:val="20"/>
                <w:lang w:val="en-US"/>
              </w:rPr>
              <w:t>73</w:t>
            </w:r>
          </w:p>
        </w:tc>
        <w:tc>
          <w:tcPr>
            <w:tcW w:w="850" w:type="dxa"/>
          </w:tcPr>
          <w:p w14:paraId="4D5B6198" w14:textId="77777777" w:rsidR="005F789E" w:rsidRPr="00EF0684" w:rsidRDefault="005F789E" w:rsidP="003A1466">
            <w:pPr>
              <w:rPr>
                <w:sz w:val="20"/>
                <w:szCs w:val="20"/>
                <w:lang w:val="en-US"/>
              </w:rPr>
            </w:pPr>
            <w:r>
              <w:rPr>
                <w:sz w:val="20"/>
                <w:szCs w:val="20"/>
                <w:lang w:val="en-US"/>
              </w:rPr>
              <w:t>0x49</w:t>
            </w:r>
          </w:p>
        </w:tc>
        <w:tc>
          <w:tcPr>
            <w:tcW w:w="4394" w:type="dxa"/>
          </w:tcPr>
          <w:p w14:paraId="45BBDC2F" w14:textId="77777777" w:rsidR="005F789E" w:rsidRPr="00EF0684" w:rsidRDefault="005F789E" w:rsidP="003A1466">
            <w:pPr>
              <w:rPr>
                <w:sz w:val="20"/>
                <w:szCs w:val="20"/>
                <w:lang w:val="en-US"/>
              </w:rPr>
            </w:pPr>
            <w:r>
              <w:rPr>
                <w:sz w:val="20"/>
                <w:szCs w:val="20"/>
                <w:lang w:val="en-US"/>
              </w:rPr>
              <w:t>Invalid quantity of the tare.</w:t>
            </w:r>
          </w:p>
        </w:tc>
      </w:tr>
      <w:tr w:rsidR="005F789E" w:rsidRPr="00EF0684" w14:paraId="5AA28DBD" w14:textId="77777777" w:rsidTr="003A1466">
        <w:trPr>
          <w:trHeight w:val="20"/>
        </w:trPr>
        <w:tc>
          <w:tcPr>
            <w:tcW w:w="3119" w:type="dxa"/>
          </w:tcPr>
          <w:p w14:paraId="7C97A262" w14:textId="77777777" w:rsidR="005F789E" w:rsidRPr="00EF0684" w:rsidRDefault="005F789E" w:rsidP="003A1466">
            <w:pPr>
              <w:rPr>
                <w:sz w:val="20"/>
                <w:szCs w:val="20"/>
                <w:lang w:val="en-US"/>
              </w:rPr>
            </w:pPr>
            <w:r>
              <w:rPr>
                <w:sz w:val="20"/>
                <w:szCs w:val="20"/>
                <w:lang w:val="en-US"/>
              </w:rPr>
              <w:t>ERR_BARCODE_LENGTH</w:t>
            </w:r>
          </w:p>
        </w:tc>
        <w:tc>
          <w:tcPr>
            <w:tcW w:w="851" w:type="dxa"/>
            <w:gridSpan w:val="2"/>
          </w:tcPr>
          <w:p w14:paraId="603D74D3" w14:textId="77777777" w:rsidR="005F789E" w:rsidRPr="00EF0684" w:rsidRDefault="005F789E" w:rsidP="003A1466">
            <w:pPr>
              <w:rPr>
                <w:sz w:val="20"/>
                <w:szCs w:val="20"/>
                <w:lang w:val="en-US"/>
              </w:rPr>
            </w:pPr>
            <w:r>
              <w:rPr>
                <w:sz w:val="20"/>
                <w:szCs w:val="20"/>
                <w:lang w:val="en-US"/>
              </w:rPr>
              <w:t>163</w:t>
            </w:r>
          </w:p>
        </w:tc>
        <w:tc>
          <w:tcPr>
            <w:tcW w:w="850" w:type="dxa"/>
          </w:tcPr>
          <w:p w14:paraId="30B799CC" w14:textId="77777777" w:rsidR="005F789E" w:rsidRPr="00EF0684" w:rsidRDefault="005F789E" w:rsidP="003A1466">
            <w:pPr>
              <w:rPr>
                <w:sz w:val="20"/>
                <w:szCs w:val="20"/>
                <w:lang w:val="en-US"/>
              </w:rPr>
            </w:pPr>
            <w:r>
              <w:rPr>
                <w:sz w:val="20"/>
                <w:szCs w:val="20"/>
                <w:lang w:val="en-US"/>
              </w:rPr>
              <w:t>0xA3</w:t>
            </w:r>
          </w:p>
        </w:tc>
        <w:tc>
          <w:tcPr>
            <w:tcW w:w="4394" w:type="dxa"/>
          </w:tcPr>
          <w:p w14:paraId="0E93E41B" w14:textId="77777777" w:rsidR="005F789E" w:rsidRPr="00EF0684" w:rsidRDefault="005F789E" w:rsidP="003A1466">
            <w:pPr>
              <w:rPr>
                <w:sz w:val="20"/>
                <w:szCs w:val="20"/>
                <w:lang w:val="en-US"/>
              </w:rPr>
            </w:pPr>
            <w:r>
              <w:rPr>
                <w:sz w:val="20"/>
                <w:lang w:val="en-US"/>
              </w:rPr>
              <w:t>Invalid barcode length. The barcode’s code is too long or too short for the selected barcode system.</w:t>
            </w:r>
          </w:p>
        </w:tc>
      </w:tr>
      <w:tr w:rsidR="005F789E" w:rsidRPr="00EF0684" w14:paraId="611C5453" w14:textId="77777777" w:rsidTr="003A1466">
        <w:trPr>
          <w:trHeight w:val="20"/>
        </w:trPr>
        <w:tc>
          <w:tcPr>
            <w:tcW w:w="3119" w:type="dxa"/>
          </w:tcPr>
          <w:p w14:paraId="292472C3" w14:textId="77777777" w:rsidR="005F789E" w:rsidRPr="00EF0684" w:rsidRDefault="005F789E" w:rsidP="003A1466">
            <w:pPr>
              <w:rPr>
                <w:sz w:val="20"/>
                <w:szCs w:val="20"/>
                <w:lang w:val="en-US"/>
              </w:rPr>
            </w:pPr>
            <w:r>
              <w:rPr>
                <w:sz w:val="20"/>
                <w:szCs w:val="20"/>
                <w:lang w:val="en-US"/>
              </w:rPr>
              <w:t>ERR_BARCODE_SYSTEM</w:t>
            </w:r>
          </w:p>
        </w:tc>
        <w:tc>
          <w:tcPr>
            <w:tcW w:w="851" w:type="dxa"/>
            <w:gridSpan w:val="2"/>
          </w:tcPr>
          <w:p w14:paraId="76537A47" w14:textId="77777777" w:rsidR="005F789E" w:rsidRPr="00EF0684" w:rsidRDefault="005F789E" w:rsidP="003A1466">
            <w:pPr>
              <w:rPr>
                <w:sz w:val="20"/>
                <w:szCs w:val="20"/>
                <w:lang w:val="en-US"/>
              </w:rPr>
            </w:pPr>
            <w:r>
              <w:rPr>
                <w:sz w:val="20"/>
                <w:szCs w:val="20"/>
                <w:lang w:val="en-US"/>
              </w:rPr>
              <w:t>164</w:t>
            </w:r>
          </w:p>
        </w:tc>
        <w:tc>
          <w:tcPr>
            <w:tcW w:w="850" w:type="dxa"/>
          </w:tcPr>
          <w:p w14:paraId="7B86F505" w14:textId="77777777" w:rsidR="005F789E" w:rsidRPr="00EF0684" w:rsidRDefault="005F789E" w:rsidP="003A1466">
            <w:pPr>
              <w:rPr>
                <w:sz w:val="20"/>
                <w:szCs w:val="20"/>
                <w:lang w:val="en-US"/>
              </w:rPr>
            </w:pPr>
            <w:r>
              <w:rPr>
                <w:sz w:val="20"/>
                <w:szCs w:val="20"/>
                <w:lang w:val="en-US"/>
              </w:rPr>
              <w:t>0xA4</w:t>
            </w:r>
          </w:p>
        </w:tc>
        <w:tc>
          <w:tcPr>
            <w:tcW w:w="4394" w:type="dxa"/>
          </w:tcPr>
          <w:p w14:paraId="0372AB25" w14:textId="77777777" w:rsidR="005F789E" w:rsidRPr="00EF0684" w:rsidRDefault="005F789E" w:rsidP="003A1466">
            <w:pPr>
              <w:rPr>
                <w:sz w:val="20"/>
                <w:szCs w:val="20"/>
                <w:lang w:val="en-US"/>
              </w:rPr>
            </w:pPr>
            <w:r>
              <w:rPr>
                <w:sz w:val="20"/>
                <w:lang w:val="en-US"/>
              </w:rPr>
              <w:t>Unsupported barcode system</w:t>
            </w:r>
            <w:r>
              <w:rPr>
                <w:sz w:val="20"/>
                <w:szCs w:val="20"/>
                <w:lang w:val="en-US"/>
              </w:rPr>
              <w:t>.</w:t>
            </w:r>
          </w:p>
        </w:tc>
      </w:tr>
      <w:tr w:rsidR="005F789E" w:rsidRPr="00EF0684" w14:paraId="67300789" w14:textId="77777777" w:rsidTr="003A1466">
        <w:trPr>
          <w:trHeight w:val="20"/>
        </w:trPr>
        <w:tc>
          <w:tcPr>
            <w:tcW w:w="3119" w:type="dxa"/>
          </w:tcPr>
          <w:p w14:paraId="16DBE299" w14:textId="77777777" w:rsidR="005F789E" w:rsidRPr="00EF0684" w:rsidRDefault="005F789E" w:rsidP="003A1466">
            <w:pPr>
              <w:rPr>
                <w:sz w:val="20"/>
                <w:szCs w:val="20"/>
                <w:lang w:val="en-US"/>
              </w:rPr>
            </w:pPr>
            <w:r>
              <w:rPr>
                <w:sz w:val="20"/>
                <w:szCs w:val="20"/>
                <w:lang w:val="en-US"/>
              </w:rPr>
              <w:t>ERR_BARCODE_CHAR</w:t>
            </w:r>
          </w:p>
        </w:tc>
        <w:tc>
          <w:tcPr>
            <w:tcW w:w="851" w:type="dxa"/>
            <w:gridSpan w:val="2"/>
          </w:tcPr>
          <w:p w14:paraId="0C90D762" w14:textId="77777777" w:rsidR="005F789E" w:rsidRPr="00EF0684" w:rsidRDefault="005F789E" w:rsidP="003A1466">
            <w:pPr>
              <w:rPr>
                <w:sz w:val="20"/>
                <w:szCs w:val="20"/>
                <w:lang w:val="en-US"/>
              </w:rPr>
            </w:pPr>
            <w:r>
              <w:rPr>
                <w:sz w:val="20"/>
                <w:szCs w:val="20"/>
                <w:lang w:val="en-US"/>
              </w:rPr>
              <w:t>165</w:t>
            </w:r>
          </w:p>
        </w:tc>
        <w:tc>
          <w:tcPr>
            <w:tcW w:w="850" w:type="dxa"/>
          </w:tcPr>
          <w:p w14:paraId="2BA38F3D" w14:textId="77777777" w:rsidR="005F789E" w:rsidRPr="00EF0684" w:rsidRDefault="005F789E" w:rsidP="003A1466">
            <w:pPr>
              <w:rPr>
                <w:sz w:val="20"/>
                <w:szCs w:val="20"/>
                <w:lang w:val="en-US"/>
              </w:rPr>
            </w:pPr>
            <w:r>
              <w:rPr>
                <w:sz w:val="20"/>
                <w:szCs w:val="20"/>
                <w:lang w:val="en-US"/>
              </w:rPr>
              <w:t>0xA5</w:t>
            </w:r>
          </w:p>
        </w:tc>
        <w:tc>
          <w:tcPr>
            <w:tcW w:w="4394" w:type="dxa"/>
          </w:tcPr>
          <w:p w14:paraId="3CBAD953" w14:textId="77777777" w:rsidR="005F789E" w:rsidRPr="00EF0684" w:rsidRDefault="005F789E" w:rsidP="003A1466">
            <w:pPr>
              <w:rPr>
                <w:sz w:val="20"/>
                <w:szCs w:val="20"/>
                <w:lang w:val="en-US"/>
              </w:rPr>
            </w:pPr>
            <w:r>
              <w:rPr>
                <w:sz w:val="20"/>
                <w:lang w:val="en-US"/>
              </w:rPr>
              <w:t>Unsupported character in the code of the barcode</w:t>
            </w:r>
            <w:r>
              <w:rPr>
                <w:sz w:val="20"/>
                <w:szCs w:val="20"/>
                <w:lang w:val="en-US"/>
              </w:rPr>
              <w:t xml:space="preserve"> </w:t>
            </w:r>
          </w:p>
        </w:tc>
      </w:tr>
      <w:tr w:rsidR="005F789E" w:rsidRPr="00EF0684" w14:paraId="45476070" w14:textId="77777777" w:rsidTr="003A1466">
        <w:trPr>
          <w:trHeight w:val="20"/>
        </w:trPr>
        <w:tc>
          <w:tcPr>
            <w:tcW w:w="3119" w:type="dxa"/>
          </w:tcPr>
          <w:p w14:paraId="389E106D" w14:textId="77777777" w:rsidR="005F789E" w:rsidRPr="00EF0684" w:rsidRDefault="005F789E" w:rsidP="003A1466">
            <w:pPr>
              <w:rPr>
                <w:sz w:val="20"/>
                <w:szCs w:val="20"/>
                <w:lang w:val="en-US"/>
              </w:rPr>
            </w:pPr>
            <w:r>
              <w:rPr>
                <w:sz w:val="20"/>
                <w:szCs w:val="20"/>
                <w:lang w:val="en-US"/>
              </w:rPr>
              <w:t>ERR_BARCODE_HEIGHT</w:t>
            </w:r>
          </w:p>
        </w:tc>
        <w:tc>
          <w:tcPr>
            <w:tcW w:w="851" w:type="dxa"/>
            <w:gridSpan w:val="2"/>
          </w:tcPr>
          <w:p w14:paraId="22E8F087" w14:textId="77777777" w:rsidR="005F789E" w:rsidRPr="00EF0684" w:rsidRDefault="005F789E" w:rsidP="003A1466">
            <w:pPr>
              <w:rPr>
                <w:sz w:val="20"/>
                <w:szCs w:val="20"/>
                <w:lang w:val="en-US"/>
              </w:rPr>
            </w:pPr>
            <w:r>
              <w:rPr>
                <w:sz w:val="20"/>
                <w:szCs w:val="20"/>
                <w:lang w:val="en-US"/>
              </w:rPr>
              <w:t>166</w:t>
            </w:r>
          </w:p>
        </w:tc>
        <w:tc>
          <w:tcPr>
            <w:tcW w:w="850" w:type="dxa"/>
          </w:tcPr>
          <w:p w14:paraId="5D603718" w14:textId="77777777" w:rsidR="005F789E" w:rsidRPr="00EF0684" w:rsidRDefault="005F789E" w:rsidP="003A1466">
            <w:pPr>
              <w:rPr>
                <w:sz w:val="20"/>
                <w:szCs w:val="20"/>
                <w:lang w:val="en-US"/>
              </w:rPr>
            </w:pPr>
            <w:r>
              <w:rPr>
                <w:sz w:val="20"/>
                <w:szCs w:val="20"/>
                <w:lang w:val="en-US"/>
              </w:rPr>
              <w:t>0xA6</w:t>
            </w:r>
          </w:p>
        </w:tc>
        <w:tc>
          <w:tcPr>
            <w:tcW w:w="4394" w:type="dxa"/>
          </w:tcPr>
          <w:p w14:paraId="4F2E7B92" w14:textId="77777777" w:rsidR="005F789E" w:rsidRPr="00EF0684" w:rsidRDefault="005F789E" w:rsidP="003A1466">
            <w:pPr>
              <w:rPr>
                <w:sz w:val="20"/>
                <w:szCs w:val="20"/>
                <w:lang w:val="en-US"/>
              </w:rPr>
            </w:pPr>
            <w:r>
              <w:rPr>
                <w:sz w:val="20"/>
                <w:lang w:val="en-US"/>
              </w:rPr>
              <w:t xml:space="preserve">Barcode height is out of the  supported range</w:t>
            </w:r>
            <w:r>
              <w:rPr>
                <w:sz w:val="20"/>
                <w:szCs w:val="20"/>
                <w:lang w:val="en-US"/>
              </w:rPr>
              <w:t xml:space="preserve">. </w:t>
            </w:r>
          </w:p>
        </w:tc>
      </w:tr>
      <w:tr w:rsidR="005F789E" w:rsidRPr="00EF0684" w14:paraId="67D34817" w14:textId="77777777" w:rsidTr="003A1466">
        <w:trPr>
          <w:trHeight w:val="20"/>
        </w:trPr>
        <w:tc>
          <w:tcPr>
            <w:tcW w:w="3119" w:type="dxa"/>
            <w:tcBorders>
              <w:bottom w:val="single" w:sz="4" w:space="0" w:color="auto"/>
            </w:tcBorders>
          </w:tcPr>
          <w:p w14:paraId="5E4B7EB4" w14:textId="77777777" w:rsidR="005F789E" w:rsidRPr="00EF0684" w:rsidRDefault="005F789E" w:rsidP="003A1466">
            <w:pPr>
              <w:rPr>
                <w:sz w:val="20"/>
                <w:szCs w:val="20"/>
                <w:lang w:val="en-US"/>
              </w:rPr>
            </w:pPr>
            <w:r>
              <w:rPr>
                <w:sz w:val="20"/>
                <w:szCs w:val="20"/>
                <w:lang w:val="en-US"/>
              </w:rPr>
              <w:t>ERR_INVALID_INTERVAL</w:t>
            </w:r>
          </w:p>
        </w:tc>
        <w:tc>
          <w:tcPr>
            <w:tcW w:w="851" w:type="dxa"/>
            <w:gridSpan w:val="2"/>
            <w:tcBorders>
              <w:bottom w:val="single" w:sz="4" w:space="0" w:color="auto"/>
            </w:tcBorders>
          </w:tcPr>
          <w:p w14:paraId="1148AD50" w14:textId="77777777" w:rsidR="005F789E" w:rsidRPr="00EF0684" w:rsidRDefault="005F789E" w:rsidP="003A1466">
            <w:pPr>
              <w:rPr>
                <w:sz w:val="20"/>
                <w:szCs w:val="20"/>
                <w:lang w:val="en-US"/>
              </w:rPr>
            </w:pPr>
            <w:r>
              <w:rPr>
                <w:sz w:val="20"/>
                <w:szCs w:val="20"/>
                <w:lang w:val="en-US"/>
              </w:rPr>
              <w:t>171</w:t>
            </w:r>
          </w:p>
        </w:tc>
        <w:tc>
          <w:tcPr>
            <w:tcW w:w="850" w:type="dxa"/>
            <w:tcBorders>
              <w:bottom w:val="single" w:sz="4" w:space="0" w:color="auto"/>
            </w:tcBorders>
          </w:tcPr>
          <w:p w14:paraId="2C2D9B73" w14:textId="77777777" w:rsidR="005F789E" w:rsidRPr="00EF0684" w:rsidRDefault="005F789E" w:rsidP="003A1466">
            <w:pPr>
              <w:rPr>
                <w:sz w:val="20"/>
                <w:szCs w:val="20"/>
                <w:lang w:val="en-US"/>
              </w:rPr>
            </w:pPr>
            <w:r>
              <w:rPr>
                <w:sz w:val="20"/>
                <w:szCs w:val="20"/>
                <w:lang w:val="en-US"/>
              </w:rPr>
              <w:t>0xAB</w:t>
            </w:r>
          </w:p>
        </w:tc>
        <w:tc>
          <w:tcPr>
            <w:tcW w:w="4394" w:type="dxa"/>
            <w:tcBorders>
              <w:bottom w:val="single" w:sz="4" w:space="0" w:color="auto"/>
            </w:tcBorders>
          </w:tcPr>
          <w:p w14:paraId="6CB145E5" w14:textId="77777777" w:rsidR="005F789E" w:rsidRPr="00EF0684" w:rsidRDefault="005F789E" w:rsidP="003A1466">
            <w:pPr>
              <w:rPr>
                <w:sz w:val="20"/>
                <w:szCs w:val="20"/>
                <w:lang w:val="en-US"/>
              </w:rPr>
            </w:pPr>
            <w:r>
              <w:rPr>
                <w:sz w:val="20"/>
                <w:szCs w:val="20"/>
                <w:lang w:val="en-US"/>
              </w:rPr>
              <w:t>Invalid range of dates or numbers.</w:t>
            </w:r>
          </w:p>
        </w:tc>
      </w:tr>
      <w:tr w:rsidR="005F789E" w:rsidRPr="00EF0684" w14:paraId="79C07C58" w14:textId="77777777" w:rsidTr="003A1466">
        <w:trPr>
          <w:trHeight w:val="20"/>
        </w:trPr>
        <w:tc>
          <w:tcPr>
            <w:tcW w:w="3119" w:type="dxa"/>
            <w:tcBorders>
              <w:right w:val="nil"/>
            </w:tcBorders>
          </w:tcPr>
          <w:p w14:paraId="2F819BC2" w14:textId="77777777" w:rsidR="005F789E" w:rsidRPr="00EF0684" w:rsidRDefault="005F789E" w:rsidP="003A1466">
            <w:pPr>
              <w:rPr>
                <w:sz w:val="20"/>
                <w:szCs w:val="20"/>
                <w:lang w:val="en-US"/>
              </w:rPr>
            </w:pPr>
          </w:p>
        </w:tc>
        <w:tc>
          <w:tcPr>
            <w:tcW w:w="851" w:type="dxa"/>
            <w:gridSpan w:val="2"/>
            <w:tcBorders>
              <w:left w:val="nil"/>
              <w:right w:val="nil"/>
            </w:tcBorders>
          </w:tcPr>
          <w:p w14:paraId="1A412F8E" w14:textId="77777777" w:rsidR="005F789E" w:rsidRPr="00EF0684" w:rsidRDefault="005F789E" w:rsidP="003A1466">
            <w:pPr>
              <w:rPr>
                <w:sz w:val="20"/>
                <w:szCs w:val="20"/>
                <w:lang w:val="en-US"/>
              </w:rPr>
            </w:pPr>
          </w:p>
        </w:tc>
        <w:tc>
          <w:tcPr>
            <w:tcW w:w="850" w:type="dxa"/>
            <w:tcBorders>
              <w:left w:val="nil"/>
              <w:right w:val="nil"/>
            </w:tcBorders>
          </w:tcPr>
          <w:p w14:paraId="51CA1867" w14:textId="77777777" w:rsidR="005F789E" w:rsidRPr="00EF0684" w:rsidRDefault="005F789E" w:rsidP="003A1466">
            <w:pPr>
              <w:rPr>
                <w:sz w:val="20"/>
                <w:szCs w:val="20"/>
                <w:lang w:val="en-US"/>
              </w:rPr>
            </w:pPr>
          </w:p>
        </w:tc>
        <w:tc>
          <w:tcPr>
            <w:tcW w:w="4394" w:type="dxa"/>
            <w:tcBorders>
              <w:left w:val="nil"/>
            </w:tcBorders>
          </w:tcPr>
          <w:p w14:paraId="5116FBA3" w14:textId="77777777" w:rsidR="005F789E" w:rsidRPr="00EF0684" w:rsidRDefault="005F789E" w:rsidP="003A1466">
            <w:pPr>
              <w:rPr>
                <w:sz w:val="20"/>
                <w:szCs w:val="20"/>
                <w:lang w:val="en-US"/>
              </w:rPr>
            </w:pPr>
          </w:p>
        </w:tc>
      </w:tr>
      <w:tr w:rsidR="005F789E" w:rsidRPr="00EF0684" w14:paraId="7EE61C82" w14:textId="77777777" w:rsidTr="003A1466">
        <w:trPr>
          <w:trHeight w:val="20"/>
        </w:trPr>
        <w:tc>
          <w:tcPr>
            <w:tcW w:w="3119" w:type="dxa"/>
            <w:tcBorders>
              <w:bottom w:val="single" w:sz="4" w:space="0" w:color="auto"/>
            </w:tcBorders>
          </w:tcPr>
          <w:p w14:paraId="686F3DE4" w14:textId="77777777" w:rsidR="005F789E" w:rsidRPr="00EF0684" w:rsidDel="003F69B5" w:rsidRDefault="005F789E" w:rsidP="003A1466">
            <w:pPr>
              <w:rPr>
                <w:sz w:val="20"/>
                <w:szCs w:val="20"/>
                <w:lang w:val="en-US"/>
              </w:rPr>
            </w:pPr>
            <w:r>
              <w:rPr>
                <w:sz w:val="20"/>
                <w:szCs w:val="20"/>
                <w:lang w:val="en-US"/>
              </w:rPr>
              <w:t>ERR_DEPOSIT_IN_FISCAL_REFUND</w:t>
            </w:r>
          </w:p>
        </w:tc>
        <w:tc>
          <w:tcPr>
            <w:tcW w:w="851" w:type="dxa"/>
            <w:gridSpan w:val="2"/>
            <w:tcBorders>
              <w:bottom w:val="single" w:sz="4" w:space="0" w:color="auto"/>
            </w:tcBorders>
          </w:tcPr>
          <w:p w14:paraId="0EA652D6" w14:textId="77777777" w:rsidR="005F789E" w:rsidRPr="00EF0684" w:rsidDel="003F69B5" w:rsidRDefault="005F789E" w:rsidP="003A1466">
            <w:pPr>
              <w:rPr>
                <w:sz w:val="20"/>
                <w:szCs w:val="20"/>
                <w:lang w:val="en-US"/>
              </w:rPr>
            </w:pPr>
            <w:r>
              <w:rPr>
                <w:sz w:val="20"/>
                <w:szCs w:val="20"/>
                <w:lang w:val="en-US"/>
              </w:rPr>
              <w:t>400</w:t>
            </w:r>
          </w:p>
        </w:tc>
        <w:tc>
          <w:tcPr>
            <w:tcW w:w="850" w:type="dxa"/>
            <w:tcBorders>
              <w:bottom w:val="single" w:sz="4" w:space="0" w:color="auto"/>
            </w:tcBorders>
          </w:tcPr>
          <w:p w14:paraId="1DC48AA6" w14:textId="77777777" w:rsidR="005F789E" w:rsidRPr="00EF0684" w:rsidDel="003F69B5" w:rsidRDefault="005F789E" w:rsidP="003A1466">
            <w:pPr>
              <w:rPr>
                <w:sz w:val="20"/>
                <w:szCs w:val="20"/>
                <w:lang w:val="en-US"/>
              </w:rPr>
            </w:pPr>
            <w:r>
              <w:rPr>
                <w:sz w:val="20"/>
                <w:szCs w:val="20"/>
                <w:lang w:val="en-US"/>
              </w:rPr>
              <w:t>0x190</w:t>
            </w:r>
          </w:p>
        </w:tc>
        <w:tc>
          <w:tcPr>
            <w:tcW w:w="4394" w:type="dxa"/>
            <w:tcBorders>
              <w:bottom w:val="single" w:sz="4" w:space="0" w:color="auto"/>
            </w:tcBorders>
          </w:tcPr>
          <w:p w14:paraId="1807D0E8" w14:textId="77777777" w:rsidR="005F789E" w:rsidRPr="00EF0684" w:rsidDel="003F69B5" w:rsidRDefault="005F789E" w:rsidP="003A1466">
            <w:pPr>
              <w:rPr>
                <w:sz w:val="20"/>
                <w:szCs w:val="20"/>
                <w:lang w:val="en-US"/>
              </w:rPr>
            </w:pPr>
            <w:r>
              <w:rPr>
                <w:sz w:val="20"/>
                <w:szCs w:val="20"/>
                <w:lang w:val="en-US"/>
              </w:rPr>
              <w:t>Deposit in refund receipt.</w:t>
            </w:r>
          </w:p>
        </w:tc>
      </w:tr>
      <w:tr w:rsidR="005F789E" w:rsidRPr="00EF0684" w14:paraId="27D250E5" w14:textId="77777777" w:rsidTr="003A1466">
        <w:trPr>
          <w:trHeight w:val="20"/>
        </w:trPr>
        <w:tc>
          <w:tcPr>
            <w:tcW w:w="3119" w:type="dxa"/>
            <w:tcBorders>
              <w:bottom w:val="single" w:sz="4" w:space="0" w:color="auto"/>
            </w:tcBorders>
          </w:tcPr>
          <w:p w14:paraId="5CE0AB53" w14:textId="77777777" w:rsidR="005F789E" w:rsidRPr="00EF0684" w:rsidDel="003F69B5" w:rsidRDefault="005F789E" w:rsidP="003A1466">
            <w:pPr>
              <w:rPr>
                <w:sz w:val="20"/>
                <w:szCs w:val="20"/>
                <w:lang w:val="en-US"/>
              </w:rPr>
            </w:pPr>
            <w:r>
              <w:rPr>
                <w:sz w:val="20"/>
                <w:szCs w:val="20"/>
                <w:lang w:val="en-US"/>
              </w:rPr>
              <w:t>ERR_DEPOSIT_IN_FISCAL_PAYMENT</w:t>
            </w:r>
          </w:p>
        </w:tc>
        <w:tc>
          <w:tcPr>
            <w:tcW w:w="851" w:type="dxa"/>
            <w:gridSpan w:val="2"/>
            <w:tcBorders>
              <w:bottom w:val="single" w:sz="4" w:space="0" w:color="auto"/>
            </w:tcBorders>
          </w:tcPr>
          <w:p w14:paraId="321971FC" w14:textId="77777777" w:rsidR="005F789E" w:rsidRPr="00EF0684" w:rsidDel="003F69B5" w:rsidRDefault="005F789E" w:rsidP="003A1466">
            <w:pPr>
              <w:rPr>
                <w:sz w:val="20"/>
                <w:szCs w:val="20"/>
                <w:lang w:val="en-US"/>
              </w:rPr>
            </w:pPr>
            <w:r>
              <w:rPr>
                <w:sz w:val="20"/>
                <w:szCs w:val="20"/>
                <w:lang w:val="en-US"/>
              </w:rPr>
              <w:t>401</w:t>
            </w:r>
          </w:p>
        </w:tc>
        <w:tc>
          <w:tcPr>
            <w:tcW w:w="850" w:type="dxa"/>
            <w:tcBorders>
              <w:bottom w:val="single" w:sz="4" w:space="0" w:color="auto"/>
            </w:tcBorders>
          </w:tcPr>
          <w:p w14:paraId="15369A6E" w14:textId="77777777" w:rsidR="005F789E" w:rsidRPr="00EF0684" w:rsidDel="003F69B5" w:rsidRDefault="005F789E" w:rsidP="003A1466">
            <w:pPr>
              <w:rPr>
                <w:sz w:val="20"/>
                <w:szCs w:val="20"/>
                <w:lang w:val="en-US"/>
              </w:rPr>
            </w:pPr>
            <w:r>
              <w:rPr>
                <w:sz w:val="20"/>
                <w:szCs w:val="20"/>
                <w:lang w:val="en-US"/>
              </w:rPr>
              <w:t>0x191</w:t>
            </w:r>
          </w:p>
        </w:tc>
        <w:tc>
          <w:tcPr>
            <w:tcW w:w="4394" w:type="dxa"/>
            <w:tcBorders>
              <w:bottom w:val="single" w:sz="4" w:space="0" w:color="auto"/>
            </w:tcBorders>
          </w:tcPr>
          <w:p w14:paraId="6ACF252E" w14:textId="77777777" w:rsidR="005F789E" w:rsidRPr="00EF0684" w:rsidDel="003F69B5" w:rsidRDefault="005F789E" w:rsidP="003A1466">
            <w:pPr>
              <w:rPr>
                <w:sz w:val="20"/>
                <w:szCs w:val="20"/>
                <w:lang w:val="en-US"/>
              </w:rPr>
            </w:pPr>
            <w:r>
              <w:rPr>
                <w:sz w:val="20"/>
                <w:szCs w:val="20"/>
                <w:lang w:val="en-US"/>
              </w:rPr>
              <w:t xml:space="preserve">Deposit cannot be fully covered in credit or cash.</w:t>
            </w:r>
          </w:p>
        </w:tc>
      </w:tr>
      <w:tr w:rsidR="005F789E" w:rsidRPr="00EF0684" w14:paraId="0E75D3E9" w14:textId="77777777" w:rsidTr="003A1466">
        <w:trPr>
          <w:trHeight w:val="20"/>
        </w:trPr>
        <w:tc>
          <w:tcPr>
            <w:tcW w:w="3119" w:type="dxa"/>
            <w:tcBorders>
              <w:bottom w:val="single" w:sz="4" w:space="0" w:color="auto"/>
            </w:tcBorders>
          </w:tcPr>
          <w:p w14:paraId="4A762C58" w14:textId="77777777" w:rsidR="005F789E" w:rsidRPr="00EF0684" w:rsidRDefault="005F789E" w:rsidP="003A1466">
            <w:pPr>
              <w:rPr>
                <w:sz w:val="20"/>
                <w:szCs w:val="20"/>
                <w:lang w:val="en-US"/>
              </w:rPr>
            </w:pPr>
            <w:r>
              <w:rPr>
                <w:sz w:val="20"/>
                <w:szCs w:val="20"/>
              </w:rPr>
              <w:t>ERR_MISSING_REFUND_RECEIPT_INFO</w:t>
            </w:r>
          </w:p>
        </w:tc>
        <w:tc>
          <w:tcPr>
            <w:tcW w:w="851" w:type="dxa"/>
            <w:gridSpan w:val="2"/>
            <w:tcBorders>
              <w:bottom w:val="single" w:sz="4" w:space="0" w:color="auto"/>
            </w:tcBorders>
          </w:tcPr>
          <w:p w14:paraId="32900CED" w14:textId="77777777" w:rsidR="005F789E" w:rsidRPr="00EF0684" w:rsidRDefault="005F789E" w:rsidP="003A1466">
            <w:pPr>
              <w:rPr>
                <w:sz w:val="20"/>
                <w:szCs w:val="20"/>
                <w:lang w:val="en-US"/>
              </w:rPr>
            </w:pPr>
            <w:r>
              <w:rPr>
                <w:sz w:val="20"/>
                <w:szCs w:val="20"/>
              </w:rPr>
              <w:t>402</w:t>
            </w:r>
          </w:p>
        </w:tc>
        <w:tc>
          <w:tcPr>
            <w:tcW w:w="850" w:type="dxa"/>
            <w:tcBorders>
              <w:bottom w:val="single" w:sz="4" w:space="0" w:color="auto"/>
            </w:tcBorders>
          </w:tcPr>
          <w:p w14:paraId="5B4CBB95" w14:textId="77777777" w:rsidR="005F789E" w:rsidRPr="00EF0684" w:rsidRDefault="005F789E" w:rsidP="003A1466">
            <w:pPr>
              <w:rPr>
                <w:sz w:val="20"/>
                <w:szCs w:val="20"/>
                <w:lang w:val="en-US"/>
              </w:rPr>
            </w:pPr>
            <w:r>
              <w:rPr>
                <w:sz w:val="20"/>
                <w:szCs w:val="20"/>
              </w:rPr>
              <w:t>0x192</w:t>
            </w:r>
          </w:p>
        </w:tc>
        <w:tc>
          <w:tcPr>
            <w:tcW w:w="4394" w:type="dxa"/>
            <w:tcBorders>
              <w:bottom w:val="single" w:sz="4" w:space="0" w:color="auto"/>
            </w:tcBorders>
          </w:tcPr>
          <w:p w14:paraId="29C53B04" w14:textId="77777777" w:rsidR="005F789E" w:rsidRPr="00EF0684" w:rsidRDefault="005F789E" w:rsidP="003A1466">
            <w:pPr>
              <w:rPr>
                <w:sz w:val="20"/>
                <w:szCs w:val="20"/>
                <w:lang w:val="en-US"/>
              </w:rPr>
            </w:pPr>
            <w:r>
              <w:rPr>
                <w:sz w:val="20"/>
                <w:szCs w:val="20"/>
              </w:rPr>
              <w:t xml:space="preserve">Refund receipt information is missing</w:t>
            </w:r>
          </w:p>
        </w:tc>
      </w:tr>
      <w:tr w:rsidR="005F789E" w:rsidRPr="00EF0684" w14:paraId="5FF55A66" w14:textId="77777777" w:rsidTr="003A1466">
        <w:trPr>
          <w:trHeight w:val="20"/>
        </w:trPr>
        <w:tc>
          <w:tcPr>
            <w:tcW w:w="3119" w:type="dxa"/>
            <w:tcBorders>
              <w:bottom w:val="single" w:sz="4" w:space="0" w:color="auto"/>
            </w:tcBorders>
          </w:tcPr>
          <w:p w14:paraId="594F41BF" w14:textId="77777777" w:rsidR="005F789E" w:rsidRPr="00EF0684" w:rsidRDefault="005F789E" w:rsidP="003A1466">
            <w:pPr>
              <w:rPr>
                <w:sz w:val="20"/>
                <w:szCs w:val="20"/>
                <w:lang w:val="en-US"/>
              </w:rPr>
            </w:pPr>
            <w:r>
              <w:rPr>
                <w:sz w:val="20"/>
                <w:szCs w:val="20"/>
              </w:rPr>
              <w:t>ERR_INVALID_PRERECEIPT</w:t>
            </w:r>
          </w:p>
        </w:tc>
        <w:tc>
          <w:tcPr>
            <w:tcW w:w="851" w:type="dxa"/>
            <w:gridSpan w:val="2"/>
            <w:tcBorders>
              <w:bottom w:val="single" w:sz="4" w:space="0" w:color="auto"/>
            </w:tcBorders>
          </w:tcPr>
          <w:p w14:paraId="509A2DC1" w14:textId="77777777" w:rsidR="005F789E" w:rsidRPr="00EF0684" w:rsidRDefault="005F789E" w:rsidP="003A1466">
            <w:pPr>
              <w:rPr>
                <w:sz w:val="20"/>
                <w:szCs w:val="20"/>
                <w:lang w:val="en-US"/>
              </w:rPr>
            </w:pPr>
            <w:r>
              <w:rPr>
                <w:sz w:val="20"/>
                <w:szCs w:val="20"/>
              </w:rPr>
              <w:t>404</w:t>
            </w:r>
          </w:p>
        </w:tc>
        <w:tc>
          <w:tcPr>
            <w:tcW w:w="850" w:type="dxa"/>
            <w:tcBorders>
              <w:bottom w:val="single" w:sz="4" w:space="0" w:color="auto"/>
            </w:tcBorders>
          </w:tcPr>
          <w:p w14:paraId="45DA1822" w14:textId="77777777" w:rsidR="005F789E" w:rsidRPr="00EF0684" w:rsidRDefault="005F789E" w:rsidP="003A1466">
            <w:pPr>
              <w:rPr>
                <w:sz w:val="20"/>
                <w:szCs w:val="20"/>
                <w:lang w:val="en-US"/>
              </w:rPr>
            </w:pPr>
            <w:r>
              <w:rPr>
                <w:sz w:val="20"/>
                <w:szCs w:val="20"/>
              </w:rPr>
              <w:t>0x194</w:t>
            </w:r>
          </w:p>
        </w:tc>
        <w:tc>
          <w:tcPr>
            <w:tcW w:w="4394" w:type="dxa"/>
            <w:tcBorders>
              <w:bottom w:val="single" w:sz="4" w:space="0" w:color="auto"/>
            </w:tcBorders>
          </w:tcPr>
          <w:p w14:paraId="5ADCB414" w14:textId="77777777" w:rsidR="005F789E" w:rsidRPr="002B134F" w:rsidRDefault="005F789E" w:rsidP="003A1466">
            <w:pPr>
              <w:rPr>
                <w:sz w:val="20"/>
                <w:szCs w:val="20"/>
                <w:lang w:val="en-US"/>
              </w:rPr>
            </w:pPr>
            <w:r>
              <w:rPr>
                <w:rStyle w:val="rynqvb"/>
                <w:sz w:val="20"/>
                <w:szCs w:val="20"/>
                <w:lang w:val="en"/>
              </w:rPr>
              <w:t>The specified receipt is not a prepayment invoice or has been transferred.</w:t>
            </w:r>
          </w:p>
        </w:tc>
      </w:tr>
      <w:tr w:rsidR="005F789E" w:rsidRPr="00EF0684" w14:paraId="43CF8B92" w14:textId="77777777" w:rsidTr="003A1466">
        <w:trPr>
          <w:trHeight w:val="20"/>
        </w:trPr>
        <w:tc>
          <w:tcPr>
            <w:tcW w:w="3119" w:type="dxa"/>
            <w:tcBorders>
              <w:bottom w:val="single" w:sz="4" w:space="0" w:color="auto"/>
            </w:tcBorders>
          </w:tcPr>
          <w:p w14:paraId="6299F3EA" w14:textId="77777777" w:rsidR="005F789E" w:rsidRPr="00EF0684" w:rsidRDefault="005F789E" w:rsidP="003A1466">
            <w:pPr>
              <w:rPr>
                <w:sz w:val="20"/>
                <w:szCs w:val="20"/>
                <w:lang w:val="en-US"/>
              </w:rPr>
            </w:pPr>
            <w:r>
              <w:rPr>
                <w:sz w:val="20"/>
                <w:szCs w:val="20"/>
                <w:lang w:val="en-US"/>
              </w:rPr>
              <w:t>ERR_FAILURE</w:t>
            </w:r>
          </w:p>
        </w:tc>
        <w:tc>
          <w:tcPr>
            <w:tcW w:w="851" w:type="dxa"/>
            <w:gridSpan w:val="2"/>
            <w:tcBorders>
              <w:bottom w:val="single" w:sz="4" w:space="0" w:color="auto"/>
            </w:tcBorders>
          </w:tcPr>
          <w:p w14:paraId="472F3152" w14:textId="77777777" w:rsidR="005F789E" w:rsidRPr="00EF0684" w:rsidRDefault="005F789E" w:rsidP="003A1466">
            <w:pPr>
              <w:rPr>
                <w:sz w:val="20"/>
                <w:szCs w:val="20"/>
                <w:lang w:val="en-US"/>
              </w:rPr>
            </w:pPr>
            <w:r>
              <w:rPr>
                <w:sz w:val="20"/>
                <w:szCs w:val="20"/>
                <w:lang w:val="en-US"/>
              </w:rPr>
              <w:t>500</w:t>
            </w:r>
          </w:p>
        </w:tc>
        <w:tc>
          <w:tcPr>
            <w:tcW w:w="850" w:type="dxa"/>
            <w:tcBorders>
              <w:bottom w:val="single" w:sz="4" w:space="0" w:color="auto"/>
            </w:tcBorders>
          </w:tcPr>
          <w:p w14:paraId="78840468" w14:textId="77777777" w:rsidR="005F789E" w:rsidRPr="00EF0684" w:rsidRDefault="005F789E" w:rsidP="003A1466">
            <w:pPr>
              <w:rPr>
                <w:sz w:val="20"/>
                <w:szCs w:val="20"/>
                <w:lang w:val="en-US"/>
              </w:rPr>
            </w:pPr>
            <w:r>
              <w:rPr>
                <w:sz w:val="20"/>
                <w:szCs w:val="20"/>
                <w:lang w:val="en-US"/>
              </w:rPr>
              <w:t>0x1F4</w:t>
            </w:r>
          </w:p>
        </w:tc>
        <w:tc>
          <w:tcPr>
            <w:tcW w:w="4394" w:type="dxa"/>
            <w:tcBorders>
              <w:bottom w:val="single" w:sz="4" w:space="0" w:color="auto"/>
            </w:tcBorders>
          </w:tcPr>
          <w:p w14:paraId="7BAA0004" w14:textId="77777777" w:rsidR="005F789E" w:rsidRPr="00EF0684" w:rsidRDefault="005F789E" w:rsidP="003A1466">
            <w:pPr>
              <w:rPr>
                <w:sz w:val="20"/>
                <w:szCs w:val="20"/>
                <w:lang w:val="en-US"/>
              </w:rPr>
            </w:pPr>
            <w:r>
              <w:rPr>
                <w:sz w:val="20"/>
                <w:szCs w:val="20"/>
                <w:lang w:val="en-US"/>
              </w:rPr>
              <w:t>Unknown, general mistake.</w:t>
            </w:r>
          </w:p>
        </w:tc>
      </w:tr>
      <w:tr w:rsidR="005F789E" w:rsidRPr="00EF0684" w14:paraId="0D1C4A7F" w14:textId="77777777" w:rsidTr="003A1466">
        <w:trPr>
          <w:trHeight w:val="20"/>
        </w:trPr>
        <w:tc>
          <w:tcPr>
            <w:tcW w:w="3119" w:type="dxa"/>
            <w:tcBorders>
              <w:bottom w:val="single" w:sz="4" w:space="0" w:color="auto"/>
            </w:tcBorders>
          </w:tcPr>
          <w:p w14:paraId="0C2A2C18" w14:textId="77777777" w:rsidR="005F789E" w:rsidRPr="00EF0684" w:rsidRDefault="005F789E" w:rsidP="003A1466">
            <w:pPr>
              <w:rPr>
                <w:sz w:val="20"/>
                <w:szCs w:val="20"/>
                <w:lang w:val="en-US"/>
              </w:rPr>
            </w:pPr>
            <w:r>
              <w:rPr>
                <w:sz w:val="20"/>
                <w:szCs w:val="20"/>
              </w:rPr>
              <w:t>ERR_LOCK</w:t>
            </w:r>
          </w:p>
        </w:tc>
        <w:tc>
          <w:tcPr>
            <w:tcW w:w="851" w:type="dxa"/>
            <w:gridSpan w:val="2"/>
            <w:tcBorders>
              <w:bottom w:val="single" w:sz="4" w:space="0" w:color="auto"/>
            </w:tcBorders>
          </w:tcPr>
          <w:p w14:paraId="48EA5635" w14:textId="77777777" w:rsidR="005F789E" w:rsidRPr="00EF0684" w:rsidRDefault="005F789E" w:rsidP="003A1466">
            <w:pPr>
              <w:rPr>
                <w:sz w:val="20"/>
                <w:szCs w:val="20"/>
                <w:lang w:val="en-US"/>
              </w:rPr>
            </w:pPr>
            <w:r>
              <w:rPr>
                <w:sz w:val="20"/>
                <w:szCs w:val="20"/>
              </w:rPr>
              <w:t>501</w:t>
            </w:r>
          </w:p>
        </w:tc>
        <w:tc>
          <w:tcPr>
            <w:tcW w:w="850" w:type="dxa"/>
            <w:tcBorders>
              <w:bottom w:val="single" w:sz="4" w:space="0" w:color="auto"/>
            </w:tcBorders>
          </w:tcPr>
          <w:p w14:paraId="60F9FFA6" w14:textId="77777777" w:rsidR="005F789E" w:rsidRPr="00EF0684" w:rsidRDefault="005F789E" w:rsidP="003A1466">
            <w:pPr>
              <w:rPr>
                <w:sz w:val="20"/>
                <w:szCs w:val="20"/>
                <w:lang w:val="en-US"/>
              </w:rPr>
            </w:pPr>
            <w:r>
              <w:rPr>
                <w:sz w:val="20"/>
                <w:szCs w:val="20"/>
              </w:rPr>
              <w:t>0x1F5</w:t>
            </w:r>
          </w:p>
        </w:tc>
        <w:tc>
          <w:tcPr>
            <w:tcW w:w="4394" w:type="dxa"/>
            <w:tcBorders>
              <w:bottom w:val="single" w:sz="4" w:space="0" w:color="auto"/>
            </w:tcBorders>
          </w:tcPr>
          <w:p w14:paraId="71D17FAF" w14:textId="77777777" w:rsidR="005F789E" w:rsidRPr="002B134F" w:rsidRDefault="005F789E" w:rsidP="003A1466">
            <w:pPr>
              <w:rPr>
                <w:sz w:val="20"/>
                <w:szCs w:val="20"/>
                <w:lang w:val="en-US"/>
              </w:rPr>
            </w:pPr>
            <w:r>
              <w:rPr>
                <w:rStyle w:val="rynqvb"/>
                <w:sz w:val="20"/>
                <w:szCs w:val="20"/>
                <w:lang w:val="en"/>
              </w:rPr>
              <w:t>The command cannot be executed until the current command is completed.</w:t>
            </w:r>
          </w:p>
        </w:tc>
      </w:tr>
      <w:tr w:rsidR="005F789E" w:rsidRPr="00EF0684" w14:paraId="702B0F6E" w14:textId="77777777" w:rsidTr="003A1466">
        <w:trPr>
          <w:trHeight w:val="20"/>
        </w:trPr>
        <w:tc>
          <w:tcPr>
            <w:tcW w:w="3119" w:type="dxa"/>
            <w:tcBorders>
              <w:bottom w:val="single" w:sz="4" w:space="0" w:color="auto"/>
            </w:tcBorders>
          </w:tcPr>
          <w:p w14:paraId="1162AF99" w14:textId="77777777" w:rsidR="005F789E" w:rsidRPr="00EF0684" w:rsidRDefault="005F789E" w:rsidP="003A1466">
            <w:pPr>
              <w:rPr>
                <w:sz w:val="20"/>
                <w:szCs w:val="20"/>
                <w:lang w:val="en-US"/>
              </w:rPr>
            </w:pPr>
            <w:r>
              <w:rPr>
                <w:sz w:val="20"/>
                <w:szCs w:val="20"/>
                <w:lang w:val="en-US"/>
              </w:rPr>
              <w:t>ERR_OFFLINE_Z</w:t>
            </w:r>
          </w:p>
        </w:tc>
        <w:tc>
          <w:tcPr>
            <w:tcW w:w="851" w:type="dxa"/>
            <w:gridSpan w:val="2"/>
            <w:tcBorders>
              <w:bottom w:val="single" w:sz="4" w:space="0" w:color="auto"/>
            </w:tcBorders>
          </w:tcPr>
          <w:p w14:paraId="11F742AC" w14:textId="77777777" w:rsidR="005F789E" w:rsidRPr="00EF0684" w:rsidRDefault="005F789E" w:rsidP="003A1466">
            <w:pPr>
              <w:rPr>
                <w:sz w:val="20"/>
                <w:szCs w:val="20"/>
                <w:lang w:val="en-US"/>
              </w:rPr>
            </w:pPr>
            <w:r>
              <w:rPr>
                <w:sz w:val="20"/>
                <w:szCs w:val="20"/>
                <w:lang w:val="en-US"/>
              </w:rPr>
              <w:t>502</w:t>
            </w:r>
          </w:p>
        </w:tc>
        <w:tc>
          <w:tcPr>
            <w:tcW w:w="850" w:type="dxa"/>
            <w:tcBorders>
              <w:bottom w:val="single" w:sz="4" w:space="0" w:color="auto"/>
            </w:tcBorders>
          </w:tcPr>
          <w:p w14:paraId="55C57BE7" w14:textId="77777777" w:rsidR="005F789E" w:rsidRPr="00EF0684" w:rsidRDefault="005F789E" w:rsidP="003A1466">
            <w:pPr>
              <w:rPr>
                <w:sz w:val="20"/>
                <w:szCs w:val="20"/>
                <w:lang w:val="en-US"/>
              </w:rPr>
            </w:pPr>
            <w:r>
              <w:rPr>
                <w:sz w:val="20"/>
                <w:szCs w:val="20"/>
                <w:lang w:val="en-US"/>
              </w:rPr>
              <w:t>0x1F6</w:t>
            </w:r>
          </w:p>
        </w:tc>
        <w:tc>
          <w:tcPr>
            <w:tcW w:w="4394" w:type="dxa"/>
            <w:tcBorders>
              <w:bottom w:val="single" w:sz="4" w:space="0" w:color="auto"/>
            </w:tcBorders>
          </w:tcPr>
          <w:p w14:paraId="142F2855" w14:textId="77777777" w:rsidR="005F789E" w:rsidRPr="00EF0684" w:rsidRDefault="005F789E" w:rsidP="003A1466">
            <w:pPr>
              <w:rPr>
                <w:sz w:val="20"/>
                <w:szCs w:val="20"/>
                <w:lang w:val="en-US"/>
              </w:rPr>
            </w:pPr>
            <w:r>
              <w:rPr>
                <w:sz w:val="20"/>
                <w:szCs w:val="20"/>
                <w:lang w:val="en-US"/>
              </w:rPr>
              <w:t>The limit of Z reports in the SM.</w:t>
            </w:r>
          </w:p>
        </w:tc>
      </w:tr>
      <w:tr w:rsidR="005F789E" w:rsidRPr="00EF0684" w14:paraId="4E01D4D7" w14:textId="77777777" w:rsidTr="003A1466">
        <w:trPr>
          <w:trHeight w:val="20"/>
        </w:trPr>
        <w:tc>
          <w:tcPr>
            <w:tcW w:w="3119" w:type="dxa"/>
            <w:tcBorders>
              <w:bottom w:val="single" w:sz="4" w:space="0" w:color="auto"/>
            </w:tcBorders>
          </w:tcPr>
          <w:p w14:paraId="3EFBE4E6" w14:textId="77777777" w:rsidR="005F789E" w:rsidRPr="00EF0684" w:rsidRDefault="005F789E" w:rsidP="003A1466">
            <w:pPr>
              <w:rPr>
                <w:sz w:val="20"/>
                <w:szCs w:val="20"/>
                <w:lang w:val="en-US"/>
              </w:rPr>
            </w:pPr>
            <w:r>
              <w:rPr>
                <w:sz w:val="20"/>
                <w:szCs w:val="20"/>
                <w:lang w:val="en-US"/>
              </w:rPr>
              <w:t>ERR_OFFLINE_RECEIPTS</w:t>
            </w:r>
          </w:p>
        </w:tc>
        <w:tc>
          <w:tcPr>
            <w:tcW w:w="851" w:type="dxa"/>
            <w:gridSpan w:val="2"/>
            <w:tcBorders>
              <w:bottom w:val="single" w:sz="4" w:space="0" w:color="auto"/>
            </w:tcBorders>
          </w:tcPr>
          <w:p w14:paraId="608921CC" w14:textId="77777777" w:rsidR="005F789E" w:rsidRPr="00EF0684" w:rsidRDefault="005F789E" w:rsidP="003A1466">
            <w:pPr>
              <w:rPr>
                <w:sz w:val="20"/>
                <w:szCs w:val="20"/>
                <w:lang w:val="en-US"/>
              </w:rPr>
            </w:pPr>
            <w:r>
              <w:rPr>
                <w:sz w:val="20"/>
                <w:szCs w:val="20"/>
                <w:lang w:val="en-US"/>
              </w:rPr>
              <w:t>503</w:t>
            </w:r>
          </w:p>
        </w:tc>
        <w:tc>
          <w:tcPr>
            <w:tcW w:w="850" w:type="dxa"/>
            <w:tcBorders>
              <w:bottom w:val="single" w:sz="4" w:space="0" w:color="auto"/>
            </w:tcBorders>
          </w:tcPr>
          <w:p w14:paraId="07E26B93" w14:textId="77777777" w:rsidR="005F789E" w:rsidRPr="00EF0684" w:rsidRDefault="005F789E" w:rsidP="003A1466">
            <w:pPr>
              <w:rPr>
                <w:sz w:val="20"/>
                <w:szCs w:val="20"/>
                <w:lang w:val="en-US"/>
              </w:rPr>
            </w:pPr>
            <w:r>
              <w:rPr>
                <w:sz w:val="20"/>
                <w:szCs w:val="20"/>
                <w:lang w:val="en-US"/>
              </w:rPr>
              <w:t>0x1F7</w:t>
            </w:r>
          </w:p>
        </w:tc>
        <w:tc>
          <w:tcPr>
            <w:tcW w:w="4394" w:type="dxa"/>
            <w:tcBorders>
              <w:bottom w:val="single" w:sz="4" w:space="0" w:color="auto"/>
            </w:tcBorders>
          </w:tcPr>
          <w:p w14:paraId="14459F6D" w14:textId="77777777" w:rsidR="005F789E" w:rsidRPr="00EF0684" w:rsidRDefault="005F789E" w:rsidP="003A1466">
            <w:pPr>
              <w:rPr>
                <w:sz w:val="20"/>
                <w:szCs w:val="20"/>
                <w:lang w:val="en-US"/>
              </w:rPr>
            </w:pPr>
            <w:r>
              <w:rPr>
                <w:sz w:val="20"/>
                <w:szCs w:val="20"/>
                <w:lang w:val="en-US"/>
              </w:rPr>
              <w:t>The limit of receipts in the SM.</w:t>
            </w:r>
          </w:p>
        </w:tc>
      </w:tr>
      <w:tr w:rsidR="005F789E" w:rsidRPr="00EF0684" w14:paraId="058D4A86" w14:textId="77777777" w:rsidTr="003A1466">
        <w:trPr>
          <w:trHeight w:val="20"/>
        </w:trPr>
        <w:tc>
          <w:tcPr>
            <w:tcW w:w="3119" w:type="dxa"/>
            <w:tcBorders>
              <w:bottom w:val="single" w:sz="4" w:space="0" w:color="auto"/>
            </w:tcBorders>
          </w:tcPr>
          <w:p w14:paraId="374F1772" w14:textId="77777777" w:rsidR="005F789E" w:rsidRPr="00EF0684" w:rsidRDefault="005F789E" w:rsidP="003A1466">
            <w:pPr>
              <w:rPr>
                <w:sz w:val="20"/>
                <w:szCs w:val="20"/>
                <w:lang w:val="en-US"/>
              </w:rPr>
            </w:pPr>
            <w:r>
              <w:rPr>
                <w:sz w:val="20"/>
                <w:szCs w:val="20"/>
                <w:lang w:val="en-US"/>
              </w:rPr>
              <w:t>ERR_OFFLINE_FISCAL_RECEIPTS</w:t>
            </w:r>
          </w:p>
        </w:tc>
        <w:tc>
          <w:tcPr>
            <w:tcW w:w="851" w:type="dxa"/>
            <w:gridSpan w:val="2"/>
            <w:tcBorders>
              <w:bottom w:val="single" w:sz="4" w:space="0" w:color="auto"/>
            </w:tcBorders>
          </w:tcPr>
          <w:p w14:paraId="704333FF" w14:textId="77777777" w:rsidR="005F789E" w:rsidRPr="00EF0684" w:rsidRDefault="005F789E" w:rsidP="003A1466">
            <w:pPr>
              <w:rPr>
                <w:sz w:val="20"/>
                <w:szCs w:val="20"/>
                <w:lang w:val="en-US"/>
              </w:rPr>
            </w:pPr>
            <w:r>
              <w:rPr>
                <w:sz w:val="20"/>
                <w:szCs w:val="20"/>
                <w:lang w:val="en-US"/>
              </w:rPr>
              <w:t>504</w:t>
            </w:r>
          </w:p>
        </w:tc>
        <w:tc>
          <w:tcPr>
            <w:tcW w:w="850" w:type="dxa"/>
            <w:tcBorders>
              <w:bottom w:val="single" w:sz="4" w:space="0" w:color="auto"/>
            </w:tcBorders>
          </w:tcPr>
          <w:p w14:paraId="5D2EB7B2" w14:textId="77777777" w:rsidR="005F789E" w:rsidRPr="00EF0684" w:rsidRDefault="005F789E" w:rsidP="003A1466">
            <w:pPr>
              <w:rPr>
                <w:sz w:val="20"/>
                <w:szCs w:val="20"/>
                <w:lang w:val="en-US"/>
              </w:rPr>
            </w:pPr>
            <w:r>
              <w:rPr>
                <w:sz w:val="20"/>
                <w:szCs w:val="20"/>
                <w:lang w:val="en-US"/>
              </w:rPr>
              <w:t>0x1F8</w:t>
            </w:r>
          </w:p>
        </w:tc>
        <w:tc>
          <w:tcPr>
            <w:tcW w:w="4394" w:type="dxa"/>
            <w:tcBorders>
              <w:bottom w:val="single" w:sz="4" w:space="0" w:color="auto"/>
            </w:tcBorders>
          </w:tcPr>
          <w:p w14:paraId="6449FD74" w14:textId="77777777" w:rsidR="005F789E" w:rsidRPr="00EF0684" w:rsidRDefault="005F789E" w:rsidP="003A1466">
            <w:pPr>
              <w:rPr>
                <w:sz w:val="20"/>
                <w:szCs w:val="20"/>
                <w:lang w:val="en-US"/>
              </w:rPr>
            </w:pPr>
            <w:r>
              <w:rPr>
                <w:sz w:val="20"/>
                <w:szCs w:val="20"/>
                <w:lang w:val="en-US"/>
              </w:rPr>
              <w:t xml:space="preserve">The limit of fiscal receipts in SM.</w:t>
            </w:r>
          </w:p>
        </w:tc>
      </w:tr>
      <w:tr w:rsidR="005F789E" w:rsidRPr="00EF0684" w14:paraId="35EA7581" w14:textId="77777777" w:rsidTr="003A1466">
        <w:trPr>
          <w:trHeight w:val="20"/>
        </w:trPr>
        <w:tc>
          <w:tcPr>
            <w:tcW w:w="3119" w:type="dxa"/>
            <w:tcBorders>
              <w:bottom w:val="single" w:sz="4" w:space="0" w:color="auto"/>
            </w:tcBorders>
          </w:tcPr>
          <w:p w14:paraId="1870A211" w14:textId="77777777" w:rsidR="005F789E" w:rsidRPr="00EF0684" w:rsidRDefault="005F789E" w:rsidP="003A1466">
            <w:pPr>
              <w:rPr>
                <w:sz w:val="20"/>
                <w:szCs w:val="20"/>
                <w:lang w:val="en-US"/>
              </w:rPr>
            </w:pPr>
            <w:r>
              <w:rPr>
                <w:sz w:val="20"/>
                <w:szCs w:val="20"/>
                <w:lang w:val="en-US"/>
              </w:rPr>
              <w:t>ERR_OFFLINE_NONFISCAL_RECEIPTS</w:t>
            </w:r>
          </w:p>
        </w:tc>
        <w:tc>
          <w:tcPr>
            <w:tcW w:w="851" w:type="dxa"/>
            <w:gridSpan w:val="2"/>
            <w:tcBorders>
              <w:bottom w:val="single" w:sz="4" w:space="0" w:color="auto"/>
            </w:tcBorders>
          </w:tcPr>
          <w:p w14:paraId="3406202C" w14:textId="77777777" w:rsidR="005F789E" w:rsidRPr="00EF0684" w:rsidRDefault="005F789E" w:rsidP="003A1466">
            <w:pPr>
              <w:rPr>
                <w:sz w:val="20"/>
                <w:szCs w:val="20"/>
                <w:lang w:val="en-US"/>
              </w:rPr>
            </w:pPr>
            <w:r>
              <w:rPr>
                <w:sz w:val="20"/>
                <w:szCs w:val="20"/>
                <w:lang w:val="en-US"/>
              </w:rPr>
              <w:t>505</w:t>
            </w:r>
          </w:p>
        </w:tc>
        <w:tc>
          <w:tcPr>
            <w:tcW w:w="850" w:type="dxa"/>
            <w:tcBorders>
              <w:bottom w:val="single" w:sz="4" w:space="0" w:color="auto"/>
            </w:tcBorders>
          </w:tcPr>
          <w:p w14:paraId="6A0D0216" w14:textId="77777777" w:rsidR="005F789E" w:rsidRPr="00EF0684" w:rsidRDefault="005F789E" w:rsidP="003A1466">
            <w:pPr>
              <w:rPr>
                <w:sz w:val="20"/>
                <w:szCs w:val="20"/>
                <w:lang w:val="en-US"/>
              </w:rPr>
            </w:pPr>
            <w:r>
              <w:rPr>
                <w:sz w:val="20"/>
                <w:szCs w:val="20"/>
                <w:lang w:val="en-US"/>
              </w:rPr>
              <w:t>0x1F9</w:t>
            </w:r>
          </w:p>
        </w:tc>
        <w:tc>
          <w:tcPr>
            <w:tcW w:w="4394" w:type="dxa"/>
            <w:tcBorders>
              <w:bottom w:val="single" w:sz="4" w:space="0" w:color="auto"/>
            </w:tcBorders>
          </w:tcPr>
          <w:p w14:paraId="1015F87C" w14:textId="77777777" w:rsidR="005F789E" w:rsidRPr="00EF0684" w:rsidRDefault="005F789E" w:rsidP="003A1466">
            <w:pPr>
              <w:rPr>
                <w:sz w:val="20"/>
                <w:szCs w:val="20"/>
                <w:lang w:val="en-US"/>
              </w:rPr>
            </w:pPr>
            <w:r>
              <w:rPr>
                <w:sz w:val="20"/>
                <w:szCs w:val="20"/>
                <w:lang w:val="en-US"/>
              </w:rPr>
              <w:t>The limit of non-fiscal receipts in SM</w:t>
            </w:r>
          </w:p>
        </w:tc>
      </w:tr>
      <w:tr w:rsidR="005F789E" w:rsidRPr="00EF0684" w14:paraId="257030B3" w14:textId="77777777" w:rsidTr="003A1466">
        <w:trPr>
          <w:trHeight w:val="20"/>
        </w:trPr>
        <w:tc>
          <w:tcPr>
            <w:tcW w:w="3119" w:type="dxa"/>
            <w:tcBorders>
              <w:bottom w:val="single" w:sz="4" w:space="0" w:color="auto"/>
            </w:tcBorders>
          </w:tcPr>
          <w:p w14:paraId="7EAAA223" w14:textId="77777777" w:rsidR="005F789E" w:rsidRPr="00EF0684" w:rsidRDefault="005F789E" w:rsidP="003A1466">
            <w:pPr>
              <w:rPr>
                <w:sz w:val="20"/>
                <w:szCs w:val="20"/>
                <w:lang w:val="en-US"/>
              </w:rPr>
            </w:pPr>
            <w:r>
              <w:rPr>
                <w:sz w:val="20"/>
                <w:szCs w:val="20"/>
                <w:lang w:val="en-US"/>
              </w:rPr>
              <w:lastRenderedPageBreak/>
              <w:t>ERR_SIGN_STATE</w:t>
            </w:r>
          </w:p>
        </w:tc>
        <w:tc>
          <w:tcPr>
            <w:tcW w:w="851" w:type="dxa"/>
            <w:gridSpan w:val="2"/>
            <w:tcBorders>
              <w:bottom w:val="single" w:sz="4" w:space="0" w:color="auto"/>
            </w:tcBorders>
          </w:tcPr>
          <w:p w14:paraId="731B1578" w14:textId="77777777" w:rsidR="005F789E" w:rsidRPr="00EF0684" w:rsidRDefault="005F789E" w:rsidP="003A1466">
            <w:pPr>
              <w:rPr>
                <w:sz w:val="20"/>
                <w:szCs w:val="20"/>
                <w:lang w:val="en-US"/>
              </w:rPr>
            </w:pPr>
            <w:r>
              <w:rPr>
                <w:sz w:val="20"/>
                <w:szCs w:val="20"/>
                <w:lang w:val="en-US"/>
              </w:rPr>
              <w:t>506</w:t>
            </w:r>
          </w:p>
        </w:tc>
        <w:tc>
          <w:tcPr>
            <w:tcW w:w="850" w:type="dxa"/>
            <w:tcBorders>
              <w:bottom w:val="single" w:sz="4" w:space="0" w:color="auto"/>
            </w:tcBorders>
          </w:tcPr>
          <w:p w14:paraId="71138710" w14:textId="77777777" w:rsidR="005F789E" w:rsidRPr="00EF0684" w:rsidRDefault="005F789E" w:rsidP="003A1466">
            <w:pPr>
              <w:rPr>
                <w:sz w:val="20"/>
                <w:szCs w:val="20"/>
                <w:lang w:val="en-US"/>
              </w:rPr>
            </w:pPr>
            <w:r>
              <w:rPr>
                <w:sz w:val="20"/>
                <w:szCs w:val="20"/>
                <w:lang w:val="en-US"/>
              </w:rPr>
              <w:t>0x1FA</w:t>
            </w:r>
          </w:p>
        </w:tc>
        <w:tc>
          <w:tcPr>
            <w:tcW w:w="4394" w:type="dxa"/>
            <w:tcBorders>
              <w:bottom w:val="single" w:sz="4" w:space="0" w:color="auto"/>
            </w:tcBorders>
          </w:tcPr>
          <w:p w14:paraId="1531755D" w14:textId="77777777" w:rsidR="005F789E" w:rsidRPr="00EF0684" w:rsidRDefault="005F789E" w:rsidP="003A1466">
            <w:pPr>
              <w:rPr>
                <w:sz w:val="20"/>
                <w:szCs w:val="20"/>
                <w:lang w:val="en-US"/>
              </w:rPr>
            </w:pPr>
            <w:r>
              <w:rPr>
                <w:sz w:val="20"/>
                <w:szCs w:val="20"/>
                <w:lang w:val="en-US"/>
              </w:rPr>
              <w:t>Command cannot be executed in the state of signing.</w:t>
            </w:r>
          </w:p>
        </w:tc>
      </w:tr>
      <w:tr w:rsidR="005F789E" w:rsidRPr="00EF0684" w14:paraId="7BA81D7F" w14:textId="77777777" w:rsidTr="003A1466">
        <w:trPr>
          <w:trHeight w:val="20"/>
        </w:trPr>
        <w:tc>
          <w:tcPr>
            <w:tcW w:w="3119" w:type="dxa"/>
            <w:tcBorders>
              <w:bottom w:val="single" w:sz="4" w:space="0" w:color="auto"/>
            </w:tcBorders>
          </w:tcPr>
          <w:p w14:paraId="5C091A8B" w14:textId="77777777" w:rsidR="005F789E" w:rsidRPr="00EF0684" w:rsidRDefault="005F789E" w:rsidP="003A1466">
            <w:pPr>
              <w:rPr>
                <w:sz w:val="20"/>
                <w:szCs w:val="20"/>
                <w:lang w:val="en-US"/>
              </w:rPr>
            </w:pPr>
            <w:r>
              <w:rPr>
                <w:sz w:val="20"/>
                <w:szCs w:val="20"/>
                <w:lang w:val="en-US"/>
              </w:rPr>
              <w:t>ERR_PAYMENT_STATE</w:t>
            </w:r>
          </w:p>
        </w:tc>
        <w:tc>
          <w:tcPr>
            <w:tcW w:w="851" w:type="dxa"/>
            <w:gridSpan w:val="2"/>
            <w:tcBorders>
              <w:bottom w:val="single" w:sz="4" w:space="0" w:color="auto"/>
            </w:tcBorders>
          </w:tcPr>
          <w:p w14:paraId="644C2654" w14:textId="77777777" w:rsidR="005F789E" w:rsidRPr="00EF0684" w:rsidRDefault="005F789E" w:rsidP="003A1466">
            <w:pPr>
              <w:rPr>
                <w:sz w:val="20"/>
                <w:szCs w:val="20"/>
                <w:lang w:val="en-US"/>
              </w:rPr>
            </w:pPr>
            <w:r>
              <w:rPr>
                <w:sz w:val="20"/>
                <w:szCs w:val="20"/>
                <w:lang w:val="en-US"/>
              </w:rPr>
              <w:t>507</w:t>
            </w:r>
          </w:p>
        </w:tc>
        <w:tc>
          <w:tcPr>
            <w:tcW w:w="850" w:type="dxa"/>
            <w:tcBorders>
              <w:bottom w:val="single" w:sz="4" w:space="0" w:color="auto"/>
            </w:tcBorders>
          </w:tcPr>
          <w:p w14:paraId="58674A91" w14:textId="77777777" w:rsidR="005F789E" w:rsidRPr="00EF0684" w:rsidRDefault="005F789E" w:rsidP="003A1466">
            <w:pPr>
              <w:rPr>
                <w:sz w:val="20"/>
                <w:szCs w:val="20"/>
                <w:lang w:val="en-US"/>
              </w:rPr>
            </w:pPr>
            <w:r>
              <w:rPr>
                <w:sz w:val="20"/>
                <w:szCs w:val="20"/>
                <w:lang w:val="en-US"/>
              </w:rPr>
              <w:t>0x1FB</w:t>
            </w:r>
          </w:p>
        </w:tc>
        <w:tc>
          <w:tcPr>
            <w:tcW w:w="4394" w:type="dxa"/>
            <w:tcBorders>
              <w:bottom w:val="single" w:sz="4" w:space="0" w:color="auto"/>
            </w:tcBorders>
          </w:tcPr>
          <w:p w14:paraId="0DA485A7" w14:textId="77777777" w:rsidR="005F789E" w:rsidRPr="00EF0684" w:rsidRDefault="005F789E" w:rsidP="003A1466">
            <w:pPr>
              <w:rPr>
                <w:sz w:val="20"/>
                <w:szCs w:val="20"/>
                <w:lang w:val="en-US"/>
              </w:rPr>
            </w:pPr>
            <w:r>
              <w:rPr>
                <w:sz w:val="20"/>
                <w:szCs w:val="20"/>
                <w:lang w:val="en-US"/>
              </w:rPr>
              <w:t>Command cannot be executed in the state of receipt payment.</w:t>
            </w:r>
          </w:p>
        </w:tc>
      </w:tr>
      <w:tr w:rsidR="005F789E" w:rsidRPr="00EF0684" w14:paraId="73B4346D" w14:textId="77777777" w:rsidTr="003A1466">
        <w:trPr>
          <w:trHeight w:val="20"/>
        </w:trPr>
        <w:tc>
          <w:tcPr>
            <w:tcW w:w="3119" w:type="dxa"/>
            <w:tcBorders>
              <w:bottom w:val="single" w:sz="4" w:space="0" w:color="auto"/>
            </w:tcBorders>
          </w:tcPr>
          <w:p w14:paraId="7B809C6D" w14:textId="77777777" w:rsidR="005F789E" w:rsidRPr="00EF0684" w:rsidRDefault="005F789E" w:rsidP="003A1466">
            <w:pPr>
              <w:rPr>
                <w:sz w:val="20"/>
                <w:szCs w:val="20"/>
                <w:lang w:val="en-US"/>
              </w:rPr>
            </w:pPr>
            <w:r>
              <w:rPr>
                <w:sz w:val="20"/>
                <w:szCs w:val="20"/>
                <w:lang w:val="en-US"/>
              </w:rPr>
              <w:t>ERR_HARDWARE_SM</w:t>
            </w:r>
          </w:p>
        </w:tc>
        <w:tc>
          <w:tcPr>
            <w:tcW w:w="851" w:type="dxa"/>
            <w:gridSpan w:val="2"/>
            <w:tcBorders>
              <w:bottom w:val="single" w:sz="4" w:space="0" w:color="auto"/>
            </w:tcBorders>
          </w:tcPr>
          <w:p w14:paraId="0FFDF537" w14:textId="77777777" w:rsidR="005F789E" w:rsidRPr="00EF0684" w:rsidRDefault="005F789E" w:rsidP="003A1466">
            <w:pPr>
              <w:rPr>
                <w:sz w:val="20"/>
                <w:szCs w:val="20"/>
                <w:lang w:val="en-US"/>
              </w:rPr>
            </w:pPr>
            <w:r>
              <w:rPr>
                <w:sz w:val="20"/>
                <w:szCs w:val="20"/>
                <w:lang w:val="en-US"/>
              </w:rPr>
              <w:t>511</w:t>
            </w:r>
          </w:p>
        </w:tc>
        <w:tc>
          <w:tcPr>
            <w:tcW w:w="850" w:type="dxa"/>
            <w:tcBorders>
              <w:bottom w:val="single" w:sz="4" w:space="0" w:color="auto"/>
            </w:tcBorders>
          </w:tcPr>
          <w:p w14:paraId="1CB4FCF3" w14:textId="77777777" w:rsidR="005F789E" w:rsidRPr="00EF0684" w:rsidRDefault="005F789E" w:rsidP="003A1466">
            <w:pPr>
              <w:rPr>
                <w:sz w:val="20"/>
                <w:szCs w:val="20"/>
                <w:lang w:val="en-US"/>
              </w:rPr>
            </w:pPr>
            <w:r>
              <w:rPr>
                <w:sz w:val="20"/>
                <w:szCs w:val="20"/>
                <w:lang w:val="en-US"/>
              </w:rPr>
              <w:t>0x1FF</w:t>
            </w:r>
          </w:p>
        </w:tc>
        <w:tc>
          <w:tcPr>
            <w:tcW w:w="4394" w:type="dxa"/>
            <w:tcBorders>
              <w:bottom w:val="single" w:sz="4" w:space="0" w:color="auto"/>
            </w:tcBorders>
          </w:tcPr>
          <w:p w14:paraId="6658B211" w14:textId="77777777" w:rsidR="005F789E" w:rsidRPr="00EF0684" w:rsidRDefault="005F789E" w:rsidP="003A1466">
            <w:pPr>
              <w:rPr>
                <w:sz w:val="20"/>
                <w:szCs w:val="20"/>
                <w:lang w:val="en-US"/>
              </w:rPr>
            </w:pPr>
            <w:r>
              <w:rPr>
                <w:sz w:val="20"/>
                <w:szCs w:val="20"/>
                <w:lang w:val="en-US"/>
              </w:rPr>
              <w:t>No connected Security module</w:t>
            </w:r>
          </w:p>
        </w:tc>
      </w:tr>
      <w:tr w:rsidR="005F789E" w:rsidRPr="00EF0684" w14:paraId="0FB27D0F" w14:textId="77777777" w:rsidTr="003A1466">
        <w:trPr>
          <w:trHeight w:val="20"/>
        </w:trPr>
        <w:tc>
          <w:tcPr>
            <w:tcW w:w="3119" w:type="dxa"/>
            <w:tcBorders>
              <w:bottom w:val="single" w:sz="4" w:space="0" w:color="auto"/>
            </w:tcBorders>
          </w:tcPr>
          <w:p w14:paraId="634C3C45" w14:textId="77777777" w:rsidR="005F789E" w:rsidRPr="00EF0684" w:rsidRDefault="005F789E" w:rsidP="003A1466">
            <w:pPr>
              <w:rPr>
                <w:sz w:val="20"/>
                <w:szCs w:val="20"/>
                <w:lang w:val="en-US"/>
              </w:rPr>
            </w:pPr>
            <w:r>
              <w:rPr>
                <w:sz w:val="20"/>
                <w:szCs w:val="20"/>
                <w:lang w:val="en-US"/>
              </w:rPr>
              <w:t>ERR_HARDWARE_PRINTER</w:t>
            </w:r>
          </w:p>
        </w:tc>
        <w:tc>
          <w:tcPr>
            <w:tcW w:w="851" w:type="dxa"/>
            <w:gridSpan w:val="2"/>
            <w:tcBorders>
              <w:bottom w:val="single" w:sz="4" w:space="0" w:color="auto"/>
            </w:tcBorders>
          </w:tcPr>
          <w:p w14:paraId="7EB11AE0" w14:textId="77777777" w:rsidR="005F789E" w:rsidRPr="00EF0684" w:rsidRDefault="005F789E" w:rsidP="003A1466">
            <w:pPr>
              <w:rPr>
                <w:sz w:val="20"/>
                <w:szCs w:val="20"/>
                <w:lang w:val="en-US"/>
              </w:rPr>
            </w:pPr>
            <w:r>
              <w:rPr>
                <w:sz w:val="20"/>
                <w:szCs w:val="20"/>
                <w:lang w:val="en-US"/>
              </w:rPr>
              <w:t>512</w:t>
            </w:r>
          </w:p>
        </w:tc>
        <w:tc>
          <w:tcPr>
            <w:tcW w:w="850" w:type="dxa"/>
            <w:tcBorders>
              <w:bottom w:val="single" w:sz="4" w:space="0" w:color="auto"/>
            </w:tcBorders>
          </w:tcPr>
          <w:p w14:paraId="6B60EE38" w14:textId="77777777" w:rsidR="005F789E" w:rsidRPr="00EF0684" w:rsidRDefault="005F789E" w:rsidP="003A1466">
            <w:pPr>
              <w:rPr>
                <w:sz w:val="20"/>
                <w:szCs w:val="20"/>
                <w:lang w:val="en-US"/>
              </w:rPr>
            </w:pPr>
            <w:r>
              <w:rPr>
                <w:sz w:val="20"/>
                <w:szCs w:val="20"/>
                <w:lang w:val="en-US"/>
              </w:rPr>
              <w:t>0x200</w:t>
            </w:r>
          </w:p>
        </w:tc>
        <w:tc>
          <w:tcPr>
            <w:tcW w:w="4394" w:type="dxa"/>
            <w:tcBorders>
              <w:bottom w:val="single" w:sz="4" w:space="0" w:color="auto"/>
            </w:tcBorders>
          </w:tcPr>
          <w:p w14:paraId="009FDB73" w14:textId="77777777" w:rsidR="005F789E" w:rsidRPr="00EF0684" w:rsidRDefault="005F789E" w:rsidP="003A1466">
            <w:pPr>
              <w:rPr>
                <w:sz w:val="20"/>
                <w:szCs w:val="20"/>
                <w:lang w:val="en-US"/>
              </w:rPr>
            </w:pPr>
            <w:r>
              <w:rPr>
                <w:sz w:val="20"/>
                <w:szCs w:val="20"/>
                <w:lang w:val="en-US"/>
              </w:rPr>
              <w:t>No connected printer</w:t>
            </w:r>
          </w:p>
        </w:tc>
      </w:tr>
      <w:tr w:rsidR="005F789E" w:rsidRPr="00EF0684" w14:paraId="3681C7C0" w14:textId="77777777" w:rsidTr="003A1466">
        <w:trPr>
          <w:trHeight w:val="20"/>
        </w:trPr>
        <w:tc>
          <w:tcPr>
            <w:tcW w:w="3119" w:type="dxa"/>
            <w:tcBorders>
              <w:bottom w:val="single" w:sz="4" w:space="0" w:color="auto"/>
            </w:tcBorders>
          </w:tcPr>
          <w:p w14:paraId="4D74575B" w14:textId="77777777" w:rsidR="005F789E" w:rsidRPr="00EF0684" w:rsidRDefault="005F789E" w:rsidP="003A1466">
            <w:pPr>
              <w:rPr>
                <w:sz w:val="20"/>
                <w:szCs w:val="20"/>
                <w:lang w:val="en-US"/>
              </w:rPr>
            </w:pPr>
            <w:r>
              <w:rPr>
                <w:sz w:val="20"/>
                <w:szCs w:val="20"/>
              </w:rPr>
              <w:t>ERR_INVALID_SM_STATE</w:t>
            </w:r>
          </w:p>
        </w:tc>
        <w:tc>
          <w:tcPr>
            <w:tcW w:w="851" w:type="dxa"/>
            <w:gridSpan w:val="2"/>
            <w:tcBorders>
              <w:bottom w:val="single" w:sz="4" w:space="0" w:color="auto"/>
            </w:tcBorders>
          </w:tcPr>
          <w:p w14:paraId="0348182A" w14:textId="77777777" w:rsidR="005F789E" w:rsidRPr="00EF0684" w:rsidRDefault="005F789E" w:rsidP="003A1466">
            <w:pPr>
              <w:rPr>
                <w:sz w:val="20"/>
                <w:szCs w:val="20"/>
                <w:lang w:val="en-US"/>
              </w:rPr>
            </w:pPr>
            <w:r>
              <w:rPr>
                <w:sz w:val="20"/>
                <w:szCs w:val="20"/>
              </w:rPr>
              <w:t>513</w:t>
            </w:r>
          </w:p>
        </w:tc>
        <w:tc>
          <w:tcPr>
            <w:tcW w:w="850" w:type="dxa"/>
            <w:tcBorders>
              <w:bottom w:val="single" w:sz="4" w:space="0" w:color="auto"/>
            </w:tcBorders>
          </w:tcPr>
          <w:p w14:paraId="7FD3B3CF" w14:textId="77777777" w:rsidR="005F789E" w:rsidRPr="00EF0684" w:rsidRDefault="005F789E" w:rsidP="003A1466">
            <w:pPr>
              <w:rPr>
                <w:sz w:val="20"/>
                <w:szCs w:val="20"/>
                <w:lang w:val="en-US"/>
              </w:rPr>
            </w:pPr>
            <w:r>
              <w:rPr>
                <w:sz w:val="20"/>
                <w:szCs w:val="20"/>
              </w:rPr>
              <w:t>0x201</w:t>
            </w:r>
          </w:p>
        </w:tc>
        <w:tc>
          <w:tcPr>
            <w:tcW w:w="4394" w:type="dxa"/>
            <w:tcBorders>
              <w:bottom w:val="single" w:sz="4" w:space="0" w:color="auto"/>
            </w:tcBorders>
          </w:tcPr>
          <w:p w14:paraId="77A60103" w14:textId="77777777" w:rsidR="005F789E" w:rsidRPr="00EF0684" w:rsidRDefault="005F789E" w:rsidP="003A1466">
            <w:pPr>
              <w:rPr>
                <w:sz w:val="20"/>
                <w:szCs w:val="20"/>
                <w:lang w:val="en-US"/>
              </w:rPr>
            </w:pPr>
            <w:r>
              <w:rPr>
                <w:sz w:val="20"/>
                <w:szCs w:val="20"/>
              </w:rPr>
              <w:t xml:space="preserve">Invalid SM status</w:t>
            </w:r>
          </w:p>
        </w:tc>
      </w:tr>
      <w:tr w:rsidR="005F789E" w:rsidRPr="00EF0684" w14:paraId="0F91EAA0" w14:textId="77777777" w:rsidTr="003A1466">
        <w:trPr>
          <w:trHeight w:val="20"/>
        </w:trPr>
        <w:tc>
          <w:tcPr>
            <w:tcW w:w="3119" w:type="dxa"/>
            <w:tcBorders>
              <w:bottom w:val="single" w:sz="4" w:space="0" w:color="auto"/>
            </w:tcBorders>
          </w:tcPr>
          <w:p w14:paraId="2BD8EDBD" w14:textId="77777777" w:rsidR="005F789E" w:rsidRPr="00EF0684" w:rsidRDefault="005F789E" w:rsidP="003A1466">
            <w:pPr>
              <w:rPr>
                <w:sz w:val="20"/>
                <w:szCs w:val="20"/>
                <w:lang w:val="en-US"/>
              </w:rPr>
            </w:pPr>
            <w:r>
              <w:rPr>
                <w:sz w:val="20"/>
                <w:szCs w:val="20"/>
              </w:rPr>
              <w:t>ERR_LAST_SM_TIME</w:t>
            </w:r>
          </w:p>
        </w:tc>
        <w:tc>
          <w:tcPr>
            <w:tcW w:w="851" w:type="dxa"/>
            <w:gridSpan w:val="2"/>
            <w:tcBorders>
              <w:bottom w:val="single" w:sz="4" w:space="0" w:color="auto"/>
            </w:tcBorders>
          </w:tcPr>
          <w:p w14:paraId="3C252F19" w14:textId="77777777" w:rsidR="005F789E" w:rsidRPr="00EF0684" w:rsidRDefault="005F789E" w:rsidP="003A1466">
            <w:pPr>
              <w:rPr>
                <w:sz w:val="20"/>
                <w:szCs w:val="20"/>
                <w:lang w:val="en-US"/>
              </w:rPr>
            </w:pPr>
            <w:r>
              <w:rPr>
                <w:sz w:val="20"/>
                <w:szCs w:val="20"/>
              </w:rPr>
              <w:t>514</w:t>
            </w:r>
          </w:p>
        </w:tc>
        <w:tc>
          <w:tcPr>
            <w:tcW w:w="850" w:type="dxa"/>
            <w:tcBorders>
              <w:bottom w:val="single" w:sz="4" w:space="0" w:color="auto"/>
            </w:tcBorders>
          </w:tcPr>
          <w:p w14:paraId="798C97D6" w14:textId="77777777" w:rsidR="005F789E" w:rsidRPr="00EF0684" w:rsidRDefault="005F789E" w:rsidP="003A1466">
            <w:pPr>
              <w:rPr>
                <w:sz w:val="20"/>
                <w:szCs w:val="20"/>
                <w:lang w:val="en-US"/>
              </w:rPr>
            </w:pPr>
            <w:r>
              <w:rPr>
                <w:sz w:val="20"/>
                <w:szCs w:val="20"/>
              </w:rPr>
              <w:t>0x202</w:t>
            </w:r>
          </w:p>
        </w:tc>
        <w:tc>
          <w:tcPr>
            <w:tcW w:w="4394" w:type="dxa"/>
            <w:tcBorders>
              <w:bottom w:val="single" w:sz="4" w:space="0" w:color="auto"/>
            </w:tcBorders>
          </w:tcPr>
          <w:p w14:paraId="21A9F111" w14:textId="77777777" w:rsidR="005F789E" w:rsidRPr="002B134F" w:rsidRDefault="005F789E" w:rsidP="003A1466">
            <w:pPr>
              <w:rPr>
                <w:sz w:val="20"/>
                <w:szCs w:val="20"/>
                <w:lang w:val="en-US"/>
              </w:rPr>
            </w:pPr>
            <w:r>
              <w:rPr>
                <w:rStyle w:val="rynqvb"/>
                <w:sz w:val="20"/>
                <w:szCs w:val="20"/>
                <w:lang w:val="en"/>
              </w:rPr>
              <w:t xml:space="preserve">The time of the receipt you want to sign is equal to or less than the time of the last signed SM receipt.</w:t>
            </w:r>
          </w:p>
        </w:tc>
      </w:tr>
      <w:tr w:rsidR="005F789E" w:rsidRPr="00EF0684" w14:paraId="6834E3F2" w14:textId="77777777" w:rsidTr="003A1466">
        <w:trPr>
          <w:trHeight w:val="20"/>
        </w:trPr>
        <w:tc>
          <w:tcPr>
            <w:tcW w:w="3119" w:type="dxa"/>
            <w:tcBorders>
              <w:bottom w:val="single" w:sz="4" w:space="0" w:color="auto"/>
            </w:tcBorders>
          </w:tcPr>
          <w:p w14:paraId="6BE2C09B" w14:textId="77777777" w:rsidR="005F789E" w:rsidRPr="00EF0684" w:rsidRDefault="005F789E" w:rsidP="003A1466">
            <w:pPr>
              <w:rPr>
                <w:sz w:val="20"/>
                <w:szCs w:val="20"/>
                <w:lang w:val="en-US"/>
              </w:rPr>
            </w:pPr>
            <w:r>
              <w:rPr>
                <w:sz w:val="20"/>
                <w:szCs w:val="20"/>
              </w:rPr>
              <w:t>ERR_SEND_TO_SM</w:t>
            </w:r>
          </w:p>
        </w:tc>
        <w:tc>
          <w:tcPr>
            <w:tcW w:w="851" w:type="dxa"/>
            <w:gridSpan w:val="2"/>
            <w:tcBorders>
              <w:bottom w:val="single" w:sz="4" w:space="0" w:color="auto"/>
            </w:tcBorders>
          </w:tcPr>
          <w:p w14:paraId="7503FB42" w14:textId="77777777" w:rsidR="005F789E" w:rsidRPr="00EF0684" w:rsidRDefault="005F789E" w:rsidP="003A1466">
            <w:pPr>
              <w:rPr>
                <w:sz w:val="20"/>
                <w:szCs w:val="20"/>
                <w:lang w:val="en-US"/>
              </w:rPr>
            </w:pPr>
            <w:r>
              <w:rPr>
                <w:sz w:val="20"/>
                <w:szCs w:val="20"/>
              </w:rPr>
              <w:t>520</w:t>
            </w:r>
          </w:p>
        </w:tc>
        <w:tc>
          <w:tcPr>
            <w:tcW w:w="850" w:type="dxa"/>
            <w:tcBorders>
              <w:bottom w:val="single" w:sz="4" w:space="0" w:color="auto"/>
            </w:tcBorders>
          </w:tcPr>
          <w:p w14:paraId="34CB040B" w14:textId="77777777" w:rsidR="005F789E" w:rsidRPr="00EF0684" w:rsidRDefault="005F789E" w:rsidP="003A1466">
            <w:pPr>
              <w:rPr>
                <w:sz w:val="20"/>
                <w:szCs w:val="20"/>
                <w:lang w:val="en-US"/>
              </w:rPr>
            </w:pPr>
            <w:r>
              <w:rPr>
                <w:sz w:val="20"/>
                <w:szCs w:val="20"/>
              </w:rPr>
              <w:t>0x208</w:t>
            </w:r>
          </w:p>
        </w:tc>
        <w:tc>
          <w:tcPr>
            <w:tcW w:w="4394" w:type="dxa"/>
            <w:tcBorders>
              <w:bottom w:val="single" w:sz="4" w:space="0" w:color="auto"/>
            </w:tcBorders>
          </w:tcPr>
          <w:p w14:paraId="6B66F794" w14:textId="77777777" w:rsidR="005F789E" w:rsidRPr="00EF0684" w:rsidRDefault="005F789E" w:rsidP="003A1466">
            <w:pPr>
              <w:rPr>
                <w:sz w:val="20"/>
                <w:szCs w:val="20"/>
                <w:lang w:val="en-US"/>
              </w:rPr>
            </w:pPr>
            <w:r>
              <w:rPr>
                <w:sz w:val="20"/>
                <w:szCs w:val="20"/>
              </w:rPr>
              <w:t xml:space="preserve">Error sending to SM module</w:t>
            </w:r>
          </w:p>
        </w:tc>
      </w:tr>
      <w:tr w:rsidR="005F789E" w:rsidRPr="00EF0684" w14:paraId="0F3A3FDF" w14:textId="77777777" w:rsidTr="003A1466">
        <w:trPr>
          <w:trHeight w:val="20"/>
        </w:trPr>
        <w:tc>
          <w:tcPr>
            <w:tcW w:w="3119" w:type="dxa"/>
            <w:tcBorders>
              <w:bottom w:val="single" w:sz="4" w:space="0" w:color="auto"/>
            </w:tcBorders>
          </w:tcPr>
          <w:p w14:paraId="5019AC6E" w14:textId="77777777" w:rsidR="005F789E" w:rsidRPr="00EF0684" w:rsidRDefault="005F789E" w:rsidP="003A1466">
            <w:pPr>
              <w:rPr>
                <w:sz w:val="20"/>
                <w:szCs w:val="20"/>
                <w:lang w:val="en-US"/>
              </w:rPr>
            </w:pPr>
            <w:r>
              <w:rPr>
                <w:sz w:val="20"/>
                <w:szCs w:val="20"/>
              </w:rPr>
              <w:t>ERR_SEND_TO_PRINTER</w:t>
            </w:r>
          </w:p>
        </w:tc>
        <w:tc>
          <w:tcPr>
            <w:tcW w:w="851" w:type="dxa"/>
            <w:gridSpan w:val="2"/>
            <w:tcBorders>
              <w:bottom w:val="single" w:sz="4" w:space="0" w:color="auto"/>
            </w:tcBorders>
          </w:tcPr>
          <w:p w14:paraId="03F8D8EC" w14:textId="77777777" w:rsidR="005F789E" w:rsidRPr="00EF0684" w:rsidRDefault="005F789E" w:rsidP="003A1466">
            <w:pPr>
              <w:rPr>
                <w:sz w:val="20"/>
                <w:szCs w:val="20"/>
                <w:lang w:val="en-US"/>
              </w:rPr>
            </w:pPr>
            <w:r>
              <w:rPr>
                <w:sz w:val="20"/>
                <w:szCs w:val="20"/>
              </w:rPr>
              <w:t>521</w:t>
            </w:r>
          </w:p>
        </w:tc>
        <w:tc>
          <w:tcPr>
            <w:tcW w:w="850" w:type="dxa"/>
            <w:tcBorders>
              <w:bottom w:val="single" w:sz="4" w:space="0" w:color="auto"/>
            </w:tcBorders>
          </w:tcPr>
          <w:p w14:paraId="7CA68ADB" w14:textId="77777777" w:rsidR="005F789E" w:rsidRPr="00EF0684" w:rsidRDefault="005F789E" w:rsidP="003A1466">
            <w:pPr>
              <w:rPr>
                <w:sz w:val="20"/>
                <w:szCs w:val="20"/>
                <w:lang w:val="en-US"/>
              </w:rPr>
            </w:pPr>
            <w:r>
              <w:rPr>
                <w:sz w:val="20"/>
                <w:szCs w:val="20"/>
              </w:rPr>
              <w:t>0x209</w:t>
            </w:r>
          </w:p>
        </w:tc>
        <w:tc>
          <w:tcPr>
            <w:tcW w:w="4394" w:type="dxa"/>
            <w:tcBorders>
              <w:bottom w:val="single" w:sz="4" w:space="0" w:color="auto"/>
            </w:tcBorders>
          </w:tcPr>
          <w:p w14:paraId="1C29EB72" w14:textId="77777777" w:rsidR="005F789E" w:rsidRPr="00EF0684" w:rsidRDefault="005F789E" w:rsidP="003A1466">
            <w:pPr>
              <w:rPr>
                <w:sz w:val="20"/>
                <w:szCs w:val="20"/>
                <w:lang w:val="en-US"/>
              </w:rPr>
            </w:pPr>
            <w:r>
              <w:rPr>
                <w:sz w:val="20"/>
                <w:szCs w:val="20"/>
              </w:rPr>
              <w:t xml:space="preserve">Error sending to the printer</w:t>
            </w:r>
          </w:p>
        </w:tc>
      </w:tr>
      <w:tr w:rsidR="005F789E" w:rsidRPr="00EF0684" w14:paraId="2C49F525" w14:textId="77777777" w:rsidTr="003A1466">
        <w:trPr>
          <w:trHeight w:val="20"/>
        </w:trPr>
        <w:tc>
          <w:tcPr>
            <w:tcW w:w="3119" w:type="dxa"/>
            <w:tcBorders>
              <w:bottom w:val="single" w:sz="4" w:space="0" w:color="auto"/>
            </w:tcBorders>
          </w:tcPr>
          <w:p w14:paraId="48B0FE1E" w14:textId="77777777" w:rsidR="005F789E" w:rsidRPr="00EF0684" w:rsidRDefault="005F789E" w:rsidP="003A1466">
            <w:pPr>
              <w:rPr>
                <w:sz w:val="20"/>
                <w:szCs w:val="20"/>
                <w:lang w:val="en-US"/>
              </w:rPr>
            </w:pPr>
            <w:r>
              <w:rPr>
                <w:sz w:val="20"/>
                <w:szCs w:val="20"/>
                <w:lang w:val="en-US"/>
              </w:rPr>
              <w:t>ERR_SEND_TO_DISPLAY</w:t>
            </w:r>
          </w:p>
        </w:tc>
        <w:tc>
          <w:tcPr>
            <w:tcW w:w="851" w:type="dxa"/>
            <w:gridSpan w:val="2"/>
            <w:tcBorders>
              <w:bottom w:val="single" w:sz="4" w:space="0" w:color="auto"/>
            </w:tcBorders>
          </w:tcPr>
          <w:p w14:paraId="49118FE7" w14:textId="77777777" w:rsidR="005F789E" w:rsidRPr="00EF0684" w:rsidRDefault="005F789E" w:rsidP="003A1466">
            <w:pPr>
              <w:rPr>
                <w:sz w:val="20"/>
                <w:szCs w:val="20"/>
                <w:lang w:val="en-US"/>
              </w:rPr>
            </w:pPr>
            <w:r>
              <w:rPr>
                <w:sz w:val="20"/>
                <w:szCs w:val="20"/>
                <w:lang w:val="en-US"/>
              </w:rPr>
              <w:t>522</w:t>
            </w:r>
          </w:p>
        </w:tc>
        <w:tc>
          <w:tcPr>
            <w:tcW w:w="850" w:type="dxa"/>
            <w:tcBorders>
              <w:bottom w:val="single" w:sz="4" w:space="0" w:color="auto"/>
            </w:tcBorders>
          </w:tcPr>
          <w:p w14:paraId="41CA63F0" w14:textId="77777777" w:rsidR="005F789E" w:rsidRPr="00EF0684" w:rsidRDefault="005F789E" w:rsidP="003A1466">
            <w:pPr>
              <w:rPr>
                <w:sz w:val="20"/>
                <w:szCs w:val="20"/>
                <w:lang w:val="en-US"/>
              </w:rPr>
            </w:pPr>
            <w:r>
              <w:rPr>
                <w:sz w:val="20"/>
                <w:szCs w:val="20"/>
                <w:lang w:val="en-US"/>
              </w:rPr>
              <w:t>0x20A</w:t>
            </w:r>
          </w:p>
        </w:tc>
        <w:tc>
          <w:tcPr>
            <w:tcW w:w="4394" w:type="dxa"/>
            <w:tcBorders>
              <w:bottom w:val="single" w:sz="4" w:space="0" w:color="auto"/>
            </w:tcBorders>
          </w:tcPr>
          <w:p w14:paraId="0C68D1EC" w14:textId="77777777" w:rsidR="005F789E" w:rsidRPr="00EF0684" w:rsidRDefault="005F789E" w:rsidP="003A1466">
            <w:pPr>
              <w:rPr>
                <w:sz w:val="20"/>
                <w:szCs w:val="20"/>
                <w:lang w:val="en-US"/>
              </w:rPr>
            </w:pPr>
            <w:r>
              <w:rPr>
                <w:sz w:val="20"/>
                <w:szCs w:val="20"/>
                <w:lang w:val="en-US"/>
              </w:rPr>
              <w:t>Error while sending to the customer display</w:t>
            </w:r>
          </w:p>
        </w:tc>
      </w:tr>
      <w:tr w:rsidR="005F789E" w:rsidRPr="00EF0684" w14:paraId="7AEA5551" w14:textId="77777777" w:rsidTr="003A1466">
        <w:trPr>
          <w:trHeight w:val="20"/>
        </w:trPr>
        <w:tc>
          <w:tcPr>
            <w:tcW w:w="3119" w:type="dxa"/>
            <w:tcBorders>
              <w:bottom w:val="single" w:sz="4" w:space="0" w:color="auto"/>
            </w:tcBorders>
          </w:tcPr>
          <w:p w14:paraId="2C4E5EF0" w14:textId="77777777" w:rsidR="005F789E" w:rsidRPr="00EF0684" w:rsidRDefault="005F789E" w:rsidP="003A1466">
            <w:pPr>
              <w:rPr>
                <w:sz w:val="20"/>
                <w:szCs w:val="20"/>
                <w:lang w:val="en-US"/>
              </w:rPr>
            </w:pPr>
            <w:r>
              <w:rPr>
                <w:sz w:val="20"/>
                <w:szCs w:val="20"/>
                <w:lang w:val="en-US"/>
              </w:rPr>
              <w:t>ERR_SOFTWARE_JOURNAL</w:t>
            </w:r>
          </w:p>
        </w:tc>
        <w:tc>
          <w:tcPr>
            <w:tcW w:w="851" w:type="dxa"/>
            <w:gridSpan w:val="2"/>
            <w:tcBorders>
              <w:bottom w:val="single" w:sz="4" w:space="0" w:color="auto"/>
            </w:tcBorders>
          </w:tcPr>
          <w:p w14:paraId="559CF680" w14:textId="77777777" w:rsidR="005F789E" w:rsidRPr="00EF0684" w:rsidRDefault="005F789E" w:rsidP="003A1466">
            <w:pPr>
              <w:rPr>
                <w:sz w:val="20"/>
                <w:szCs w:val="20"/>
                <w:lang w:val="en-US"/>
              </w:rPr>
            </w:pPr>
            <w:r>
              <w:rPr>
                <w:sz w:val="20"/>
                <w:szCs w:val="20"/>
                <w:lang w:val="en-US"/>
              </w:rPr>
              <w:t>530</w:t>
            </w:r>
          </w:p>
        </w:tc>
        <w:tc>
          <w:tcPr>
            <w:tcW w:w="850" w:type="dxa"/>
            <w:tcBorders>
              <w:bottom w:val="single" w:sz="4" w:space="0" w:color="auto"/>
            </w:tcBorders>
          </w:tcPr>
          <w:p w14:paraId="01A97A20" w14:textId="77777777" w:rsidR="005F789E" w:rsidRPr="00EF0684" w:rsidRDefault="005F789E" w:rsidP="003A1466">
            <w:pPr>
              <w:rPr>
                <w:sz w:val="20"/>
                <w:szCs w:val="20"/>
                <w:lang w:val="en-US"/>
              </w:rPr>
            </w:pPr>
            <w:r>
              <w:rPr>
                <w:sz w:val="20"/>
                <w:szCs w:val="20"/>
                <w:lang w:val="en-US"/>
              </w:rPr>
              <w:t>0x212</w:t>
            </w:r>
          </w:p>
        </w:tc>
        <w:tc>
          <w:tcPr>
            <w:tcW w:w="4394" w:type="dxa"/>
            <w:tcBorders>
              <w:bottom w:val="single" w:sz="4" w:space="0" w:color="auto"/>
            </w:tcBorders>
          </w:tcPr>
          <w:p w14:paraId="5DBEC722" w14:textId="77777777" w:rsidR="005F789E" w:rsidRPr="00EF0684" w:rsidRDefault="005F789E" w:rsidP="003A1466">
            <w:pPr>
              <w:rPr>
                <w:sz w:val="20"/>
                <w:szCs w:val="20"/>
                <w:lang w:val="en-US"/>
              </w:rPr>
            </w:pPr>
            <w:r>
              <w:rPr>
                <w:sz w:val="20"/>
                <w:szCs w:val="20"/>
                <w:lang w:val="en-US"/>
              </w:rPr>
              <w:t>The directory of EJ is not accessible.</w:t>
            </w:r>
          </w:p>
        </w:tc>
      </w:tr>
      <w:tr w:rsidR="005F789E" w:rsidRPr="00EF0684" w14:paraId="3F81C6E7" w14:textId="77777777" w:rsidTr="003A1466">
        <w:trPr>
          <w:trHeight w:val="20"/>
        </w:trPr>
        <w:tc>
          <w:tcPr>
            <w:tcW w:w="3119" w:type="dxa"/>
            <w:tcBorders>
              <w:bottom w:val="single" w:sz="4" w:space="0" w:color="auto"/>
            </w:tcBorders>
          </w:tcPr>
          <w:p w14:paraId="0AD7F44C" w14:textId="77777777" w:rsidR="005F789E" w:rsidRPr="00EF0684" w:rsidRDefault="005F789E" w:rsidP="003A1466">
            <w:pPr>
              <w:rPr>
                <w:sz w:val="20"/>
                <w:szCs w:val="20"/>
                <w:lang w:val="en-US"/>
              </w:rPr>
            </w:pPr>
            <w:r>
              <w:rPr>
                <w:sz w:val="20"/>
                <w:szCs w:val="20"/>
                <w:lang w:val="en-US"/>
              </w:rPr>
              <w:t>ERR_SOFTWARE_MODULES</w:t>
            </w:r>
          </w:p>
        </w:tc>
        <w:tc>
          <w:tcPr>
            <w:tcW w:w="851" w:type="dxa"/>
            <w:gridSpan w:val="2"/>
            <w:tcBorders>
              <w:bottom w:val="single" w:sz="4" w:space="0" w:color="auto"/>
            </w:tcBorders>
          </w:tcPr>
          <w:p w14:paraId="19C3C26E" w14:textId="77777777" w:rsidR="005F789E" w:rsidRPr="00EF0684" w:rsidRDefault="005F789E" w:rsidP="003A1466">
            <w:pPr>
              <w:rPr>
                <w:sz w:val="20"/>
                <w:szCs w:val="20"/>
                <w:lang w:val="en-US"/>
              </w:rPr>
            </w:pPr>
            <w:r>
              <w:rPr>
                <w:sz w:val="20"/>
                <w:szCs w:val="20"/>
                <w:lang w:val="en-US"/>
              </w:rPr>
              <w:t>532</w:t>
            </w:r>
          </w:p>
        </w:tc>
        <w:tc>
          <w:tcPr>
            <w:tcW w:w="850" w:type="dxa"/>
            <w:tcBorders>
              <w:bottom w:val="single" w:sz="4" w:space="0" w:color="auto"/>
            </w:tcBorders>
          </w:tcPr>
          <w:p w14:paraId="0606BFFE" w14:textId="77777777" w:rsidR="005F789E" w:rsidRPr="00EF0684" w:rsidRDefault="005F789E" w:rsidP="003A1466">
            <w:pPr>
              <w:rPr>
                <w:sz w:val="20"/>
                <w:szCs w:val="20"/>
                <w:lang w:val="en-US"/>
              </w:rPr>
            </w:pPr>
            <w:r>
              <w:rPr>
                <w:sz w:val="20"/>
                <w:szCs w:val="20"/>
                <w:lang w:val="en-US"/>
              </w:rPr>
              <w:t>0x214</w:t>
            </w:r>
          </w:p>
        </w:tc>
        <w:tc>
          <w:tcPr>
            <w:tcW w:w="4394" w:type="dxa"/>
            <w:tcBorders>
              <w:bottom w:val="single" w:sz="4" w:space="0" w:color="auto"/>
            </w:tcBorders>
          </w:tcPr>
          <w:p w14:paraId="4C00386F" w14:textId="77777777" w:rsidR="005F789E" w:rsidRPr="00EF0684" w:rsidRDefault="005F789E" w:rsidP="003A1466">
            <w:pPr>
              <w:rPr>
                <w:sz w:val="20"/>
                <w:szCs w:val="20"/>
                <w:lang w:val="en-US"/>
              </w:rPr>
            </w:pPr>
            <w:r>
              <w:rPr>
                <w:sz w:val="20"/>
                <w:szCs w:val="20"/>
                <w:lang w:val="en-US"/>
              </w:rPr>
              <w:t xml:space="preserve">EmpiFis cannot load required libraries.</w:t>
            </w:r>
          </w:p>
        </w:tc>
      </w:tr>
      <w:tr w:rsidR="005F789E" w:rsidRPr="00EF0684" w14:paraId="0949A073" w14:textId="77777777" w:rsidTr="003A1466">
        <w:trPr>
          <w:trHeight w:val="20"/>
        </w:trPr>
        <w:tc>
          <w:tcPr>
            <w:tcW w:w="3119" w:type="dxa"/>
            <w:tcBorders>
              <w:bottom w:val="single" w:sz="4" w:space="0" w:color="auto"/>
            </w:tcBorders>
          </w:tcPr>
          <w:p w14:paraId="08DFBFE5" w14:textId="77777777" w:rsidR="005F789E" w:rsidRPr="00EF0684" w:rsidRDefault="005F789E" w:rsidP="003A1466">
            <w:pPr>
              <w:rPr>
                <w:sz w:val="20"/>
                <w:szCs w:val="20"/>
                <w:lang w:val="en-US"/>
              </w:rPr>
            </w:pPr>
          </w:p>
        </w:tc>
        <w:tc>
          <w:tcPr>
            <w:tcW w:w="851" w:type="dxa"/>
            <w:gridSpan w:val="2"/>
            <w:tcBorders>
              <w:bottom w:val="single" w:sz="4" w:space="0" w:color="auto"/>
            </w:tcBorders>
          </w:tcPr>
          <w:p w14:paraId="0AD16FFD" w14:textId="0E54988B" w:rsidR="005F789E" w:rsidRPr="00EF0684" w:rsidRDefault="005F789E" w:rsidP="003A1466">
            <w:pPr>
              <w:rPr>
                <w:sz w:val="20"/>
                <w:szCs w:val="20"/>
                <w:lang w:val="en-US"/>
              </w:rPr>
            </w:pPr>
            <w:r>
              <w:rPr>
                <w:sz w:val="20"/>
                <w:szCs w:val="20"/>
                <w:lang w:val="en-US"/>
              </w:rPr>
              <w:t>555</w:t>
            </w:r>
          </w:p>
        </w:tc>
        <w:tc>
          <w:tcPr>
            <w:tcW w:w="850" w:type="dxa"/>
            <w:tcBorders>
              <w:bottom w:val="single" w:sz="4" w:space="0" w:color="auto"/>
            </w:tcBorders>
          </w:tcPr>
          <w:p w14:paraId="1FC1EE71" w14:textId="77777777" w:rsidR="005F789E" w:rsidRPr="00EF0684" w:rsidRDefault="005F789E" w:rsidP="003A1466">
            <w:pPr>
              <w:rPr>
                <w:sz w:val="20"/>
                <w:szCs w:val="20"/>
                <w:lang w:val="en-US"/>
              </w:rPr>
            </w:pPr>
          </w:p>
        </w:tc>
        <w:tc>
          <w:tcPr>
            <w:tcW w:w="4394" w:type="dxa"/>
            <w:tcBorders>
              <w:bottom w:val="single" w:sz="4" w:space="0" w:color="auto"/>
            </w:tcBorders>
          </w:tcPr>
          <w:p w14:paraId="6DE51AFF" w14:textId="0D64A2D2" w:rsidR="005F789E" w:rsidRPr="00EF0684" w:rsidRDefault="005F789E" w:rsidP="003A1466">
            <w:pPr>
              <w:rPr>
                <w:sz w:val="20"/>
                <w:szCs w:val="20"/>
                <w:lang w:val="en-US"/>
              </w:rPr>
            </w:pPr>
            <w:r>
              <w:rPr>
                <w:sz w:val="20"/>
                <w:szCs w:val="20"/>
                <w:lang w:val="en-US"/>
              </w:rPr>
              <w:t>Empifis.dll reloaded successfully</w:t>
            </w:r>
            <w:ins w:id="9091" w:author="Claude" w:date="2026-09-29T00:00:00Z">
              <w:r>
                <w:rPr>
                  <w:sz w:val="20"/>
                  <w:szCs w:val="20"/>
                  <w:lang w:val="en-US"/>
                </w:rPr>
                <w:t xml:space="preserve"> – the fiscal device did not respond within com_timeout_seconds. The receipt may still have been printed; check the device before resending.</w:t>
              </w:r>
            </w:ins>
          </w:p>
        </w:tc>
      </w:tr>
      <w:tr w:rsidR="005F789E" w:rsidRPr="00EF0684" w14:paraId="656C211D" w14:textId="77777777" w:rsidTr="003A1466">
        <w:trPr>
          <w:trHeight w:val="20"/>
        </w:trPr>
        <w:tc>
          <w:tcPr>
            <w:tcW w:w="3119" w:type="dxa"/>
            <w:tcBorders>
              <w:bottom w:val="single" w:sz="4" w:space="0" w:color="auto"/>
            </w:tcBorders>
          </w:tcPr>
          <w:p w14:paraId="419399C4" w14:textId="77777777" w:rsidR="005F789E" w:rsidRPr="00EF0684" w:rsidRDefault="005F789E" w:rsidP="003A1466">
            <w:pPr>
              <w:rPr>
                <w:sz w:val="20"/>
                <w:szCs w:val="20"/>
                <w:lang w:val="en-US"/>
              </w:rPr>
            </w:pPr>
          </w:p>
        </w:tc>
        <w:tc>
          <w:tcPr>
            <w:tcW w:w="851" w:type="dxa"/>
            <w:gridSpan w:val="2"/>
            <w:tcBorders>
              <w:bottom w:val="single" w:sz="4" w:space="0" w:color="auto"/>
            </w:tcBorders>
          </w:tcPr>
          <w:p w14:paraId="567ED0BD" w14:textId="2BE4C6F4" w:rsidR="005F789E" w:rsidRPr="00EF0684" w:rsidRDefault="005F789E" w:rsidP="003A1466">
            <w:pPr>
              <w:rPr>
                <w:sz w:val="20"/>
                <w:szCs w:val="20"/>
                <w:lang w:val="en-US"/>
              </w:rPr>
            </w:pPr>
            <w:r>
              <w:rPr>
                <w:sz w:val="20"/>
                <w:szCs w:val="20"/>
                <w:lang w:val="en-US"/>
              </w:rPr>
              <w:t>556</w:t>
            </w:r>
          </w:p>
        </w:tc>
        <w:tc>
          <w:tcPr>
            <w:tcW w:w="850" w:type="dxa"/>
            <w:tcBorders>
              <w:bottom w:val="single" w:sz="4" w:space="0" w:color="auto"/>
            </w:tcBorders>
          </w:tcPr>
          <w:p w14:paraId="5A1AC903" w14:textId="77777777" w:rsidR="005F789E" w:rsidRPr="00EF0684" w:rsidRDefault="005F789E" w:rsidP="003A1466">
            <w:pPr>
              <w:rPr>
                <w:sz w:val="20"/>
                <w:szCs w:val="20"/>
                <w:lang w:val="en-US"/>
              </w:rPr>
            </w:pPr>
          </w:p>
        </w:tc>
        <w:tc>
          <w:tcPr>
            <w:tcW w:w="4394" w:type="dxa"/>
            <w:tcBorders>
              <w:bottom w:val="single" w:sz="4" w:space="0" w:color="auto"/>
            </w:tcBorders>
          </w:tcPr>
          <w:p w14:paraId="509E5693" w14:textId="2D539450" w:rsidR="005F789E" w:rsidRPr="00EF0684" w:rsidRDefault="005F789E" w:rsidP="003A1466">
            <w:pPr>
              <w:rPr>
                <w:sz w:val="20"/>
                <w:szCs w:val="20"/>
                <w:lang w:val="en-US"/>
              </w:rPr>
            </w:pPr>
            <w:r>
              <w:rPr>
                <w:sz w:val="20"/>
                <w:szCs w:val="20"/>
                <w:lang w:val="en-US"/>
              </w:rPr>
              <w:t>Empifis.dll was not reloaded successfully</w:t>
            </w:r>
            <w:ins w:id="9092" w:author="Claude" w:date="2026-09-29T00:00:00Z">
              <w:r>
                <w:rPr>
                  <w:sz w:val="20"/>
                  <w:szCs w:val="20"/>
                  <w:lang w:val="en-US"/>
                </w:rPr>
                <w:t xml:space="preserve"> – the fiscal device did not respond within com_timeout_seconds. The receipt may still have been printed; check the device before resending.</w:t>
              </w:r>
            </w:ins>
          </w:p>
        </w:tc>
      </w:tr>
      <w:tr w:rsidR="005F789E" w:rsidRPr="00EF0684" w:rsidTr="003A1466">
        <w:trPr>
          <w:trHeight w:val="20"/>
          <w:ins w:id="9093" w:author="Claude" w:date="2026-09-29T00:00:00Z"/>
        </w:trPr>
        <w:tc>
          <w:tcPr>
            <w:tcW w:w="3119" w:type="dxa"/>
            <w:tcBorders>
              <w:bottom w:val="single" w:sz="4" w:space="0" w:color="auto"/>
            </w:tcBorders>
          </w:tcPr>
          <w:p w:rsidR="005F789E" w:rsidRPr="00EF0684" w:rsidRDefault="005F789E" w:rsidP="003A1466">
            <w:pPr>
              <w:rPr>
                <w:ins w:id="9094" w:author="Claude" w:date="2026-09-29T00:00:00Z"/>
                <w:sz w:val="20"/>
                <w:szCs w:val="20"/>
                <w:lang w:val="en-US"/>
              </w:rPr>
            </w:pPr>
          </w:p>
        </w:tc>
        <w:tc>
          <w:tcPr>
            <w:tcW w:w="851" w:type="dxa"/>
            <w:gridSpan w:val="2"/>
            <w:tcBorders>
              <w:bottom w:val="single" w:sz="4" w:space="0" w:color="auto"/>
            </w:tcBorders>
          </w:tcPr>
          <w:p w:rsidR="005F789E" w:rsidRPr="00EF0684" w:rsidRDefault="005F789E" w:rsidP="003A1466">
            <w:pPr>
              <w:rPr>
                <w:ins w:id="9095" w:author="Claude" w:date="2026-09-29T00:00:00Z"/>
                <w:sz w:val="20"/>
                <w:szCs w:val="20"/>
                <w:lang w:val="en-US"/>
              </w:rPr>
            </w:pPr>
            <w:ins w:id="9096" w:author="Claude" w:date="2026-09-29T00:00:00Z">
              <w:r>
                <w:rPr>
                  <w:sz w:val="20"/>
                  <w:szCs w:val="20"/>
                  <w:lang w:val="en-US"/>
                </w:rPr>
                <w:t xml:space="preserve">557</w:t>
              </w:r>
            </w:ins>
          </w:p>
        </w:tc>
        <w:tc>
          <w:tcPr>
            <w:tcW w:w="850" w:type="dxa"/>
            <w:tcBorders>
              <w:bottom w:val="single" w:sz="4" w:space="0" w:color="auto"/>
            </w:tcBorders>
          </w:tcPr>
          <w:p w:rsidR="005F789E" w:rsidRPr="00EF0684" w:rsidRDefault="005F789E" w:rsidP="003A1466">
            <w:pPr>
              <w:rPr>
                <w:ins w:id="9097" w:author="Claude" w:date="2026-09-29T00:00:00Z"/>
                <w:sz w:val="20"/>
                <w:szCs w:val="20"/>
                <w:lang w:val="en-US"/>
              </w:rPr>
            </w:pPr>
          </w:p>
        </w:tc>
        <w:tc>
          <w:tcPr>
            <w:tcW w:w="4394" w:type="dxa"/>
            <w:tcBorders>
              <w:bottom w:val="single" w:sz="4" w:space="0" w:color="auto"/>
            </w:tcBorders>
          </w:tcPr>
          <w:p w:rsidR="005F789E" w:rsidRPr="00EF0684" w:rsidRDefault="005F789E" w:rsidP="003A1466">
            <w:pPr>
              <w:rPr>
                <w:ins w:id="9098" w:author="Claude" w:date="2026-09-29T00:00:00Z"/>
                <w:sz w:val="20"/>
                <w:szCs w:val="20"/>
                <w:lang w:val="en-US"/>
              </w:rPr>
            </w:pPr>
            <w:ins w:id="9099" w:author="Claude" w:date="2026-09-29T00:00:00Z">
              <w:r>
                <w:rPr>
                  <w:sz w:val="20"/>
                  <w:szCs w:val="20"/>
                  <w:lang w:val="en-US"/>
                </w:rPr>
                <w:t xml:space="preserve">File mode only: the service was stopped while this request was being processed. The receipt may or may not have been printed – check the fiscal device before resending. The request file was moved to the "unconfirmed" subfolder of the input folder.</w:t>
              </w:r>
            </w:ins>
          </w:p>
        </w:tc>
      </w:tr>
      <w:tr w:rsidR="005F789E" w:rsidRPr="00EF0684" w:rsidTr="003A1466">
        <w:trPr>
          <w:trHeight w:val="20"/>
          <w:ins w:id="9100" w:author="Claude" w:date="2026-09-29T00:00:00Z"/>
        </w:trPr>
        <w:tc>
          <w:tcPr>
            <w:tcW w:w="3119" w:type="dxa"/>
            <w:tcBorders>
              <w:bottom w:val="single" w:sz="4" w:space="0" w:color="auto"/>
            </w:tcBorders>
          </w:tcPr>
          <w:p w:rsidR="005F789E" w:rsidRPr="00EF0684" w:rsidRDefault="005F789E" w:rsidP="003A1466">
            <w:pPr>
              <w:rPr>
                <w:ins w:id="9101" w:author="Claude" w:date="2026-09-29T00:00:00Z"/>
                <w:sz w:val="20"/>
                <w:szCs w:val="20"/>
                <w:lang w:val="en-US"/>
              </w:rPr>
            </w:pPr>
          </w:p>
        </w:tc>
        <w:tc>
          <w:tcPr>
            <w:tcW w:w="851" w:type="dxa"/>
            <w:gridSpan w:val="2"/>
            <w:tcBorders>
              <w:bottom w:val="single" w:sz="4" w:space="0" w:color="auto"/>
            </w:tcBorders>
          </w:tcPr>
          <w:p w:rsidR="005F789E" w:rsidRPr="00EF0684" w:rsidRDefault="005F789E" w:rsidP="003A1466">
            <w:pPr>
              <w:rPr>
                <w:ins w:id="9102" w:author="Claude" w:date="2026-09-29T00:00:00Z"/>
                <w:sz w:val="20"/>
                <w:szCs w:val="20"/>
                <w:lang w:val="en-US"/>
              </w:rPr>
            </w:pPr>
            <w:ins w:id="9103" w:author="Claude" w:date="2026-09-29T00:00:00Z">
              <w:r>
                <w:rPr>
                  <w:sz w:val="20"/>
                  <w:szCs w:val="20"/>
                  <w:lang w:val="en-US"/>
                </w:rPr>
                <w:t xml:space="preserve">998</w:t>
              </w:r>
            </w:ins>
          </w:p>
        </w:tc>
        <w:tc>
          <w:tcPr>
            <w:tcW w:w="850" w:type="dxa"/>
            <w:tcBorders>
              <w:bottom w:val="single" w:sz="4" w:space="0" w:color="auto"/>
            </w:tcBorders>
          </w:tcPr>
          <w:p w:rsidR="005F789E" w:rsidRPr="00EF0684" w:rsidRDefault="005F789E" w:rsidP="003A1466">
            <w:pPr>
              <w:rPr>
                <w:ins w:id="9104" w:author="Claude" w:date="2026-09-29T00:00:00Z"/>
                <w:sz w:val="20"/>
                <w:szCs w:val="20"/>
                <w:lang w:val="en-US"/>
              </w:rPr>
            </w:pPr>
          </w:p>
        </w:tc>
        <w:tc>
          <w:tcPr>
            <w:tcW w:w="4394" w:type="dxa"/>
            <w:tcBorders>
              <w:bottom w:val="single" w:sz="4" w:space="0" w:color="auto"/>
            </w:tcBorders>
          </w:tcPr>
          <w:p w:rsidR="005F789E" w:rsidRPr="00EF0684" w:rsidRDefault="005F789E" w:rsidP="003A1466">
            <w:pPr>
              <w:rPr>
                <w:ins w:id="9105" w:author="Claude" w:date="2026-09-29T00:00:00Z"/>
                <w:sz w:val="20"/>
                <w:szCs w:val="20"/>
                <w:lang w:val="en-US"/>
              </w:rPr>
            </w:pPr>
            <w:ins w:id="9106" w:author="Claude" w:date="2026-09-29T00:00:00Z">
              <w:r>
                <w:rPr>
                  <w:sz w:val="20"/>
                  <w:szCs w:val="20"/>
                  <w:lang w:val="en-US"/>
                </w:rPr>
                <w:t xml:space="preserve">The command is not supported by the installed EmpiFisX.dll (PrintTareDeposit, PrintTareDepositVoid, EndFiscalReceiptPayment, GoodsReturnPayment and EndCacheReceipt need a newer EmpiFisX). Update EmpiFisX on this computer.</w:t>
              </w:r>
            </w:ins>
          </w:p>
        </w:tc>
      </w:tr>
      <w:tr w:rsidR="005F789E" w:rsidRPr="00EF0684" w14:paraId="375830FD" w14:textId="77777777" w:rsidTr="003A1466">
        <w:trPr>
          <w:trHeight w:val="20"/>
        </w:trPr>
        <w:tc>
          <w:tcPr>
            <w:tcW w:w="3119" w:type="dxa"/>
            <w:tcBorders>
              <w:bottom w:val="single" w:sz="4" w:space="0" w:color="auto"/>
            </w:tcBorders>
          </w:tcPr>
          <w:p w14:paraId="37AE2149" w14:textId="77777777" w:rsidR="005F789E" w:rsidRPr="00EF0684" w:rsidRDefault="005F789E" w:rsidP="003A1466">
            <w:pPr>
              <w:rPr>
                <w:sz w:val="20"/>
                <w:szCs w:val="20"/>
                <w:lang w:val="en-US"/>
              </w:rPr>
            </w:pPr>
          </w:p>
        </w:tc>
        <w:tc>
          <w:tcPr>
            <w:tcW w:w="851" w:type="dxa"/>
            <w:gridSpan w:val="2"/>
            <w:tcBorders>
              <w:bottom w:val="single" w:sz="4" w:space="0" w:color="auto"/>
            </w:tcBorders>
          </w:tcPr>
          <w:p w14:paraId="2E3FC1AA" w14:textId="34FACC5D" w:rsidR="005F789E" w:rsidRPr="00EF0684" w:rsidRDefault="005F789E" w:rsidP="003A1466">
            <w:pPr>
              <w:rPr>
                <w:sz w:val="20"/>
                <w:szCs w:val="20"/>
                <w:lang w:val="en-US"/>
              </w:rPr>
            </w:pPr>
            <w:r>
              <w:rPr>
                <w:sz w:val="20"/>
                <w:szCs w:val="20"/>
                <w:lang w:val="en-US"/>
              </w:rPr>
              <w:t>999</w:t>
            </w:r>
          </w:p>
        </w:tc>
        <w:tc>
          <w:tcPr>
            <w:tcW w:w="850" w:type="dxa"/>
            <w:tcBorders>
              <w:bottom w:val="single" w:sz="4" w:space="0" w:color="auto"/>
            </w:tcBorders>
          </w:tcPr>
          <w:p w14:paraId="5EF56FEC" w14:textId="77777777" w:rsidR="005F789E" w:rsidRPr="00EF0684" w:rsidRDefault="005F789E" w:rsidP="003A1466">
            <w:pPr>
              <w:rPr>
                <w:sz w:val="20"/>
                <w:szCs w:val="20"/>
                <w:lang w:val="en-US"/>
              </w:rPr>
            </w:pPr>
          </w:p>
        </w:tc>
        <w:tc>
          <w:tcPr>
            <w:tcW w:w="4394" w:type="dxa"/>
            <w:tcBorders>
              <w:bottom w:val="single" w:sz="4" w:space="0" w:color="auto"/>
            </w:tcBorders>
          </w:tcPr>
          <w:p w14:paraId="08D3906C" w14:textId="17A27077" w:rsidR="005F789E" w:rsidRPr="00EF0684" w:rsidRDefault="005F789E" w:rsidP="003A1466">
            <w:pPr>
              <w:rPr>
                <w:sz w:val="20"/>
                <w:szCs w:val="20"/>
                <w:lang w:val="en-US"/>
              </w:rPr>
            </w:pPr>
            <w:r>
              <w:rPr>
                <w:sz w:val="20"/>
                <w:szCs w:val="20"/>
                <w:lang w:val="en-US"/>
              </w:rPr>
              <w:t xml:space="preserve">Invalid parameters in empifisJsonAPI</w:t>
            </w:r>
          </w:p>
        </w:tc>
      </w:tr>
      <w:tr w:rsidR="005F789E" w:rsidRPr="00EF0684" w14:paraId="5036D551" w14:textId="77777777" w:rsidTr="003A1466">
        <w:trPr>
          <w:trHeight w:val="20"/>
        </w:trPr>
        <w:tc>
          <w:tcPr>
            <w:tcW w:w="3119" w:type="dxa"/>
            <w:tcBorders>
              <w:right w:val="nil"/>
            </w:tcBorders>
          </w:tcPr>
          <w:p w14:paraId="70B857D1" w14:textId="77777777" w:rsidR="005F789E" w:rsidRPr="00EF0684" w:rsidRDefault="005F789E" w:rsidP="003A1466">
            <w:pPr>
              <w:rPr>
                <w:sz w:val="20"/>
                <w:szCs w:val="20"/>
                <w:lang w:val="en-US"/>
              </w:rPr>
            </w:pPr>
          </w:p>
        </w:tc>
        <w:tc>
          <w:tcPr>
            <w:tcW w:w="851" w:type="dxa"/>
            <w:gridSpan w:val="2"/>
            <w:tcBorders>
              <w:left w:val="nil"/>
              <w:bottom w:val="nil"/>
              <w:right w:val="nil"/>
            </w:tcBorders>
          </w:tcPr>
          <w:p w14:paraId="6B0DED33" w14:textId="77777777" w:rsidR="005F789E" w:rsidRPr="00EF0684" w:rsidRDefault="005F789E" w:rsidP="003A1466">
            <w:pPr>
              <w:rPr>
                <w:sz w:val="20"/>
                <w:szCs w:val="20"/>
                <w:lang w:val="en-US"/>
              </w:rPr>
            </w:pPr>
          </w:p>
        </w:tc>
        <w:tc>
          <w:tcPr>
            <w:tcW w:w="850" w:type="dxa"/>
            <w:tcBorders>
              <w:left w:val="nil"/>
              <w:bottom w:val="nil"/>
              <w:right w:val="nil"/>
            </w:tcBorders>
          </w:tcPr>
          <w:p w14:paraId="1051BC89" w14:textId="77777777" w:rsidR="005F789E" w:rsidRPr="00EF0684" w:rsidRDefault="005F789E" w:rsidP="003A1466">
            <w:pPr>
              <w:rPr>
                <w:sz w:val="20"/>
                <w:szCs w:val="20"/>
                <w:lang w:val="en-US"/>
              </w:rPr>
            </w:pPr>
          </w:p>
        </w:tc>
        <w:tc>
          <w:tcPr>
            <w:tcW w:w="4394" w:type="dxa"/>
            <w:tcBorders>
              <w:left w:val="nil"/>
              <w:bottom w:val="nil"/>
            </w:tcBorders>
          </w:tcPr>
          <w:p w14:paraId="2ABA82C0" w14:textId="77777777" w:rsidR="005F789E" w:rsidRPr="00EF0684" w:rsidRDefault="005F789E" w:rsidP="003A1466">
            <w:pPr>
              <w:rPr>
                <w:sz w:val="20"/>
                <w:szCs w:val="20"/>
                <w:lang w:val="en-US"/>
              </w:rPr>
            </w:pPr>
          </w:p>
        </w:tc>
      </w:tr>
      <w:tr w:rsidR="005F789E" w:rsidRPr="00EF0684" w14:paraId="04CB6449" w14:textId="77777777" w:rsidTr="003A1466">
        <w:trPr>
          <w:trHeight w:val="20"/>
        </w:trPr>
        <w:tc>
          <w:tcPr>
            <w:tcW w:w="3119" w:type="dxa"/>
          </w:tcPr>
          <w:p w14:paraId="62A26EE6" w14:textId="77777777" w:rsidR="005F789E" w:rsidRPr="00EF0684" w:rsidRDefault="005F789E" w:rsidP="003A1466">
            <w:pPr>
              <w:rPr>
                <w:b/>
                <w:sz w:val="20"/>
                <w:szCs w:val="20"/>
                <w:lang w:val="en-US"/>
              </w:rPr>
            </w:pPr>
            <w:r>
              <w:rPr>
                <w:b/>
                <w:sz w:val="20"/>
                <w:szCs w:val="20"/>
                <w:lang w:val="en-US"/>
              </w:rPr>
              <w:t xml:space="preserve">WorldLine Lietuva ECR errors</w:t>
            </w:r>
          </w:p>
        </w:tc>
        <w:tc>
          <w:tcPr>
            <w:tcW w:w="851" w:type="dxa"/>
            <w:gridSpan w:val="2"/>
            <w:tcBorders>
              <w:top w:val="nil"/>
              <w:right w:val="nil"/>
            </w:tcBorders>
          </w:tcPr>
          <w:p w14:paraId="0C854BAB" w14:textId="77777777" w:rsidR="005F789E" w:rsidRPr="00EF0684" w:rsidRDefault="005F789E" w:rsidP="003A1466">
            <w:pPr>
              <w:rPr>
                <w:sz w:val="20"/>
                <w:szCs w:val="20"/>
                <w:lang w:val="en-US"/>
              </w:rPr>
            </w:pPr>
          </w:p>
        </w:tc>
        <w:tc>
          <w:tcPr>
            <w:tcW w:w="850" w:type="dxa"/>
            <w:tcBorders>
              <w:top w:val="nil"/>
              <w:left w:val="nil"/>
              <w:right w:val="nil"/>
            </w:tcBorders>
          </w:tcPr>
          <w:p w14:paraId="70B497FD" w14:textId="77777777" w:rsidR="005F789E" w:rsidRPr="00EF0684" w:rsidRDefault="005F789E" w:rsidP="003A1466">
            <w:pPr>
              <w:rPr>
                <w:sz w:val="20"/>
                <w:szCs w:val="20"/>
                <w:lang w:val="en-US"/>
              </w:rPr>
            </w:pPr>
          </w:p>
        </w:tc>
        <w:tc>
          <w:tcPr>
            <w:tcW w:w="4394" w:type="dxa"/>
            <w:tcBorders>
              <w:top w:val="nil"/>
              <w:left w:val="nil"/>
            </w:tcBorders>
          </w:tcPr>
          <w:p w14:paraId="5B37BFF1" w14:textId="77777777" w:rsidR="005F789E" w:rsidRPr="00EF0684" w:rsidRDefault="005F789E" w:rsidP="003A1466">
            <w:pPr>
              <w:rPr>
                <w:sz w:val="20"/>
                <w:szCs w:val="20"/>
                <w:lang w:val="en-US"/>
              </w:rPr>
            </w:pPr>
          </w:p>
        </w:tc>
      </w:tr>
      <w:tr w:rsidR="005F789E" w:rsidRPr="00EF0684" w14:paraId="4CB2933C" w14:textId="77777777" w:rsidTr="003A1466">
        <w:trPr>
          <w:trHeight w:val="20"/>
        </w:trPr>
        <w:tc>
          <w:tcPr>
            <w:tcW w:w="3119" w:type="dxa"/>
          </w:tcPr>
          <w:p w14:paraId="09D2EEEF" w14:textId="77777777" w:rsidR="005F789E" w:rsidRPr="00EF0684" w:rsidRDefault="005F789E" w:rsidP="003A1466">
            <w:pPr>
              <w:rPr>
                <w:sz w:val="20"/>
                <w:szCs w:val="20"/>
                <w:lang w:val="en-US"/>
              </w:rPr>
            </w:pPr>
            <w:r>
              <w:rPr>
                <w:sz w:val="20"/>
                <w:szCs w:val="20"/>
              </w:rPr>
              <w:t>ECR_WL_P000</w:t>
            </w:r>
          </w:p>
        </w:tc>
        <w:tc>
          <w:tcPr>
            <w:tcW w:w="851" w:type="dxa"/>
            <w:gridSpan w:val="2"/>
          </w:tcPr>
          <w:p w14:paraId="7C24F2F4" w14:textId="77777777" w:rsidR="005F789E" w:rsidRPr="00EF0684" w:rsidRDefault="005F789E" w:rsidP="003A1466">
            <w:pPr>
              <w:rPr>
                <w:sz w:val="20"/>
                <w:szCs w:val="20"/>
                <w:lang w:val="en-US"/>
              </w:rPr>
            </w:pPr>
            <w:r>
              <w:rPr>
                <w:sz w:val="20"/>
                <w:szCs w:val="20"/>
              </w:rPr>
              <w:t>0</w:t>
            </w:r>
          </w:p>
        </w:tc>
        <w:tc>
          <w:tcPr>
            <w:tcW w:w="850" w:type="dxa"/>
          </w:tcPr>
          <w:p w14:paraId="30897A52" w14:textId="77777777" w:rsidR="005F789E" w:rsidRPr="00EF0684" w:rsidRDefault="005F789E" w:rsidP="003A1466">
            <w:pPr>
              <w:rPr>
                <w:sz w:val="20"/>
                <w:szCs w:val="20"/>
                <w:lang w:val="en-US"/>
              </w:rPr>
            </w:pPr>
          </w:p>
        </w:tc>
        <w:tc>
          <w:tcPr>
            <w:tcW w:w="4394" w:type="dxa"/>
          </w:tcPr>
          <w:p w14:paraId="2526630C" w14:textId="77777777" w:rsidR="005F789E" w:rsidRPr="00EF0684" w:rsidRDefault="005F789E" w:rsidP="003A1466">
            <w:pPr>
              <w:rPr>
                <w:sz w:val="20"/>
                <w:szCs w:val="20"/>
                <w:lang w:val="en-US"/>
              </w:rPr>
            </w:pPr>
            <w:r>
              <w:rPr>
                <w:sz w:val="20"/>
                <w:szCs w:val="20"/>
              </w:rPr>
              <w:t>APPROVED.</w:t>
            </w:r>
          </w:p>
        </w:tc>
      </w:tr>
      <w:tr w:rsidR="005F789E" w:rsidRPr="00EF0684" w14:paraId="38B22EAA" w14:textId="77777777" w:rsidTr="003A1466">
        <w:trPr>
          <w:trHeight w:val="20"/>
        </w:trPr>
        <w:tc>
          <w:tcPr>
            <w:tcW w:w="3119" w:type="dxa"/>
          </w:tcPr>
          <w:p w14:paraId="79C73065" w14:textId="77777777" w:rsidR="005F789E" w:rsidRPr="00EF0684" w:rsidRDefault="005F789E" w:rsidP="003A1466">
            <w:pPr>
              <w:rPr>
                <w:sz w:val="20"/>
                <w:szCs w:val="20"/>
                <w:lang w:val="en-US"/>
              </w:rPr>
            </w:pPr>
            <w:r>
              <w:rPr>
                <w:sz w:val="20"/>
                <w:szCs w:val="20"/>
              </w:rPr>
              <w:t>ECR_WL_P001</w:t>
            </w:r>
          </w:p>
        </w:tc>
        <w:tc>
          <w:tcPr>
            <w:tcW w:w="851" w:type="dxa"/>
            <w:gridSpan w:val="2"/>
          </w:tcPr>
          <w:p w14:paraId="69989D75" w14:textId="77777777" w:rsidR="005F789E" w:rsidRPr="00EF0684" w:rsidRDefault="005F789E" w:rsidP="003A1466">
            <w:pPr>
              <w:rPr>
                <w:sz w:val="20"/>
                <w:szCs w:val="20"/>
                <w:lang w:val="en-US"/>
              </w:rPr>
            </w:pPr>
            <w:r>
              <w:rPr>
                <w:sz w:val="20"/>
                <w:szCs w:val="20"/>
              </w:rPr>
              <w:t>10001</w:t>
            </w:r>
          </w:p>
        </w:tc>
        <w:tc>
          <w:tcPr>
            <w:tcW w:w="850" w:type="dxa"/>
          </w:tcPr>
          <w:p w14:paraId="1EDD7AA1" w14:textId="77777777" w:rsidR="005F789E" w:rsidRPr="00EF0684" w:rsidRDefault="005F789E" w:rsidP="003A1466">
            <w:pPr>
              <w:rPr>
                <w:sz w:val="20"/>
                <w:szCs w:val="20"/>
                <w:lang w:val="en-US"/>
              </w:rPr>
            </w:pPr>
          </w:p>
        </w:tc>
        <w:tc>
          <w:tcPr>
            <w:tcW w:w="4394" w:type="dxa"/>
          </w:tcPr>
          <w:p w14:paraId="31B64642" w14:textId="77777777" w:rsidR="005F789E" w:rsidRPr="00EF0684" w:rsidRDefault="005F789E" w:rsidP="003A1466">
            <w:pPr>
              <w:rPr>
                <w:sz w:val="20"/>
                <w:szCs w:val="20"/>
                <w:lang w:val="en-US"/>
              </w:rPr>
            </w:pPr>
            <w:r>
              <w:rPr>
                <w:sz w:val="20"/>
                <w:szCs w:val="20"/>
              </w:rPr>
              <w:t xml:space="preserve">01 - Refer to card issuer</w:t>
            </w:r>
          </w:p>
        </w:tc>
      </w:tr>
      <w:tr w:rsidR="005F789E" w:rsidRPr="00EF0684" w14:paraId="4AB7EFF0" w14:textId="77777777" w:rsidTr="003A1466">
        <w:trPr>
          <w:trHeight w:val="20"/>
        </w:trPr>
        <w:tc>
          <w:tcPr>
            <w:tcW w:w="3119" w:type="dxa"/>
          </w:tcPr>
          <w:p w14:paraId="26B4FDAF" w14:textId="77777777" w:rsidR="005F789E" w:rsidRPr="00EF0684" w:rsidRDefault="005F789E" w:rsidP="003A1466">
            <w:pPr>
              <w:rPr>
                <w:sz w:val="20"/>
                <w:szCs w:val="20"/>
                <w:lang w:val="en-US"/>
              </w:rPr>
            </w:pPr>
            <w:r>
              <w:rPr>
                <w:sz w:val="20"/>
                <w:szCs w:val="20"/>
              </w:rPr>
              <w:t>ECR_WL_P002</w:t>
            </w:r>
          </w:p>
        </w:tc>
        <w:tc>
          <w:tcPr>
            <w:tcW w:w="851" w:type="dxa"/>
            <w:gridSpan w:val="2"/>
          </w:tcPr>
          <w:p w14:paraId="0874F8D2" w14:textId="77777777" w:rsidR="005F789E" w:rsidRPr="00EF0684" w:rsidRDefault="005F789E" w:rsidP="003A1466">
            <w:pPr>
              <w:rPr>
                <w:sz w:val="20"/>
                <w:szCs w:val="20"/>
                <w:lang w:val="en-US"/>
              </w:rPr>
            </w:pPr>
            <w:r>
              <w:rPr>
                <w:sz w:val="20"/>
                <w:szCs w:val="20"/>
              </w:rPr>
              <w:t>10002</w:t>
            </w:r>
          </w:p>
        </w:tc>
        <w:tc>
          <w:tcPr>
            <w:tcW w:w="850" w:type="dxa"/>
          </w:tcPr>
          <w:p w14:paraId="0A7A4664" w14:textId="77777777" w:rsidR="005F789E" w:rsidRPr="00EF0684" w:rsidRDefault="005F789E" w:rsidP="003A1466">
            <w:pPr>
              <w:rPr>
                <w:sz w:val="20"/>
                <w:szCs w:val="20"/>
                <w:lang w:val="en-US"/>
              </w:rPr>
            </w:pPr>
          </w:p>
        </w:tc>
        <w:tc>
          <w:tcPr>
            <w:tcW w:w="4394" w:type="dxa"/>
          </w:tcPr>
          <w:p w14:paraId="0FEB235A" w14:textId="77777777" w:rsidR="005F789E" w:rsidRPr="00EF0684" w:rsidRDefault="005F789E" w:rsidP="003A1466">
            <w:pPr>
              <w:rPr>
                <w:sz w:val="20"/>
                <w:szCs w:val="20"/>
                <w:lang w:val="en-US"/>
              </w:rPr>
            </w:pPr>
            <w:r>
              <w:rPr>
                <w:sz w:val="20"/>
                <w:szCs w:val="20"/>
              </w:rPr>
              <w:t xml:space="preserve">02 - Refer to card issuer</w:t>
            </w:r>
          </w:p>
        </w:tc>
      </w:tr>
      <w:tr w:rsidR="005F789E" w:rsidRPr="00EF0684" w14:paraId="7A05F3CB" w14:textId="77777777" w:rsidTr="003A1466">
        <w:trPr>
          <w:trHeight w:val="20"/>
        </w:trPr>
        <w:tc>
          <w:tcPr>
            <w:tcW w:w="3119" w:type="dxa"/>
          </w:tcPr>
          <w:p w14:paraId="0D7CA587" w14:textId="77777777" w:rsidR="005F789E" w:rsidRPr="00EF0684" w:rsidRDefault="005F789E" w:rsidP="003A1466">
            <w:pPr>
              <w:rPr>
                <w:sz w:val="20"/>
                <w:szCs w:val="20"/>
                <w:lang w:val="en-US"/>
              </w:rPr>
            </w:pPr>
            <w:r>
              <w:rPr>
                <w:sz w:val="20"/>
                <w:szCs w:val="20"/>
              </w:rPr>
              <w:t>ECR_WL_P003</w:t>
            </w:r>
          </w:p>
        </w:tc>
        <w:tc>
          <w:tcPr>
            <w:tcW w:w="851" w:type="dxa"/>
            <w:gridSpan w:val="2"/>
          </w:tcPr>
          <w:p w14:paraId="01E6EFA2" w14:textId="77777777" w:rsidR="005F789E" w:rsidRPr="00EF0684" w:rsidRDefault="005F789E" w:rsidP="003A1466">
            <w:pPr>
              <w:rPr>
                <w:sz w:val="20"/>
                <w:szCs w:val="20"/>
                <w:lang w:val="en-US"/>
              </w:rPr>
            </w:pPr>
            <w:r>
              <w:rPr>
                <w:sz w:val="20"/>
                <w:szCs w:val="20"/>
              </w:rPr>
              <w:t>10003</w:t>
            </w:r>
          </w:p>
        </w:tc>
        <w:tc>
          <w:tcPr>
            <w:tcW w:w="850" w:type="dxa"/>
          </w:tcPr>
          <w:p w14:paraId="1383C730" w14:textId="77777777" w:rsidR="005F789E" w:rsidRPr="00EF0684" w:rsidRDefault="005F789E" w:rsidP="003A1466">
            <w:pPr>
              <w:rPr>
                <w:sz w:val="20"/>
                <w:szCs w:val="20"/>
                <w:lang w:val="en-US"/>
              </w:rPr>
            </w:pPr>
          </w:p>
        </w:tc>
        <w:tc>
          <w:tcPr>
            <w:tcW w:w="4394" w:type="dxa"/>
          </w:tcPr>
          <w:p w14:paraId="417D2BCB" w14:textId="77777777" w:rsidR="005F789E" w:rsidRPr="00EF0684" w:rsidRDefault="005F789E" w:rsidP="003A1466">
            <w:pPr>
              <w:rPr>
                <w:sz w:val="20"/>
                <w:szCs w:val="20"/>
                <w:lang w:val="en-US"/>
              </w:rPr>
            </w:pPr>
            <w:r>
              <w:rPr>
                <w:sz w:val="20"/>
                <w:szCs w:val="20"/>
              </w:rPr>
              <w:t xml:space="preserve">03 - Invalid merchant</w:t>
            </w:r>
          </w:p>
        </w:tc>
      </w:tr>
      <w:tr w:rsidR="005F789E" w:rsidRPr="00EF0684" w14:paraId="09061A16" w14:textId="77777777" w:rsidTr="003A1466">
        <w:trPr>
          <w:trHeight w:val="20"/>
        </w:trPr>
        <w:tc>
          <w:tcPr>
            <w:tcW w:w="3119" w:type="dxa"/>
          </w:tcPr>
          <w:p w14:paraId="5166A5E9" w14:textId="77777777" w:rsidR="005F789E" w:rsidRPr="00EF0684" w:rsidRDefault="005F789E" w:rsidP="003A1466">
            <w:pPr>
              <w:rPr>
                <w:sz w:val="20"/>
                <w:szCs w:val="20"/>
                <w:lang w:val="en-US"/>
              </w:rPr>
            </w:pPr>
            <w:r>
              <w:rPr>
                <w:sz w:val="20"/>
                <w:szCs w:val="20"/>
              </w:rPr>
              <w:t>ECR_WL_P004</w:t>
            </w:r>
          </w:p>
        </w:tc>
        <w:tc>
          <w:tcPr>
            <w:tcW w:w="851" w:type="dxa"/>
            <w:gridSpan w:val="2"/>
          </w:tcPr>
          <w:p w14:paraId="69F7BC86" w14:textId="77777777" w:rsidR="005F789E" w:rsidRPr="00EF0684" w:rsidRDefault="005F789E" w:rsidP="003A1466">
            <w:pPr>
              <w:rPr>
                <w:sz w:val="20"/>
                <w:szCs w:val="20"/>
                <w:lang w:val="en-US"/>
              </w:rPr>
            </w:pPr>
            <w:r>
              <w:rPr>
                <w:sz w:val="20"/>
                <w:szCs w:val="20"/>
              </w:rPr>
              <w:t>10004</w:t>
            </w:r>
          </w:p>
        </w:tc>
        <w:tc>
          <w:tcPr>
            <w:tcW w:w="850" w:type="dxa"/>
          </w:tcPr>
          <w:p w14:paraId="60085B8F" w14:textId="77777777" w:rsidR="005F789E" w:rsidRPr="00EF0684" w:rsidRDefault="005F789E" w:rsidP="003A1466">
            <w:pPr>
              <w:rPr>
                <w:sz w:val="20"/>
                <w:szCs w:val="20"/>
                <w:lang w:val="en-US"/>
              </w:rPr>
            </w:pPr>
          </w:p>
        </w:tc>
        <w:tc>
          <w:tcPr>
            <w:tcW w:w="4394" w:type="dxa"/>
          </w:tcPr>
          <w:p w14:paraId="3BAD78F5" w14:textId="77777777" w:rsidR="005F789E" w:rsidRPr="00EF0684" w:rsidRDefault="005F789E" w:rsidP="003A1466">
            <w:pPr>
              <w:rPr>
                <w:sz w:val="20"/>
                <w:szCs w:val="20"/>
                <w:lang w:val="en-US"/>
              </w:rPr>
            </w:pPr>
            <w:r>
              <w:rPr>
                <w:sz w:val="20"/>
                <w:szCs w:val="20"/>
              </w:rPr>
              <w:t xml:space="preserve">04 - Pick-up card !</w:t>
            </w:r>
          </w:p>
        </w:tc>
      </w:tr>
      <w:tr w:rsidR="005F789E" w:rsidRPr="00EF0684" w14:paraId="222CE868" w14:textId="77777777" w:rsidTr="003A1466">
        <w:trPr>
          <w:trHeight w:val="20"/>
        </w:trPr>
        <w:tc>
          <w:tcPr>
            <w:tcW w:w="3119" w:type="dxa"/>
          </w:tcPr>
          <w:p w14:paraId="4A23719E" w14:textId="77777777" w:rsidR="005F789E" w:rsidRPr="00EF0684" w:rsidRDefault="005F789E" w:rsidP="003A1466">
            <w:pPr>
              <w:rPr>
                <w:sz w:val="20"/>
                <w:szCs w:val="20"/>
                <w:lang w:val="en-US"/>
              </w:rPr>
            </w:pPr>
            <w:r>
              <w:rPr>
                <w:sz w:val="20"/>
                <w:szCs w:val="20"/>
              </w:rPr>
              <w:t>ECR_WL_P005</w:t>
            </w:r>
          </w:p>
        </w:tc>
        <w:tc>
          <w:tcPr>
            <w:tcW w:w="851" w:type="dxa"/>
            <w:gridSpan w:val="2"/>
          </w:tcPr>
          <w:p w14:paraId="4CCA9A02" w14:textId="77777777" w:rsidR="005F789E" w:rsidRPr="00EF0684" w:rsidRDefault="005F789E" w:rsidP="003A1466">
            <w:pPr>
              <w:rPr>
                <w:sz w:val="20"/>
                <w:szCs w:val="20"/>
                <w:lang w:val="en-US"/>
              </w:rPr>
            </w:pPr>
            <w:r>
              <w:rPr>
                <w:sz w:val="20"/>
                <w:szCs w:val="20"/>
              </w:rPr>
              <w:t>10005</w:t>
            </w:r>
          </w:p>
        </w:tc>
        <w:tc>
          <w:tcPr>
            <w:tcW w:w="850" w:type="dxa"/>
          </w:tcPr>
          <w:p w14:paraId="13830FE0" w14:textId="77777777" w:rsidR="005F789E" w:rsidRPr="00EF0684" w:rsidRDefault="005F789E" w:rsidP="003A1466">
            <w:pPr>
              <w:rPr>
                <w:sz w:val="20"/>
                <w:szCs w:val="20"/>
                <w:lang w:val="en-US"/>
              </w:rPr>
            </w:pPr>
          </w:p>
        </w:tc>
        <w:tc>
          <w:tcPr>
            <w:tcW w:w="4394" w:type="dxa"/>
          </w:tcPr>
          <w:p w14:paraId="2604D35A" w14:textId="77777777" w:rsidR="005F789E" w:rsidRPr="00EF0684" w:rsidRDefault="005F789E" w:rsidP="003A1466">
            <w:pPr>
              <w:rPr>
                <w:sz w:val="20"/>
                <w:szCs w:val="20"/>
                <w:lang w:val="en-US"/>
              </w:rPr>
            </w:pPr>
            <w:r>
              <w:rPr>
                <w:sz w:val="20"/>
                <w:szCs w:val="20"/>
              </w:rPr>
              <w:t xml:space="preserve">05 - Do not honour</w:t>
            </w:r>
          </w:p>
        </w:tc>
      </w:tr>
      <w:tr w:rsidR="005F789E" w:rsidRPr="00EF0684" w14:paraId="66AB9538" w14:textId="77777777" w:rsidTr="003A1466">
        <w:trPr>
          <w:trHeight w:val="20"/>
        </w:trPr>
        <w:tc>
          <w:tcPr>
            <w:tcW w:w="3119" w:type="dxa"/>
          </w:tcPr>
          <w:p w14:paraId="2FDCA6EA" w14:textId="77777777" w:rsidR="005F789E" w:rsidRPr="00EF0684" w:rsidRDefault="005F789E" w:rsidP="003A1466">
            <w:pPr>
              <w:rPr>
                <w:sz w:val="20"/>
                <w:szCs w:val="20"/>
                <w:lang w:val="en-US"/>
              </w:rPr>
            </w:pPr>
            <w:r>
              <w:rPr>
                <w:sz w:val="20"/>
                <w:szCs w:val="20"/>
              </w:rPr>
              <w:t>ECR_WL_P006</w:t>
            </w:r>
          </w:p>
        </w:tc>
        <w:tc>
          <w:tcPr>
            <w:tcW w:w="851" w:type="dxa"/>
            <w:gridSpan w:val="2"/>
          </w:tcPr>
          <w:p w14:paraId="3EFC1D46" w14:textId="77777777" w:rsidR="005F789E" w:rsidRPr="00EF0684" w:rsidRDefault="005F789E" w:rsidP="003A1466">
            <w:pPr>
              <w:rPr>
                <w:sz w:val="20"/>
                <w:szCs w:val="20"/>
                <w:lang w:val="en-US"/>
              </w:rPr>
            </w:pPr>
            <w:r>
              <w:rPr>
                <w:sz w:val="20"/>
                <w:szCs w:val="20"/>
              </w:rPr>
              <w:t>10006</w:t>
            </w:r>
          </w:p>
        </w:tc>
        <w:tc>
          <w:tcPr>
            <w:tcW w:w="850" w:type="dxa"/>
          </w:tcPr>
          <w:p w14:paraId="68FBDE18" w14:textId="77777777" w:rsidR="005F789E" w:rsidRPr="00EF0684" w:rsidRDefault="005F789E" w:rsidP="003A1466">
            <w:pPr>
              <w:rPr>
                <w:sz w:val="20"/>
                <w:szCs w:val="20"/>
                <w:lang w:val="en-US"/>
              </w:rPr>
            </w:pPr>
          </w:p>
        </w:tc>
        <w:tc>
          <w:tcPr>
            <w:tcW w:w="4394" w:type="dxa"/>
          </w:tcPr>
          <w:p w14:paraId="21842C7E" w14:textId="77777777" w:rsidR="005F789E" w:rsidRPr="00EF0684" w:rsidRDefault="005F789E" w:rsidP="003A1466">
            <w:pPr>
              <w:rPr>
                <w:sz w:val="20"/>
                <w:szCs w:val="20"/>
                <w:lang w:val="en-US"/>
              </w:rPr>
            </w:pPr>
            <w:r>
              <w:rPr>
                <w:sz w:val="20"/>
                <w:szCs w:val="20"/>
              </w:rPr>
              <w:t xml:space="preserve">06 - Error</w:t>
            </w:r>
          </w:p>
        </w:tc>
      </w:tr>
      <w:tr w:rsidR="005F789E" w:rsidRPr="00EF0684" w14:paraId="5F88474B" w14:textId="77777777" w:rsidTr="003A1466">
        <w:trPr>
          <w:trHeight w:val="20"/>
        </w:trPr>
        <w:tc>
          <w:tcPr>
            <w:tcW w:w="3119" w:type="dxa"/>
          </w:tcPr>
          <w:p w14:paraId="5F886F11" w14:textId="77777777" w:rsidR="005F789E" w:rsidRPr="00EF0684" w:rsidRDefault="005F789E" w:rsidP="003A1466">
            <w:pPr>
              <w:rPr>
                <w:sz w:val="20"/>
                <w:szCs w:val="20"/>
                <w:lang w:val="en-US"/>
              </w:rPr>
            </w:pPr>
            <w:r>
              <w:rPr>
                <w:sz w:val="20"/>
                <w:szCs w:val="20"/>
              </w:rPr>
              <w:t>ECR_WL_P007</w:t>
            </w:r>
          </w:p>
        </w:tc>
        <w:tc>
          <w:tcPr>
            <w:tcW w:w="851" w:type="dxa"/>
            <w:gridSpan w:val="2"/>
          </w:tcPr>
          <w:p w14:paraId="1019C455" w14:textId="77777777" w:rsidR="005F789E" w:rsidRPr="00EF0684" w:rsidRDefault="005F789E" w:rsidP="003A1466">
            <w:pPr>
              <w:rPr>
                <w:sz w:val="20"/>
                <w:szCs w:val="20"/>
                <w:lang w:val="en-US"/>
              </w:rPr>
            </w:pPr>
            <w:r>
              <w:rPr>
                <w:sz w:val="20"/>
                <w:szCs w:val="20"/>
              </w:rPr>
              <w:t>10007</w:t>
            </w:r>
          </w:p>
        </w:tc>
        <w:tc>
          <w:tcPr>
            <w:tcW w:w="850" w:type="dxa"/>
          </w:tcPr>
          <w:p w14:paraId="478DAC99" w14:textId="77777777" w:rsidR="005F789E" w:rsidRPr="00EF0684" w:rsidRDefault="005F789E" w:rsidP="003A1466">
            <w:pPr>
              <w:rPr>
                <w:sz w:val="20"/>
                <w:szCs w:val="20"/>
                <w:lang w:val="en-US"/>
              </w:rPr>
            </w:pPr>
          </w:p>
        </w:tc>
        <w:tc>
          <w:tcPr>
            <w:tcW w:w="4394" w:type="dxa"/>
          </w:tcPr>
          <w:p w14:paraId="21233A82" w14:textId="77777777" w:rsidR="005F789E" w:rsidRPr="00EF0684" w:rsidRDefault="005F789E" w:rsidP="003A1466">
            <w:pPr>
              <w:rPr>
                <w:sz w:val="20"/>
                <w:szCs w:val="20"/>
                <w:lang w:val="en-US"/>
              </w:rPr>
            </w:pPr>
            <w:r>
              <w:rPr>
                <w:sz w:val="20"/>
                <w:szCs w:val="20"/>
              </w:rPr>
              <w:t xml:space="preserve">07 - Pick-up card !</w:t>
            </w:r>
          </w:p>
        </w:tc>
      </w:tr>
      <w:tr w:rsidR="005F789E" w:rsidRPr="00EF0684" w14:paraId="6F830B69" w14:textId="77777777" w:rsidTr="003A1466">
        <w:trPr>
          <w:trHeight w:val="20"/>
        </w:trPr>
        <w:tc>
          <w:tcPr>
            <w:tcW w:w="3119" w:type="dxa"/>
          </w:tcPr>
          <w:p w14:paraId="0A23FFAF" w14:textId="77777777" w:rsidR="005F789E" w:rsidRPr="00EF0684" w:rsidRDefault="005F789E" w:rsidP="003A1466">
            <w:pPr>
              <w:rPr>
                <w:sz w:val="20"/>
                <w:szCs w:val="20"/>
                <w:lang w:val="en-US"/>
              </w:rPr>
            </w:pPr>
            <w:r>
              <w:rPr>
                <w:sz w:val="20"/>
                <w:szCs w:val="20"/>
              </w:rPr>
              <w:t>ECR_WL_P009</w:t>
            </w:r>
          </w:p>
        </w:tc>
        <w:tc>
          <w:tcPr>
            <w:tcW w:w="851" w:type="dxa"/>
            <w:gridSpan w:val="2"/>
          </w:tcPr>
          <w:p w14:paraId="2214A495" w14:textId="77777777" w:rsidR="005F789E" w:rsidRPr="00EF0684" w:rsidRDefault="005F789E" w:rsidP="003A1466">
            <w:pPr>
              <w:rPr>
                <w:sz w:val="20"/>
                <w:szCs w:val="20"/>
                <w:lang w:val="en-US"/>
              </w:rPr>
            </w:pPr>
            <w:r>
              <w:rPr>
                <w:sz w:val="20"/>
                <w:szCs w:val="20"/>
              </w:rPr>
              <w:t>10009</w:t>
            </w:r>
          </w:p>
        </w:tc>
        <w:tc>
          <w:tcPr>
            <w:tcW w:w="850" w:type="dxa"/>
          </w:tcPr>
          <w:p w14:paraId="0CFAB0F6" w14:textId="77777777" w:rsidR="005F789E" w:rsidRPr="00EF0684" w:rsidRDefault="005F789E" w:rsidP="003A1466">
            <w:pPr>
              <w:rPr>
                <w:sz w:val="20"/>
                <w:szCs w:val="20"/>
                <w:lang w:val="en-US"/>
              </w:rPr>
            </w:pPr>
          </w:p>
        </w:tc>
        <w:tc>
          <w:tcPr>
            <w:tcW w:w="4394" w:type="dxa"/>
          </w:tcPr>
          <w:p w14:paraId="08639620" w14:textId="77777777" w:rsidR="005F789E" w:rsidRPr="00EF0684" w:rsidRDefault="005F789E" w:rsidP="003A1466">
            <w:pPr>
              <w:rPr>
                <w:sz w:val="20"/>
                <w:szCs w:val="20"/>
                <w:lang w:val="en-US"/>
              </w:rPr>
            </w:pPr>
            <w:r>
              <w:rPr>
                <w:sz w:val="20"/>
                <w:szCs w:val="20"/>
              </w:rPr>
              <w:t xml:space="preserve">09 - Request in progress</w:t>
            </w:r>
          </w:p>
        </w:tc>
      </w:tr>
      <w:tr w:rsidR="005F789E" w:rsidRPr="00EF0684" w14:paraId="74C39968" w14:textId="77777777" w:rsidTr="003A1466">
        <w:trPr>
          <w:trHeight w:val="20"/>
        </w:trPr>
        <w:tc>
          <w:tcPr>
            <w:tcW w:w="3119" w:type="dxa"/>
          </w:tcPr>
          <w:p w14:paraId="1159A76B" w14:textId="77777777" w:rsidR="005F789E" w:rsidRPr="00EF0684" w:rsidRDefault="005F789E" w:rsidP="003A1466">
            <w:pPr>
              <w:rPr>
                <w:sz w:val="20"/>
                <w:szCs w:val="20"/>
                <w:lang w:val="en-US"/>
              </w:rPr>
            </w:pPr>
            <w:r>
              <w:rPr>
                <w:sz w:val="20"/>
                <w:szCs w:val="20"/>
              </w:rPr>
              <w:t>ECR_WL_P012</w:t>
            </w:r>
          </w:p>
        </w:tc>
        <w:tc>
          <w:tcPr>
            <w:tcW w:w="851" w:type="dxa"/>
            <w:gridSpan w:val="2"/>
          </w:tcPr>
          <w:p w14:paraId="3778797B" w14:textId="77777777" w:rsidR="005F789E" w:rsidRPr="00EF0684" w:rsidRDefault="005F789E" w:rsidP="003A1466">
            <w:pPr>
              <w:rPr>
                <w:sz w:val="20"/>
                <w:szCs w:val="20"/>
                <w:lang w:val="en-US"/>
              </w:rPr>
            </w:pPr>
            <w:r>
              <w:rPr>
                <w:sz w:val="20"/>
                <w:szCs w:val="20"/>
              </w:rPr>
              <w:t>10012</w:t>
            </w:r>
          </w:p>
        </w:tc>
        <w:tc>
          <w:tcPr>
            <w:tcW w:w="850" w:type="dxa"/>
          </w:tcPr>
          <w:p w14:paraId="23D933B6" w14:textId="77777777" w:rsidR="005F789E" w:rsidRPr="00EF0684" w:rsidRDefault="005F789E" w:rsidP="003A1466">
            <w:pPr>
              <w:rPr>
                <w:sz w:val="20"/>
                <w:szCs w:val="20"/>
                <w:lang w:val="en-US"/>
              </w:rPr>
            </w:pPr>
          </w:p>
        </w:tc>
        <w:tc>
          <w:tcPr>
            <w:tcW w:w="4394" w:type="dxa"/>
          </w:tcPr>
          <w:p w14:paraId="5EA1804B" w14:textId="77777777" w:rsidR="005F789E" w:rsidRPr="00EF0684" w:rsidRDefault="005F789E" w:rsidP="003A1466">
            <w:pPr>
              <w:rPr>
                <w:sz w:val="20"/>
                <w:szCs w:val="20"/>
                <w:lang w:val="en-US"/>
              </w:rPr>
            </w:pPr>
            <w:r>
              <w:rPr>
                <w:sz w:val="20"/>
                <w:szCs w:val="20"/>
              </w:rPr>
              <w:t xml:space="preserve">12 - Invalid transaction</w:t>
            </w:r>
          </w:p>
        </w:tc>
      </w:tr>
      <w:tr w:rsidR="005F789E" w:rsidRPr="00EF0684" w14:paraId="280566AD" w14:textId="77777777" w:rsidTr="003A1466">
        <w:trPr>
          <w:trHeight w:val="20"/>
        </w:trPr>
        <w:tc>
          <w:tcPr>
            <w:tcW w:w="3119" w:type="dxa"/>
          </w:tcPr>
          <w:p w14:paraId="0EE114A9" w14:textId="77777777" w:rsidR="005F789E" w:rsidRPr="00EF0684" w:rsidRDefault="005F789E" w:rsidP="003A1466">
            <w:pPr>
              <w:rPr>
                <w:sz w:val="20"/>
                <w:szCs w:val="20"/>
                <w:lang w:val="en-US"/>
              </w:rPr>
            </w:pPr>
            <w:r>
              <w:rPr>
                <w:sz w:val="20"/>
                <w:szCs w:val="20"/>
              </w:rPr>
              <w:t>ECR_WL_P013</w:t>
            </w:r>
          </w:p>
        </w:tc>
        <w:tc>
          <w:tcPr>
            <w:tcW w:w="851" w:type="dxa"/>
            <w:gridSpan w:val="2"/>
          </w:tcPr>
          <w:p w14:paraId="6BE23DD5" w14:textId="77777777" w:rsidR="005F789E" w:rsidRPr="00EF0684" w:rsidRDefault="005F789E" w:rsidP="003A1466">
            <w:pPr>
              <w:rPr>
                <w:sz w:val="20"/>
                <w:szCs w:val="20"/>
                <w:lang w:val="en-US"/>
              </w:rPr>
            </w:pPr>
            <w:r>
              <w:rPr>
                <w:sz w:val="20"/>
                <w:szCs w:val="20"/>
              </w:rPr>
              <w:t>10013</w:t>
            </w:r>
          </w:p>
        </w:tc>
        <w:tc>
          <w:tcPr>
            <w:tcW w:w="850" w:type="dxa"/>
          </w:tcPr>
          <w:p w14:paraId="616AF52F" w14:textId="77777777" w:rsidR="005F789E" w:rsidRPr="00EF0684" w:rsidRDefault="005F789E" w:rsidP="003A1466">
            <w:pPr>
              <w:rPr>
                <w:sz w:val="20"/>
                <w:szCs w:val="20"/>
                <w:lang w:val="en-US"/>
              </w:rPr>
            </w:pPr>
          </w:p>
        </w:tc>
        <w:tc>
          <w:tcPr>
            <w:tcW w:w="4394" w:type="dxa"/>
          </w:tcPr>
          <w:p w14:paraId="5F4CFFFD" w14:textId="77777777" w:rsidR="005F789E" w:rsidRPr="00EF0684" w:rsidRDefault="005F789E" w:rsidP="003A1466">
            <w:pPr>
              <w:rPr>
                <w:sz w:val="20"/>
                <w:szCs w:val="20"/>
                <w:lang w:val="en-US"/>
              </w:rPr>
            </w:pPr>
            <w:r>
              <w:rPr>
                <w:sz w:val="20"/>
                <w:szCs w:val="20"/>
              </w:rPr>
              <w:t xml:space="preserve">13 - Invalid amount</w:t>
            </w:r>
          </w:p>
        </w:tc>
      </w:tr>
      <w:tr w:rsidR="005F789E" w:rsidRPr="00EF0684" w14:paraId="2FEAD1D9" w14:textId="77777777" w:rsidTr="003A1466">
        <w:trPr>
          <w:trHeight w:val="20"/>
        </w:trPr>
        <w:tc>
          <w:tcPr>
            <w:tcW w:w="3119" w:type="dxa"/>
          </w:tcPr>
          <w:p w14:paraId="7240C58C" w14:textId="77777777" w:rsidR="005F789E" w:rsidRPr="00EF0684" w:rsidRDefault="005F789E" w:rsidP="003A1466">
            <w:pPr>
              <w:rPr>
                <w:sz w:val="20"/>
                <w:szCs w:val="20"/>
                <w:lang w:val="en-US"/>
              </w:rPr>
            </w:pPr>
            <w:r>
              <w:rPr>
                <w:sz w:val="20"/>
                <w:szCs w:val="20"/>
              </w:rPr>
              <w:t>ECR_WL_P014</w:t>
            </w:r>
          </w:p>
        </w:tc>
        <w:tc>
          <w:tcPr>
            <w:tcW w:w="851" w:type="dxa"/>
            <w:gridSpan w:val="2"/>
          </w:tcPr>
          <w:p w14:paraId="39E78FBC" w14:textId="77777777" w:rsidR="005F789E" w:rsidRPr="00EF0684" w:rsidRDefault="005F789E" w:rsidP="003A1466">
            <w:pPr>
              <w:rPr>
                <w:sz w:val="20"/>
                <w:szCs w:val="20"/>
                <w:lang w:val="en-US"/>
              </w:rPr>
            </w:pPr>
            <w:r>
              <w:rPr>
                <w:sz w:val="20"/>
                <w:szCs w:val="20"/>
              </w:rPr>
              <w:t>10014</w:t>
            </w:r>
          </w:p>
        </w:tc>
        <w:tc>
          <w:tcPr>
            <w:tcW w:w="850" w:type="dxa"/>
          </w:tcPr>
          <w:p w14:paraId="0381ED27" w14:textId="77777777" w:rsidR="005F789E" w:rsidRPr="00EF0684" w:rsidRDefault="005F789E" w:rsidP="003A1466">
            <w:pPr>
              <w:rPr>
                <w:sz w:val="20"/>
                <w:szCs w:val="20"/>
                <w:lang w:val="en-US"/>
              </w:rPr>
            </w:pPr>
          </w:p>
        </w:tc>
        <w:tc>
          <w:tcPr>
            <w:tcW w:w="4394" w:type="dxa"/>
          </w:tcPr>
          <w:p w14:paraId="2A739A15" w14:textId="77777777" w:rsidR="005F789E" w:rsidRPr="00EF0684" w:rsidRDefault="005F789E" w:rsidP="003A1466">
            <w:pPr>
              <w:rPr>
                <w:sz w:val="20"/>
                <w:szCs w:val="20"/>
                <w:lang w:val="en-US"/>
              </w:rPr>
            </w:pPr>
            <w:r>
              <w:rPr>
                <w:sz w:val="20"/>
                <w:szCs w:val="20"/>
              </w:rPr>
              <w:t xml:space="preserve">14 - Invalid card number</w:t>
            </w:r>
          </w:p>
        </w:tc>
      </w:tr>
      <w:tr w:rsidR="005F789E" w:rsidRPr="00EF0684" w14:paraId="022F5696" w14:textId="77777777" w:rsidTr="003A1466">
        <w:trPr>
          <w:trHeight w:val="20"/>
        </w:trPr>
        <w:tc>
          <w:tcPr>
            <w:tcW w:w="3119" w:type="dxa"/>
          </w:tcPr>
          <w:p w14:paraId="5E8150D7" w14:textId="77777777" w:rsidR="005F789E" w:rsidRPr="00EF0684" w:rsidRDefault="005F789E" w:rsidP="003A1466">
            <w:pPr>
              <w:rPr>
                <w:sz w:val="20"/>
                <w:szCs w:val="20"/>
                <w:lang w:val="en-US"/>
              </w:rPr>
            </w:pPr>
            <w:r>
              <w:rPr>
                <w:sz w:val="20"/>
                <w:szCs w:val="20"/>
              </w:rPr>
              <w:t>ECR_WL_P015</w:t>
            </w:r>
          </w:p>
        </w:tc>
        <w:tc>
          <w:tcPr>
            <w:tcW w:w="851" w:type="dxa"/>
            <w:gridSpan w:val="2"/>
          </w:tcPr>
          <w:p w14:paraId="22072E3C" w14:textId="77777777" w:rsidR="005F789E" w:rsidRPr="00EF0684" w:rsidRDefault="005F789E" w:rsidP="003A1466">
            <w:pPr>
              <w:rPr>
                <w:sz w:val="20"/>
                <w:szCs w:val="20"/>
                <w:lang w:val="en-US"/>
              </w:rPr>
            </w:pPr>
            <w:r>
              <w:rPr>
                <w:sz w:val="20"/>
                <w:szCs w:val="20"/>
              </w:rPr>
              <w:t>10015</w:t>
            </w:r>
          </w:p>
        </w:tc>
        <w:tc>
          <w:tcPr>
            <w:tcW w:w="850" w:type="dxa"/>
          </w:tcPr>
          <w:p w14:paraId="08857D61" w14:textId="77777777" w:rsidR="005F789E" w:rsidRPr="00EF0684" w:rsidRDefault="005F789E" w:rsidP="003A1466">
            <w:pPr>
              <w:rPr>
                <w:sz w:val="20"/>
                <w:szCs w:val="20"/>
                <w:lang w:val="en-US"/>
              </w:rPr>
            </w:pPr>
          </w:p>
        </w:tc>
        <w:tc>
          <w:tcPr>
            <w:tcW w:w="4394" w:type="dxa"/>
          </w:tcPr>
          <w:p w14:paraId="0427B3F4" w14:textId="77777777" w:rsidR="005F789E" w:rsidRPr="00EF0684" w:rsidRDefault="005F789E" w:rsidP="003A1466">
            <w:pPr>
              <w:rPr>
                <w:sz w:val="20"/>
                <w:szCs w:val="20"/>
                <w:lang w:val="en-US"/>
              </w:rPr>
            </w:pPr>
            <w:r>
              <w:rPr>
                <w:sz w:val="20"/>
                <w:szCs w:val="20"/>
              </w:rPr>
              <w:t xml:space="preserve">15 - No such issuer</w:t>
            </w:r>
          </w:p>
        </w:tc>
      </w:tr>
      <w:tr w:rsidR="005F789E" w:rsidRPr="00EF0684" w14:paraId="3C87F64A" w14:textId="77777777" w:rsidTr="003A1466">
        <w:trPr>
          <w:trHeight w:val="20"/>
        </w:trPr>
        <w:tc>
          <w:tcPr>
            <w:tcW w:w="3119" w:type="dxa"/>
          </w:tcPr>
          <w:p w14:paraId="6D195BC8" w14:textId="77777777" w:rsidR="005F789E" w:rsidRPr="00EF0684" w:rsidRDefault="005F789E" w:rsidP="003A1466">
            <w:pPr>
              <w:rPr>
                <w:sz w:val="20"/>
                <w:szCs w:val="20"/>
                <w:lang w:val="en-US"/>
              </w:rPr>
            </w:pPr>
            <w:r>
              <w:rPr>
                <w:sz w:val="20"/>
                <w:szCs w:val="20"/>
              </w:rPr>
              <w:t>ECR_WL_P017</w:t>
            </w:r>
          </w:p>
        </w:tc>
        <w:tc>
          <w:tcPr>
            <w:tcW w:w="851" w:type="dxa"/>
            <w:gridSpan w:val="2"/>
          </w:tcPr>
          <w:p w14:paraId="00E2F6B5" w14:textId="77777777" w:rsidR="005F789E" w:rsidRPr="00EF0684" w:rsidRDefault="005F789E" w:rsidP="003A1466">
            <w:pPr>
              <w:rPr>
                <w:sz w:val="20"/>
                <w:szCs w:val="20"/>
                <w:lang w:val="en-US"/>
              </w:rPr>
            </w:pPr>
            <w:r>
              <w:rPr>
                <w:sz w:val="20"/>
                <w:szCs w:val="20"/>
              </w:rPr>
              <w:t>10017</w:t>
            </w:r>
          </w:p>
        </w:tc>
        <w:tc>
          <w:tcPr>
            <w:tcW w:w="850" w:type="dxa"/>
          </w:tcPr>
          <w:p w14:paraId="1E1F294A" w14:textId="77777777" w:rsidR="005F789E" w:rsidRPr="00EF0684" w:rsidRDefault="005F789E" w:rsidP="003A1466">
            <w:pPr>
              <w:rPr>
                <w:sz w:val="20"/>
                <w:szCs w:val="20"/>
                <w:lang w:val="en-US"/>
              </w:rPr>
            </w:pPr>
          </w:p>
        </w:tc>
        <w:tc>
          <w:tcPr>
            <w:tcW w:w="4394" w:type="dxa"/>
          </w:tcPr>
          <w:p w14:paraId="2C7FC3D1" w14:textId="77777777" w:rsidR="005F789E" w:rsidRPr="00EF0684" w:rsidRDefault="005F789E" w:rsidP="003A1466">
            <w:pPr>
              <w:rPr>
                <w:sz w:val="20"/>
                <w:szCs w:val="20"/>
                <w:lang w:val="en-US"/>
              </w:rPr>
            </w:pPr>
            <w:r>
              <w:rPr>
                <w:sz w:val="20"/>
                <w:szCs w:val="20"/>
              </w:rPr>
              <w:t xml:space="preserve">17 - System malfunction</w:t>
            </w:r>
          </w:p>
        </w:tc>
      </w:tr>
      <w:tr w:rsidR="005F789E" w:rsidRPr="00EF0684" w14:paraId="1660A84F" w14:textId="77777777" w:rsidTr="003A1466">
        <w:trPr>
          <w:trHeight w:val="20"/>
        </w:trPr>
        <w:tc>
          <w:tcPr>
            <w:tcW w:w="3119" w:type="dxa"/>
          </w:tcPr>
          <w:p w14:paraId="47005068" w14:textId="77777777" w:rsidR="005F789E" w:rsidRPr="00EF0684" w:rsidRDefault="005F789E" w:rsidP="003A1466">
            <w:pPr>
              <w:rPr>
                <w:sz w:val="20"/>
                <w:szCs w:val="20"/>
                <w:lang w:val="en-US"/>
              </w:rPr>
            </w:pPr>
            <w:r>
              <w:rPr>
                <w:sz w:val="20"/>
                <w:szCs w:val="20"/>
              </w:rPr>
              <w:t>ECR_WL_P018</w:t>
            </w:r>
          </w:p>
        </w:tc>
        <w:tc>
          <w:tcPr>
            <w:tcW w:w="851" w:type="dxa"/>
            <w:gridSpan w:val="2"/>
          </w:tcPr>
          <w:p w14:paraId="72198DEE" w14:textId="77777777" w:rsidR="005F789E" w:rsidRPr="00EF0684" w:rsidRDefault="005F789E" w:rsidP="003A1466">
            <w:pPr>
              <w:rPr>
                <w:sz w:val="20"/>
                <w:szCs w:val="20"/>
                <w:lang w:val="en-US"/>
              </w:rPr>
            </w:pPr>
            <w:r>
              <w:rPr>
                <w:sz w:val="20"/>
                <w:szCs w:val="20"/>
              </w:rPr>
              <w:t>10018</w:t>
            </w:r>
          </w:p>
        </w:tc>
        <w:tc>
          <w:tcPr>
            <w:tcW w:w="850" w:type="dxa"/>
          </w:tcPr>
          <w:p w14:paraId="5966CFBB" w14:textId="77777777" w:rsidR="005F789E" w:rsidRPr="00EF0684" w:rsidRDefault="005F789E" w:rsidP="003A1466">
            <w:pPr>
              <w:rPr>
                <w:sz w:val="20"/>
                <w:szCs w:val="20"/>
                <w:lang w:val="en-US"/>
              </w:rPr>
            </w:pPr>
          </w:p>
        </w:tc>
        <w:tc>
          <w:tcPr>
            <w:tcW w:w="4394" w:type="dxa"/>
          </w:tcPr>
          <w:p w14:paraId="583C24E7" w14:textId="77777777" w:rsidR="005F789E" w:rsidRPr="00EF0684" w:rsidRDefault="005F789E" w:rsidP="003A1466">
            <w:pPr>
              <w:rPr>
                <w:sz w:val="20"/>
                <w:szCs w:val="20"/>
                <w:lang w:val="en-US"/>
              </w:rPr>
            </w:pPr>
            <w:r>
              <w:rPr>
                <w:sz w:val="20"/>
                <w:szCs w:val="20"/>
              </w:rPr>
              <w:t xml:space="preserve">18 - System malfunction</w:t>
            </w:r>
          </w:p>
        </w:tc>
      </w:tr>
      <w:tr w:rsidR="005F789E" w:rsidRPr="00EF0684" w14:paraId="7B6D62F5" w14:textId="77777777" w:rsidTr="003A1466">
        <w:trPr>
          <w:trHeight w:val="20"/>
        </w:trPr>
        <w:tc>
          <w:tcPr>
            <w:tcW w:w="3119" w:type="dxa"/>
          </w:tcPr>
          <w:p w14:paraId="152591E1" w14:textId="77777777" w:rsidR="005F789E" w:rsidRPr="00EF0684" w:rsidRDefault="005F789E" w:rsidP="003A1466">
            <w:pPr>
              <w:rPr>
                <w:sz w:val="20"/>
                <w:szCs w:val="20"/>
                <w:lang w:val="en-US"/>
              </w:rPr>
            </w:pPr>
            <w:r>
              <w:rPr>
                <w:sz w:val="20"/>
                <w:szCs w:val="20"/>
              </w:rPr>
              <w:t>ECR_WL_P019</w:t>
            </w:r>
          </w:p>
        </w:tc>
        <w:tc>
          <w:tcPr>
            <w:tcW w:w="851" w:type="dxa"/>
            <w:gridSpan w:val="2"/>
          </w:tcPr>
          <w:p w14:paraId="5D5A1A89" w14:textId="77777777" w:rsidR="005F789E" w:rsidRPr="00EF0684" w:rsidRDefault="005F789E" w:rsidP="003A1466">
            <w:pPr>
              <w:rPr>
                <w:sz w:val="20"/>
                <w:szCs w:val="20"/>
                <w:lang w:val="en-US"/>
              </w:rPr>
            </w:pPr>
            <w:r>
              <w:rPr>
                <w:sz w:val="20"/>
                <w:szCs w:val="20"/>
              </w:rPr>
              <w:t>10019</w:t>
            </w:r>
          </w:p>
        </w:tc>
        <w:tc>
          <w:tcPr>
            <w:tcW w:w="850" w:type="dxa"/>
          </w:tcPr>
          <w:p w14:paraId="64B8E3A4" w14:textId="77777777" w:rsidR="005F789E" w:rsidRPr="00EF0684" w:rsidRDefault="005F789E" w:rsidP="003A1466">
            <w:pPr>
              <w:rPr>
                <w:sz w:val="20"/>
                <w:szCs w:val="20"/>
                <w:lang w:val="en-US"/>
              </w:rPr>
            </w:pPr>
          </w:p>
        </w:tc>
        <w:tc>
          <w:tcPr>
            <w:tcW w:w="4394" w:type="dxa"/>
          </w:tcPr>
          <w:p w14:paraId="2401FDAC" w14:textId="77777777" w:rsidR="005F789E" w:rsidRPr="00EF0684" w:rsidRDefault="005F789E" w:rsidP="003A1466">
            <w:pPr>
              <w:rPr>
                <w:sz w:val="20"/>
                <w:szCs w:val="20"/>
                <w:lang w:val="en-US"/>
              </w:rPr>
            </w:pPr>
            <w:r>
              <w:rPr>
                <w:sz w:val="20"/>
                <w:szCs w:val="20"/>
              </w:rPr>
              <w:t xml:space="preserve">19 - Re-enter transaction</w:t>
            </w:r>
          </w:p>
        </w:tc>
      </w:tr>
      <w:tr w:rsidR="005F789E" w:rsidRPr="00EF0684" w14:paraId="3619DB27" w14:textId="77777777" w:rsidTr="003A1466">
        <w:trPr>
          <w:trHeight w:val="20"/>
        </w:trPr>
        <w:tc>
          <w:tcPr>
            <w:tcW w:w="3119" w:type="dxa"/>
          </w:tcPr>
          <w:p w14:paraId="2E7A490A" w14:textId="77777777" w:rsidR="005F789E" w:rsidRPr="00EF0684" w:rsidRDefault="005F789E" w:rsidP="003A1466">
            <w:pPr>
              <w:rPr>
                <w:sz w:val="20"/>
                <w:szCs w:val="20"/>
                <w:lang w:val="en-US"/>
              </w:rPr>
            </w:pPr>
            <w:r>
              <w:rPr>
                <w:sz w:val="20"/>
                <w:szCs w:val="20"/>
              </w:rPr>
              <w:t>ECR_WL_P020</w:t>
            </w:r>
          </w:p>
        </w:tc>
        <w:tc>
          <w:tcPr>
            <w:tcW w:w="851" w:type="dxa"/>
            <w:gridSpan w:val="2"/>
          </w:tcPr>
          <w:p w14:paraId="2450DE2D" w14:textId="77777777" w:rsidR="005F789E" w:rsidRPr="00EF0684" w:rsidRDefault="005F789E" w:rsidP="003A1466">
            <w:pPr>
              <w:rPr>
                <w:sz w:val="20"/>
                <w:szCs w:val="20"/>
                <w:lang w:val="en-US"/>
              </w:rPr>
            </w:pPr>
            <w:r>
              <w:rPr>
                <w:sz w:val="20"/>
                <w:szCs w:val="20"/>
              </w:rPr>
              <w:t>10020</w:t>
            </w:r>
          </w:p>
        </w:tc>
        <w:tc>
          <w:tcPr>
            <w:tcW w:w="850" w:type="dxa"/>
          </w:tcPr>
          <w:p w14:paraId="4D681A25" w14:textId="77777777" w:rsidR="005F789E" w:rsidRPr="00EF0684" w:rsidRDefault="005F789E" w:rsidP="003A1466">
            <w:pPr>
              <w:rPr>
                <w:sz w:val="20"/>
                <w:szCs w:val="20"/>
                <w:lang w:val="en-US"/>
              </w:rPr>
            </w:pPr>
          </w:p>
        </w:tc>
        <w:tc>
          <w:tcPr>
            <w:tcW w:w="4394" w:type="dxa"/>
          </w:tcPr>
          <w:p w14:paraId="2DBFE751" w14:textId="77777777" w:rsidR="005F789E" w:rsidRPr="00EF0684" w:rsidRDefault="005F789E" w:rsidP="003A1466">
            <w:pPr>
              <w:rPr>
                <w:sz w:val="20"/>
                <w:szCs w:val="20"/>
                <w:lang w:val="en-US"/>
              </w:rPr>
            </w:pPr>
            <w:r>
              <w:rPr>
                <w:sz w:val="20"/>
                <w:szCs w:val="20"/>
              </w:rPr>
              <w:t xml:space="preserve">20 - System malfunction</w:t>
            </w:r>
          </w:p>
        </w:tc>
      </w:tr>
      <w:tr w:rsidR="005F789E" w:rsidRPr="00EF0684" w14:paraId="1E3A2F56" w14:textId="77777777" w:rsidTr="003A1466">
        <w:trPr>
          <w:trHeight w:val="20"/>
        </w:trPr>
        <w:tc>
          <w:tcPr>
            <w:tcW w:w="3119" w:type="dxa"/>
          </w:tcPr>
          <w:p w14:paraId="18F94102" w14:textId="77777777" w:rsidR="005F789E" w:rsidRPr="00EF0684" w:rsidRDefault="005F789E" w:rsidP="003A1466">
            <w:pPr>
              <w:rPr>
                <w:sz w:val="20"/>
                <w:szCs w:val="20"/>
                <w:lang w:val="en-US"/>
              </w:rPr>
            </w:pPr>
            <w:r>
              <w:rPr>
                <w:sz w:val="20"/>
                <w:szCs w:val="20"/>
              </w:rPr>
              <w:t>ECR_WL_P021</w:t>
            </w:r>
          </w:p>
        </w:tc>
        <w:tc>
          <w:tcPr>
            <w:tcW w:w="851" w:type="dxa"/>
            <w:gridSpan w:val="2"/>
          </w:tcPr>
          <w:p w14:paraId="2D3FBB66" w14:textId="77777777" w:rsidR="005F789E" w:rsidRPr="00EF0684" w:rsidRDefault="005F789E" w:rsidP="003A1466">
            <w:pPr>
              <w:rPr>
                <w:sz w:val="20"/>
                <w:szCs w:val="20"/>
                <w:lang w:val="en-US"/>
              </w:rPr>
            </w:pPr>
            <w:r>
              <w:rPr>
                <w:sz w:val="20"/>
                <w:szCs w:val="20"/>
              </w:rPr>
              <w:t>10021</w:t>
            </w:r>
          </w:p>
        </w:tc>
        <w:tc>
          <w:tcPr>
            <w:tcW w:w="850" w:type="dxa"/>
          </w:tcPr>
          <w:p w14:paraId="01051173" w14:textId="77777777" w:rsidR="005F789E" w:rsidRPr="00EF0684" w:rsidRDefault="005F789E" w:rsidP="003A1466">
            <w:pPr>
              <w:rPr>
                <w:sz w:val="20"/>
                <w:szCs w:val="20"/>
                <w:lang w:val="en-US"/>
              </w:rPr>
            </w:pPr>
          </w:p>
        </w:tc>
        <w:tc>
          <w:tcPr>
            <w:tcW w:w="4394" w:type="dxa"/>
          </w:tcPr>
          <w:p w14:paraId="3A7B10A4" w14:textId="77777777" w:rsidR="005F789E" w:rsidRPr="00EF0684" w:rsidRDefault="005F789E" w:rsidP="003A1466">
            <w:pPr>
              <w:rPr>
                <w:sz w:val="20"/>
                <w:szCs w:val="20"/>
                <w:lang w:val="en-US"/>
              </w:rPr>
            </w:pPr>
            <w:r>
              <w:rPr>
                <w:sz w:val="20"/>
                <w:szCs w:val="20"/>
              </w:rPr>
              <w:t xml:space="preserve">21 - No action taken</w:t>
            </w:r>
          </w:p>
        </w:tc>
      </w:tr>
      <w:tr w:rsidR="005F789E" w:rsidRPr="00EF0684" w14:paraId="5323059C" w14:textId="77777777" w:rsidTr="003A1466">
        <w:trPr>
          <w:trHeight w:val="20"/>
        </w:trPr>
        <w:tc>
          <w:tcPr>
            <w:tcW w:w="3119" w:type="dxa"/>
          </w:tcPr>
          <w:p w14:paraId="3936A752" w14:textId="77777777" w:rsidR="005F789E" w:rsidRPr="00EF0684" w:rsidRDefault="005F789E" w:rsidP="003A1466">
            <w:pPr>
              <w:rPr>
                <w:sz w:val="20"/>
                <w:szCs w:val="20"/>
                <w:lang w:val="en-US"/>
              </w:rPr>
            </w:pPr>
            <w:r>
              <w:rPr>
                <w:sz w:val="20"/>
                <w:szCs w:val="20"/>
              </w:rPr>
              <w:t>ECR_WL_P022</w:t>
            </w:r>
          </w:p>
        </w:tc>
        <w:tc>
          <w:tcPr>
            <w:tcW w:w="851" w:type="dxa"/>
            <w:gridSpan w:val="2"/>
          </w:tcPr>
          <w:p w14:paraId="00BDCDA9" w14:textId="77777777" w:rsidR="005F789E" w:rsidRPr="00EF0684" w:rsidRDefault="005F789E" w:rsidP="003A1466">
            <w:pPr>
              <w:rPr>
                <w:sz w:val="20"/>
                <w:szCs w:val="20"/>
                <w:lang w:val="en-US"/>
              </w:rPr>
            </w:pPr>
            <w:r>
              <w:rPr>
                <w:sz w:val="20"/>
                <w:szCs w:val="20"/>
              </w:rPr>
              <w:t>10022</w:t>
            </w:r>
          </w:p>
        </w:tc>
        <w:tc>
          <w:tcPr>
            <w:tcW w:w="850" w:type="dxa"/>
          </w:tcPr>
          <w:p w14:paraId="0C8769D8" w14:textId="77777777" w:rsidR="005F789E" w:rsidRPr="00EF0684" w:rsidRDefault="005F789E" w:rsidP="003A1466">
            <w:pPr>
              <w:rPr>
                <w:sz w:val="20"/>
                <w:szCs w:val="20"/>
                <w:lang w:val="en-US"/>
              </w:rPr>
            </w:pPr>
          </w:p>
        </w:tc>
        <w:tc>
          <w:tcPr>
            <w:tcW w:w="4394" w:type="dxa"/>
          </w:tcPr>
          <w:p w14:paraId="41F445B5" w14:textId="77777777" w:rsidR="005F789E" w:rsidRPr="00EF0684" w:rsidRDefault="005F789E" w:rsidP="003A1466">
            <w:pPr>
              <w:rPr>
                <w:sz w:val="20"/>
                <w:szCs w:val="20"/>
                <w:lang w:val="en-US"/>
              </w:rPr>
            </w:pPr>
            <w:r>
              <w:rPr>
                <w:sz w:val="20"/>
                <w:szCs w:val="20"/>
              </w:rPr>
              <w:t xml:space="preserve">22 - System malfunction</w:t>
            </w:r>
          </w:p>
        </w:tc>
      </w:tr>
      <w:tr w:rsidR="005F789E" w:rsidRPr="00EF0684" w14:paraId="125DAA52" w14:textId="77777777" w:rsidTr="003A1466">
        <w:trPr>
          <w:trHeight w:val="20"/>
        </w:trPr>
        <w:tc>
          <w:tcPr>
            <w:tcW w:w="3119" w:type="dxa"/>
          </w:tcPr>
          <w:p w14:paraId="019B1388" w14:textId="77777777" w:rsidR="005F789E" w:rsidRPr="00EF0684" w:rsidRDefault="005F789E" w:rsidP="003A1466">
            <w:pPr>
              <w:rPr>
                <w:sz w:val="20"/>
                <w:szCs w:val="20"/>
                <w:lang w:val="en-US"/>
              </w:rPr>
            </w:pPr>
            <w:r>
              <w:rPr>
                <w:sz w:val="20"/>
                <w:szCs w:val="20"/>
              </w:rPr>
              <w:t>ECR_WL_P023</w:t>
            </w:r>
          </w:p>
        </w:tc>
        <w:tc>
          <w:tcPr>
            <w:tcW w:w="851" w:type="dxa"/>
            <w:gridSpan w:val="2"/>
          </w:tcPr>
          <w:p w14:paraId="3549046D" w14:textId="77777777" w:rsidR="005F789E" w:rsidRPr="00EF0684" w:rsidRDefault="005F789E" w:rsidP="003A1466">
            <w:pPr>
              <w:rPr>
                <w:sz w:val="20"/>
                <w:szCs w:val="20"/>
                <w:lang w:val="en-US"/>
              </w:rPr>
            </w:pPr>
            <w:r>
              <w:rPr>
                <w:sz w:val="20"/>
                <w:szCs w:val="20"/>
              </w:rPr>
              <w:t>10023</w:t>
            </w:r>
          </w:p>
        </w:tc>
        <w:tc>
          <w:tcPr>
            <w:tcW w:w="850" w:type="dxa"/>
          </w:tcPr>
          <w:p w14:paraId="4D3B9008" w14:textId="77777777" w:rsidR="005F789E" w:rsidRPr="00EF0684" w:rsidRDefault="005F789E" w:rsidP="003A1466">
            <w:pPr>
              <w:rPr>
                <w:sz w:val="20"/>
                <w:szCs w:val="20"/>
                <w:lang w:val="en-US"/>
              </w:rPr>
            </w:pPr>
          </w:p>
        </w:tc>
        <w:tc>
          <w:tcPr>
            <w:tcW w:w="4394" w:type="dxa"/>
          </w:tcPr>
          <w:p w14:paraId="01115E5C" w14:textId="77777777" w:rsidR="005F789E" w:rsidRPr="00EF0684" w:rsidRDefault="005F789E" w:rsidP="003A1466">
            <w:pPr>
              <w:rPr>
                <w:sz w:val="20"/>
                <w:szCs w:val="20"/>
                <w:lang w:val="en-US"/>
              </w:rPr>
            </w:pPr>
            <w:r>
              <w:rPr>
                <w:sz w:val="20"/>
                <w:szCs w:val="20"/>
              </w:rPr>
              <w:t xml:space="preserve">23 - Operation can not be performed</w:t>
            </w:r>
          </w:p>
        </w:tc>
      </w:tr>
      <w:tr w:rsidR="005F789E" w:rsidRPr="00EF0684" w14:paraId="79CEA2CB" w14:textId="77777777" w:rsidTr="003A1466">
        <w:trPr>
          <w:trHeight w:val="20"/>
        </w:trPr>
        <w:tc>
          <w:tcPr>
            <w:tcW w:w="3119" w:type="dxa"/>
          </w:tcPr>
          <w:p w14:paraId="2E5BB66D" w14:textId="77777777" w:rsidR="005F789E" w:rsidRPr="00EF0684" w:rsidRDefault="005F789E" w:rsidP="003A1466">
            <w:pPr>
              <w:rPr>
                <w:sz w:val="20"/>
                <w:szCs w:val="20"/>
                <w:lang w:val="en-US"/>
              </w:rPr>
            </w:pPr>
            <w:r>
              <w:rPr>
                <w:sz w:val="20"/>
                <w:szCs w:val="20"/>
              </w:rPr>
              <w:t>ECR_WL_P024</w:t>
            </w:r>
          </w:p>
        </w:tc>
        <w:tc>
          <w:tcPr>
            <w:tcW w:w="851" w:type="dxa"/>
            <w:gridSpan w:val="2"/>
          </w:tcPr>
          <w:p w14:paraId="0F724024" w14:textId="77777777" w:rsidR="005F789E" w:rsidRPr="00EF0684" w:rsidRDefault="005F789E" w:rsidP="003A1466">
            <w:pPr>
              <w:rPr>
                <w:sz w:val="20"/>
                <w:szCs w:val="20"/>
                <w:lang w:val="en-US"/>
              </w:rPr>
            </w:pPr>
            <w:r>
              <w:rPr>
                <w:sz w:val="20"/>
                <w:szCs w:val="20"/>
              </w:rPr>
              <w:t>10024</w:t>
            </w:r>
          </w:p>
        </w:tc>
        <w:tc>
          <w:tcPr>
            <w:tcW w:w="850" w:type="dxa"/>
          </w:tcPr>
          <w:p w14:paraId="2D135A51" w14:textId="77777777" w:rsidR="005F789E" w:rsidRPr="00EF0684" w:rsidRDefault="005F789E" w:rsidP="003A1466">
            <w:pPr>
              <w:rPr>
                <w:sz w:val="20"/>
                <w:szCs w:val="20"/>
                <w:lang w:val="en-US"/>
              </w:rPr>
            </w:pPr>
          </w:p>
        </w:tc>
        <w:tc>
          <w:tcPr>
            <w:tcW w:w="4394" w:type="dxa"/>
          </w:tcPr>
          <w:p w14:paraId="5A7C9E38" w14:textId="77777777" w:rsidR="005F789E" w:rsidRPr="00EF0684" w:rsidRDefault="005F789E" w:rsidP="003A1466">
            <w:pPr>
              <w:rPr>
                <w:sz w:val="20"/>
                <w:szCs w:val="20"/>
                <w:lang w:val="en-US"/>
              </w:rPr>
            </w:pPr>
            <w:r>
              <w:rPr>
                <w:sz w:val="20"/>
                <w:szCs w:val="20"/>
              </w:rPr>
              <w:t xml:space="preserve">24 - Not supported by receiver</w:t>
            </w:r>
          </w:p>
        </w:tc>
      </w:tr>
      <w:tr w:rsidR="005F789E" w:rsidRPr="00EF0684" w14:paraId="37B96E94" w14:textId="77777777" w:rsidTr="003A1466">
        <w:trPr>
          <w:trHeight w:val="20"/>
        </w:trPr>
        <w:tc>
          <w:tcPr>
            <w:tcW w:w="3119" w:type="dxa"/>
          </w:tcPr>
          <w:p w14:paraId="0748432E" w14:textId="77777777" w:rsidR="005F789E" w:rsidRPr="00EF0684" w:rsidRDefault="005F789E" w:rsidP="003A1466">
            <w:pPr>
              <w:rPr>
                <w:sz w:val="20"/>
                <w:szCs w:val="20"/>
                <w:lang w:val="en-US"/>
              </w:rPr>
            </w:pPr>
            <w:r>
              <w:rPr>
                <w:sz w:val="20"/>
                <w:szCs w:val="20"/>
              </w:rPr>
              <w:t>ECR_WL_P025</w:t>
            </w:r>
          </w:p>
        </w:tc>
        <w:tc>
          <w:tcPr>
            <w:tcW w:w="851" w:type="dxa"/>
            <w:gridSpan w:val="2"/>
          </w:tcPr>
          <w:p w14:paraId="7A45F1E2" w14:textId="77777777" w:rsidR="005F789E" w:rsidRPr="00EF0684" w:rsidRDefault="005F789E" w:rsidP="003A1466">
            <w:pPr>
              <w:rPr>
                <w:sz w:val="20"/>
                <w:szCs w:val="20"/>
                <w:lang w:val="en-US"/>
              </w:rPr>
            </w:pPr>
            <w:r>
              <w:rPr>
                <w:sz w:val="20"/>
                <w:szCs w:val="20"/>
              </w:rPr>
              <w:t>10025</w:t>
            </w:r>
          </w:p>
        </w:tc>
        <w:tc>
          <w:tcPr>
            <w:tcW w:w="850" w:type="dxa"/>
          </w:tcPr>
          <w:p w14:paraId="685D5174" w14:textId="77777777" w:rsidR="005F789E" w:rsidRPr="00EF0684" w:rsidRDefault="005F789E" w:rsidP="003A1466">
            <w:pPr>
              <w:rPr>
                <w:sz w:val="20"/>
                <w:szCs w:val="20"/>
                <w:lang w:val="en-US"/>
              </w:rPr>
            </w:pPr>
          </w:p>
        </w:tc>
        <w:tc>
          <w:tcPr>
            <w:tcW w:w="4394" w:type="dxa"/>
          </w:tcPr>
          <w:p w14:paraId="5F0AADC6" w14:textId="77777777" w:rsidR="005F789E" w:rsidRPr="00EF0684" w:rsidRDefault="005F789E" w:rsidP="003A1466">
            <w:pPr>
              <w:rPr>
                <w:sz w:val="20"/>
                <w:szCs w:val="20"/>
                <w:lang w:val="en-US"/>
              </w:rPr>
            </w:pPr>
            <w:r>
              <w:rPr>
                <w:sz w:val="20"/>
                <w:szCs w:val="20"/>
              </w:rPr>
              <w:t xml:space="preserve">25 - Unable to locate record in file</w:t>
            </w:r>
          </w:p>
        </w:tc>
      </w:tr>
      <w:tr w:rsidR="005F789E" w:rsidRPr="00EF0684" w14:paraId="30C082A5" w14:textId="77777777" w:rsidTr="003A1466">
        <w:trPr>
          <w:trHeight w:val="20"/>
        </w:trPr>
        <w:tc>
          <w:tcPr>
            <w:tcW w:w="3119" w:type="dxa"/>
          </w:tcPr>
          <w:p w14:paraId="5FD401F3" w14:textId="77777777" w:rsidR="005F789E" w:rsidRPr="00EF0684" w:rsidRDefault="005F789E" w:rsidP="003A1466">
            <w:pPr>
              <w:rPr>
                <w:sz w:val="20"/>
                <w:szCs w:val="20"/>
                <w:lang w:val="en-US"/>
              </w:rPr>
            </w:pPr>
            <w:r>
              <w:rPr>
                <w:sz w:val="20"/>
                <w:szCs w:val="20"/>
              </w:rPr>
              <w:t>ECR_WL_P026</w:t>
            </w:r>
          </w:p>
        </w:tc>
        <w:tc>
          <w:tcPr>
            <w:tcW w:w="851" w:type="dxa"/>
            <w:gridSpan w:val="2"/>
          </w:tcPr>
          <w:p w14:paraId="635BAD7A" w14:textId="77777777" w:rsidR="005F789E" w:rsidRPr="00EF0684" w:rsidRDefault="005F789E" w:rsidP="003A1466">
            <w:pPr>
              <w:rPr>
                <w:sz w:val="20"/>
                <w:szCs w:val="20"/>
                <w:lang w:val="en-US"/>
              </w:rPr>
            </w:pPr>
            <w:r>
              <w:rPr>
                <w:sz w:val="20"/>
                <w:szCs w:val="20"/>
              </w:rPr>
              <w:t>10026</w:t>
            </w:r>
          </w:p>
        </w:tc>
        <w:tc>
          <w:tcPr>
            <w:tcW w:w="850" w:type="dxa"/>
          </w:tcPr>
          <w:p w14:paraId="4F1B183B" w14:textId="77777777" w:rsidR="005F789E" w:rsidRPr="00EF0684" w:rsidRDefault="005F789E" w:rsidP="003A1466">
            <w:pPr>
              <w:rPr>
                <w:sz w:val="20"/>
                <w:szCs w:val="20"/>
                <w:lang w:val="en-US"/>
              </w:rPr>
            </w:pPr>
          </w:p>
        </w:tc>
        <w:tc>
          <w:tcPr>
            <w:tcW w:w="4394" w:type="dxa"/>
          </w:tcPr>
          <w:p w14:paraId="5D7D7363" w14:textId="77777777" w:rsidR="005F789E" w:rsidRPr="00EF0684" w:rsidRDefault="005F789E" w:rsidP="003A1466">
            <w:pPr>
              <w:rPr>
                <w:sz w:val="20"/>
                <w:szCs w:val="20"/>
                <w:lang w:val="en-US"/>
              </w:rPr>
            </w:pPr>
            <w:r>
              <w:rPr>
                <w:sz w:val="20"/>
                <w:szCs w:val="20"/>
              </w:rPr>
              <w:t xml:space="preserve">26 - Dublicate error</w:t>
            </w:r>
          </w:p>
        </w:tc>
      </w:tr>
      <w:tr w:rsidR="005F789E" w:rsidRPr="00EF0684" w14:paraId="13F044AD" w14:textId="77777777" w:rsidTr="003A1466">
        <w:trPr>
          <w:trHeight w:val="20"/>
        </w:trPr>
        <w:tc>
          <w:tcPr>
            <w:tcW w:w="3119" w:type="dxa"/>
          </w:tcPr>
          <w:p w14:paraId="6460BA13" w14:textId="77777777" w:rsidR="005F789E" w:rsidRPr="00EF0684" w:rsidRDefault="005F789E" w:rsidP="003A1466">
            <w:pPr>
              <w:rPr>
                <w:sz w:val="20"/>
                <w:szCs w:val="20"/>
                <w:lang w:val="en-US"/>
              </w:rPr>
            </w:pPr>
            <w:r>
              <w:rPr>
                <w:sz w:val="20"/>
                <w:szCs w:val="20"/>
              </w:rPr>
              <w:t>ECR_WL_P027</w:t>
            </w:r>
          </w:p>
        </w:tc>
        <w:tc>
          <w:tcPr>
            <w:tcW w:w="851" w:type="dxa"/>
            <w:gridSpan w:val="2"/>
          </w:tcPr>
          <w:p w14:paraId="6DCF4557" w14:textId="77777777" w:rsidR="005F789E" w:rsidRPr="00EF0684" w:rsidRDefault="005F789E" w:rsidP="003A1466">
            <w:pPr>
              <w:rPr>
                <w:sz w:val="20"/>
                <w:szCs w:val="20"/>
                <w:lang w:val="en-US"/>
              </w:rPr>
            </w:pPr>
            <w:r>
              <w:rPr>
                <w:sz w:val="20"/>
                <w:szCs w:val="20"/>
              </w:rPr>
              <w:t>10027</w:t>
            </w:r>
          </w:p>
        </w:tc>
        <w:tc>
          <w:tcPr>
            <w:tcW w:w="850" w:type="dxa"/>
          </w:tcPr>
          <w:p w14:paraId="43A3FDA9" w14:textId="77777777" w:rsidR="005F789E" w:rsidRPr="00EF0684" w:rsidRDefault="005F789E" w:rsidP="003A1466">
            <w:pPr>
              <w:rPr>
                <w:sz w:val="20"/>
                <w:szCs w:val="20"/>
                <w:lang w:val="en-US"/>
              </w:rPr>
            </w:pPr>
          </w:p>
        </w:tc>
        <w:tc>
          <w:tcPr>
            <w:tcW w:w="4394" w:type="dxa"/>
          </w:tcPr>
          <w:p w14:paraId="05471B55" w14:textId="77777777" w:rsidR="005F789E" w:rsidRPr="00EF0684" w:rsidRDefault="005F789E" w:rsidP="003A1466">
            <w:pPr>
              <w:rPr>
                <w:sz w:val="20"/>
                <w:szCs w:val="20"/>
                <w:lang w:val="en-US"/>
              </w:rPr>
            </w:pPr>
            <w:r>
              <w:rPr>
                <w:sz w:val="20"/>
                <w:szCs w:val="20"/>
              </w:rPr>
              <w:t xml:space="preserve">27 - File record field edit error</w:t>
            </w:r>
          </w:p>
        </w:tc>
      </w:tr>
      <w:tr w:rsidR="005F789E" w:rsidRPr="00EF0684" w14:paraId="0086DE7C" w14:textId="77777777" w:rsidTr="003A1466">
        <w:trPr>
          <w:trHeight w:val="20"/>
        </w:trPr>
        <w:tc>
          <w:tcPr>
            <w:tcW w:w="3119" w:type="dxa"/>
          </w:tcPr>
          <w:p w14:paraId="03876E8D" w14:textId="77777777" w:rsidR="005F789E" w:rsidRPr="00EF0684" w:rsidRDefault="005F789E" w:rsidP="003A1466">
            <w:pPr>
              <w:rPr>
                <w:sz w:val="20"/>
                <w:szCs w:val="20"/>
                <w:lang w:val="en-US"/>
              </w:rPr>
            </w:pPr>
            <w:r>
              <w:rPr>
                <w:sz w:val="20"/>
                <w:szCs w:val="20"/>
              </w:rPr>
              <w:t>ECR_WL_P028</w:t>
            </w:r>
          </w:p>
        </w:tc>
        <w:tc>
          <w:tcPr>
            <w:tcW w:w="851" w:type="dxa"/>
            <w:gridSpan w:val="2"/>
          </w:tcPr>
          <w:p w14:paraId="7DA8D88F" w14:textId="77777777" w:rsidR="005F789E" w:rsidRPr="00EF0684" w:rsidRDefault="005F789E" w:rsidP="003A1466">
            <w:pPr>
              <w:rPr>
                <w:sz w:val="20"/>
                <w:szCs w:val="20"/>
                <w:lang w:val="en-US"/>
              </w:rPr>
            </w:pPr>
            <w:r>
              <w:rPr>
                <w:sz w:val="20"/>
                <w:szCs w:val="20"/>
              </w:rPr>
              <w:t>10028</w:t>
            </w:r>
          </w:p>
        </w:tc>
        <w:tc>
          <w:tcPr>
            <w:tcW w:w="850" w:type="dxa"/>
          </w:tcPr>
          <w:p w14:paraId="5188CEC6" w14:textId="77777777" w:rsidR="005F789E" w:rsidRPr="00EF0684" w:rsidRDefault="005F789E" w:rsidP="003A1466">
            <w:pPr>
              <w:rPr>
                <w:sz w:val="20"/>
                <w:szCs w:val="20"/>
                <w:lang w:val="en-US"/>
              </w:rPr>
            </w:pPr>
          </w:p>
        </w:tc>
        <w:tc>
          <w:tcPr>
            <w:tcW w:w="4394" w:type="dxa"/>
          </w:tcPr>
          <w:p w14:paraId="08716045" w14:textId="77777777" w:rsidR="005F789E" w:rsidRPr="00EF0684" w:rsidRDefault="005F789E" w:rsidP="003A1466">
            <w:pPr>
              <w:rPr>
                <w:sz w:val="20"/>
                <w:szCs w:val="20"/>
                <w:lang w:val="en-US"/>
              </w:rPr>
            </w:pPr>
            <w:r>
              <w:rPr>
                <w:sz w:val="20"/>
                <w:szCs w:val="20"/>
              </w:rPr>
              <w:t xml:space="preserve">28 - File is temporarily unavailable</w:t>
            </w:r>
          </w:p>
        </w:tc>
      </w:tr>
      <w:tr w:rsidR="005F789E" w:rsidRPr="00EF0684" w14:paraId="03C06107" w14:textId="77777777" w:rsidTr="003A1466">
        <w:trPr>
          <w:trHeight w:val="20"/>
        </w:trPr>
        <w:tc>
          <w:tcPr>
            <w:tcW w:w="3119" w:type="dxa"/>
          </w:tcPr>
          <w:p w14:paraId="5111DCFD" w14:textId="77777777" w:rsidR="005F789E" w:rsidRPr="00EF0684" w:rsidRDefault="005F789E" w:rsidP="003A1466">
            <w:pPr>
              <w:rPr>
                <w:sz w:val="20"/>
                <w:szCs w:val="20"/>
                <w:lang w:val="en-US"/>
              </w:rPr>
            </w:pPr>
            <w:r>
              <w:rPr>
                <w:sz w:val="20"/>
                <w:szCs w:val="20"/>
              </w:rPr>
              <w:t>ECR_WL_P029</w:t>
            </w:r>
          </w:p>
        </w:tc>
        <w:tc>
          <w:tcPr>
            <w:tcW w:w="851" w:type="dxa"/>
            <w:gridSpan w:val="2"/>
          </w:tcPr>
          <w:p w14:paraId="3557BA9E" w14:textId="77777777" w:rsidR="005F789E" w:rsidRPr="00EF0684" w:rsidRDefault="005F789E" w:rsidP="003A1466">
            <w:pPr>
              <w:rPr>
                <w:sz w:val="20"/>
                <w:szCs w:val="20"/>
                <w:lang w:val="en-US"/>
              </w:rPr>
            </w:pPr>
            <w:r>
              <w:rPr>
                <w:sz w:val="20"/>
                <w:szCs w:val="20"/>
              </w:rPr>
              <w:t>10029</w:t>
            </w:r>
          </w:p>
        </w:tc>
        <w:tc>
          <w:tcPr>
            <w:tcW w:w="850" w:type="dxa"/>
          </w:tcPr>
          <w:p w14:paraId="019F0323" w14:textId="77777777" w:rsidR="005F789E" w:rsidRPr="00EF0684" w:rsidRDefault="005F789E" w:rsidP="003A1466">
            <w:pPr>
              <w:rPr>
                <w:sz w:val="20"/>
                <w:szCs w:val="20"/>
                <w:lang w:val="en-US"/>
              </w:rPr>
            </w:pPr>
          </w:p>
        </w:tc>
        <w:tc>
          <w:tcPr>
            <w:tcW w:w="4394" w:type="dxa"/>
          </w:tcPr>
          <w:p w14:paraId="4C4810FC" w14:textId="77777777" w:rsidR="005F789E" w:rsidRPr="00EF0684" w:rsidRDefault="005F789E" w:rsidP="003A1466">
            <w:pPr>
              <w:rPr>
                <w:sz w:val="20"/>
                <w:szCs w:val="20"/>
                <w:lang w:val="en-US"/>
              </w:rPr>
            </w:pPr>
            <w:r>
              <w:rPr>
                <w:sz w:val="20"/>
                <w:szCs w:val="20"/>
              </w:rPr>
              <w:t xml:space="preserve">29 - File action not successful</w:t>
            </w:r>
          </w:p>
        </w:tc>
      </w:tr>
      <w:tr w:rsidR="005F789E" w:rsidRPr="00EF0684" w14:paraId="6F57858C" w14:textId="77777777" w:rsidTr="003A1466">
        <w:trPr>
          <w:trHeight w:val="20"/>
        </w:trPr>
        <w:tc>
          <w:tcPr>
            <w:tcW w:w="3119" w:type="dxa"/>
          </w:tcPr>
          <w:p w14:paraId="06570171" w14:textId="77777777" w:rsidR="005F789E" w:rsidRPr="00EF0684" w:rsidRDefault="005F789E" w:rsidP="003A1466">
            <w:pPr>
              <w:rPr>
                <w:sz w:val="20"/>
                <w:szCs w:val="20"/>
                <w:lang w:val="en-US"/>
              </w:rPr>
            </w:pPr>
            <w:r>
              <w:rPr>
                <w:sz w:val="20"/>
                <w:szCs w:val="20"/>
              </w:rPr>
              <w:t>ECR_WL_P030</w:t>
            </w:r>
          </w:p>
        </w:tc>
        <w:tc>
          <w:tcPr>
            <w:tcW w:w="851" w:type="dxa"/>
            <w:gridSpan w:val="2"/>
          </w:tcPr>
          <w:p w14:paraId="52DF12DB" w14:textId="77777777" w:rsidR="005F789E" w:rsidRPr="00EF0684" w:rsidRDefault="005F789E" w:rsidP="003A1466">
            <w:pPr>
              <w:rPr>
                <w:sz w:val="20"/>
                <w:szCs w:val="20"/>
                <w:lang w:val="en-US"/>
              </w:rPr>
            </w:pPr>
            <w:r>
              <w:rPr>
                <w:sz w:val="20"/>
                <w:szCs w:val="20"/>
              </w:rPr>
              <w:t>10030</w:t>
            </w:r>
          </w:p>
        </w:tc>
        <w:tc>
          <w:tcPr>
            <w:tcW w:w="850" w:type="dxa"/>
          </w:tcPr>
          <w:p w14:paraId="52E34E59" w14:textId="77777777" w:rsidR="005F789E" w:rsidRPr="00EF0684" w:rsidRDefault="005F789E" w:rsidP="003A1466">
            <w:pPr>
              <w:rPr>
                <w:sz w:val="20"/>
                <w:szCs w:val="20"/>
                <w:lang w:val="en-US"/>
              </w:rPr>
            </w:pPr>
          </w:p>
        </w:tc>
        <w:tc>
          <w:tcPr>
            <w:tcW w:w="4394" w:type="dxa"/>
          </w:tcPr>
          <w:p w14:paraId="754190A8" w14:textId="77777777" w:rsidR="005F789E" w:rsidRPr="00EF0684" w:rsidRDefault="005F789E" w:rsidP="003A1466">
            <w:pPr>
              <w:rPr>
                <w:sz w:val="20"/>
                <w:szCs w:val="20"/>
                <w:lang w:val="en-US"/>
              </w:rPr>
            </w:pPr>
            <w:r>
              <w:rPr>
                <w:sz w:val="20"/>
                <w:szCs w:val="20"/>
              </w:rPr>
              <w:t xml:space="preserve">30 - File data format error</w:t>
            </w:r>
          </w:p>
        </w:tc>
      </w:tr>
      <w:tr w:rsidR="005F789E" w:rsidRPr="00EF0684" w14:paraId="00FFF71D" w14:textId="77777777" w:rsidTr="003A1466">
        <w:trPr>
          <w:trHeight w:val="20"/>
        </w:trPr>
        <w:tc>
          <w:tcPr>
            <w:tcW w:w="3119" w:type="dxa"/>
          </w:tcPr>
          <w:p w14:paraId="0BAB4A44" w14:textId="77777777" w:rsidR="005F789E" w:rsidRPr="00EF0684" w:rsidRDefault="005F789E" w:rsidP="003A1466">
            <w:pPr>
              <w:rPr>
                <w:sz w:val="20"/>
                <w:szCs w:val="20"/>
                <w:lang w:val="en-US"/>
              </w:rPr>
            </w:pPr>
            <w:r>
              <w:rPr>
                <w:sz w:val="20"/>
                <w:szCs w:val="20"/>
              </w:rPr>
              <w:t>ECR_WL_P031</w:t>
            </w:r>
          </w:p>
        </w:tc>
        <w:tc>
          <w:tcPr>
            <w:tcW w:w="851" w:type="dxa"/>
            <w:gridSpan w:val="2"/>
          </w:tcPr>
          <w:p w14:paraId="454CD6AA" w14:textId="77777777" w:rsidR="005F789E" w:rsidRPr="00EF0684" w:rsidRDefault="005F789E" w:rsidP="003A1466">
            <w:pPr>
              <w:rPr>
                <w:sz w:val="20"/>
                <w:szCs w:val="20"/>
                <w:lang w:val="en-US"/>
              </w:rPr>
            </w:pPr>
            <w:r>
              <w:rPr>
                <w:sz w:val="20"/>
                <w:szCs w:val="20"/>
              </w:rPr>
              <w:t>10031</w:t>
            </w:r>
          </w:p>
        </w:tc>
        <w:tc>
          <w:tcPr>
            <w:tcW w:w="850" w:type="dxa"/>
          </w:tcPr>
          <w:p w14:paraId="2FD407EF" w14:textId="77777777" w:rsidR="005F789E" w:rsidRPr="00EF0684" w:rsidRDefault="005F789E" w:rsidP="003A1466">
            <w:pPr>
              <w:rPr>
                <w:sz w:val="20"/>
                <w:szCs w:val="20"/>
                <w:lang w:val="en-US"/>
              </w:rPr>
            </w:pPr>
          </w:p>
        </w:tc>
        <w:tc>
          <w:tcPr>
            <w:tcW w:w="4394" w:type="dxa"/>
          </w:tcPr>
          <w:p w14:paraId="74411CEF" w14:textId="77777777" w:rsidR="005F789E" w:rsidRPr="00EF0684" w:rsidRDefault="005F789E" w:rsidP="003A1466">
            <w:pPr>
              <w:rPr>
                <w:sz w:val="20"/>
                <w:szCs w:val="20"/>
                <w:lang w:val="en-US"/>
              </w:rPr>
            </w:pPr>
            <w:r>
              <w:rPr>
                <w:sz w:val="20"/>
                <w:szCs w:val="20"/>
              </w:rPr>
              <w:t xml:space="preserve">31 - Acquirer not supported </w:t>
            </w:r>
          </w:p>
        </w:tc>
      </w:tr>
      <w:tr w:rsidR="005F789E" w:rsidRPr="00EF0684" w14:paraId="08B9746E" w14:textId="77777777" w:rsidTr="003A1466">
        <w:trPr>
          <w:trHeight w:val="20"/>
        </w:trPr>
        <w:tc>
          <w:tcPr>
            <w:tcW w:w="3119" w:type="dxa"/>
          </w:tcPr>
          <w:p w14:paraId="76B7B16E" w14:textId="77777777" w:rsidR="005F789E" w:rsidRPr="00EF0684" w:rsidRDefault="005F789E" w:rsidP="003A1466">
            <w:pPr>
              <w:rPr>
                <w:sz w:val="20"/>
                <w:szCs w:val="20"/>
                <w:lang w:val="en-US"/>
              </w:rPr>
            </w:pPr>
            <w:r>
              <w:rPr>
                <w:sz w:val="20"/>
                <w:szCs w:val="20"/>
              </w:rPr>
              <w:t>ECR_WL_P032</w:t>
            </w:r>
          </w:p>
        </w:tc>
        <w:tc>
          <w:tcPr>
            <w:tcW w:w="851" w:type="dxa"/>
            <w:gridSpan w:val="2"/>
          </w:tcPr>
          <w:p w14:paraId="001EB503" w14:textId="77777777" w:rsidR="005F789E" w:rsidRPr="00EF0684" w:rsidRDefault="005F789E" w:rsidP="003A1466">
            <w:pPr>
              <w:rPr>
                <w:sz w:val="20"/>
                <w:szCs w:val="20"/>
                <w:lang w:val="en-US"/>
              </w:rPr>
            </w:pPr>
            <w:r>
              <w:rPr>
                <w:sz w:val="20"/>
                <w:szCs w:val="20"/>
              </w:rPr>
              <w:t>10032</w:t>
            </w:r>
          </w:p>
        </w:tc>
        <w:tc>
          <w:tcPr>
            <w:tcW w:w="850" w:type="dxa"/>
          </w:tcPr>
          <w:p w14:paraId="3512F042" w14:textId="77777777" w:rsidR="005F789E" w:rsidRPr="00EF0684" w:rsidRDefault="005F789E" w:rsidP="003A1466">
            <w:pPr>
              <w:rPr>
                <w:sz w:val="20"/>
                <w:szCs w:val="20"/>
                <w:lang w:val="en-US"/>
              </w:rPr>
            </w:pPr>
          </w:p>
        </w:tc>
        <w:tc>
          <w:tcPr>
            <w:tcW w:w="4394" w:type="dxa"/>
          </w:tcPr>
          <w:p w14:paraId="3297E859" w14:textId="77777777" w:rsidR="005F789E" w:rsidRPr="00EF0684" w:rsidRDefault="005F789E" w:rsidP="003A1466">
            <w:pPr>
              <w:rPr>
                <w:sz w:val="20"/>
                <w:szCs w:val="20"/>
                <w:lang w:val="en-US"/>
              </w:rPr>
            </w:pPr>
            <w:r>
              <w:rPr>
                <w:sz w:val="20"/>
                <w:szCs w:val="20"/>
              </w:rPr>
              <w:t xml:space="preserve">32 - System malfunction</w:t>
            </w:r>
          </w:p>
        </w:tc>
      </w:tr>
      <w:tr w:rsidR="005F789E" w:rsidRPr="00EF0684" w14:paraId="5B3F746A" w14:textId="77777777" w:rsidTr="003A1466">
        <w:trPr>
          <w:trHeight w:val="20"/>
        </w:trPr>
        <w:tc>
          <w:tcPr>
            <w:tcW w:w="3119" w:type="dxa"/>
          </w:tcPr>
          <w:p w14:paraId="4DB4481F" w14:textId="77777777" w:rsidR="005F789E" w:rsidRPr="00EF0684" w:rsidRDefault="005F789E" w:rsidP="003A1466">
            <w:pPr>
              <w:rPr>
                <w:sz w:val="20"/>
                <w:szCs w:val="20"/>
                <w:lang w:val="en-US"/>
              </w:rPr>
            </w:pPr>
            <w:r>
              <w:rPr>
                <w:sz w:val="20"/>
                <w:szCs w:val="20"/>
              </w:rPr>
              <w:t>ECR_WL_P033</w:t>
            </w:r>
          </w:p>
        </w:tc>
        <w:tc>
          <w:tcPr>
            <w:tcW w:w="851" w:type="dxa"/>
            <w:gridSpan w:val="2"/>
          </w:tcPr>
          <w:p w14:paraId="183FB4E4" w14:textId="77777777" w:rsidR="005F789E" w:rsidRPr="00EF0684" w:rsidRDefault="005F789E" w:rsidP="003A1466">
            <w:pPr>
              <w:rPr>
                <w:sz w:val="20"/>
                <w:szCs w:val="20"/>
                <w:lang w:val="en-US"/>
              </w:rPr>
            </w:pPr>
            <w:r>
              <w:rPr>
                <w:sz w:val="20"/>
                <w:szCs w:val="20"/>
              </w:rPr>
              <w:t>10033</w:t>
            </w:r>
          </w:p>
        </w:tc>
        <w:tc>
          <w:tcPr>
            <w:tcW w:w="850" w:type="dxa"/>
          </w:tcPr>
          <w:p w14:paraId="5F0B4A52" w14:textId="77777777" w:rsidR="005F789E" w:rsidRPr="00EF0684" w:rsidRDefault="005F789E" w:rsidP="003A1466">
            <w:pPr>
              <w:rPr>
                <w:sz w:val="20"/>
                <w:szCs w:val="20"/>
                <w:lang w:val="en-US"/>
              </w:rPr>
            </w:pPr>
          </w:p>
        </w:tc>
        <w:tc>
          <w:tcPr>
            <w:tcW w:w="4394" w:type="dxa"/>
          </w:tcPr>
          <w:p w14:paraId="4F2F0E2B" w14:textId="77777777" w:rsidR="005F789E" w:rsidRPr="00EF0684" w:rsidRDefault="005F789E" w:rsidP="003A1466">
            <w:pPr>
              <w:rPr>
                <w:sz w:val="20"/>
                <w:szCs w:val="20"/>
                <w:lang w:val="en-US"/>
              </w:rPr>
            </w:pPr>
            <w:r>
              <w:rPr>
                <w:sz w:val="20"/>
                <w:szCs w:val="20"/>
              </w:rPr>
              <w:t xml:space="preserve">33 - Pick-up card !</w:t>
            </w:r>
          </w:p>
        </w:tc>
      </w:tr>
      <w:tr w:rsidR="005F789E" w:rsidRPr="00EF0684" w14:paraId="23DFF694" w14:textId="77777777" w:rsidTr="003A1466">
        <w:trPr>
          <w:trHeight w:val="20"/>
        </w:trPr>
        <w:tc>
          <w:tcPr>
            <w:tcW w:w="3119" w:type="dxa"/>
          </w:tcPr>
          <w:p w14:paraId="2C61FCD2" w14:textId="77777777" w:rsidR="005F789E" w:rsidRPr="00EF0684" w:rsidRDefault="005F789E" w:rsidP="003A1466">
            <w:pPr>
              <w:rPr>
                <w:sz w:val="20"/>
                <w:szCs w:val="20"/>
                <w:lang w:val="en-US"/>
              </w:rPr>
            </w:pPr>
            <w:r>
              <w:rPr>
                <w:sz w:val="20"/>
                <w:szCs w:val="20"/>
              </w:rPr>
              <w:t>ECR_WL_P034</w:t>
            </w:r>
          </w:p>
        </w:tc>
        <w:tc>
          <w:tcPr>
            <w:tcW w:w="851" w:type="dxa"/>
            <w:gridSpan w:val="2"/>
          </w:tcPr>
          <w:p w14:paraId="462CD6DC" w14:textId="77777777" w:rsidR="005F789E" w:rsidRPr="00EF0684" w:rsidRDefault="005F789E" w:rsidP="003A1466">
            <w:pPr>
              <w:rPr>
                <w:sz w:val="20"/>
                <w:szCs w:val="20"/>
                <w:lang w:val="en-US"/>
              </w:rPr>
            </w:pPr>
            <w:r>
              <w:rPr>
                <w:sz w:val="20"/>
                <w:szCs w:val="20"/>
              </w:rPr>
              <w:t>10034</w:t>
            </w:r>
          </w:p>
        </w:tc>
        <w:tc>
          <w:tcPr>
            <w:tcW w:w="850" w:type="dxa"/>
          </w:tcPr>
          <w:p w14:paraId="413B9634" w14:textId="77777777" w:rsidR="005F789E" w:rsidRPr="00EF0684" w:rsidRDefault="005F789E" w:rsidP="003A1466">
            <w:pPr>
              <w:rPr>
                <w:sz w:val="20"/>
                <w:szCs w:val="20"/>
                <w:lang w:val="en-US"/>
              </w:rPr>
            </w:pPr>
          </w:p>
        </w:tc>
        <w:tc>
          <w:tcPr>
            <w:tcW w:w="4394" w:type="dxa"/>
          </w:tcPr>
          <w:p w14:paraId="25FE3264" w14:textId="77777777" w:rsidR="005F789E" w:rsidRPr="00EF0684" w:rsidRDefault="005F789E" w:rsidP="003A1466">
            <w:pPr>
              <w:rPr>
                <w:sz w:val="20"/>
                <w:szCs w:val="20"/>
                <w:lang w:val="en-US"/>
              </w:rPr>
            </w:pPr>
            <w:r>
              <w:rPr>
                <w:sz w:val="20"/>
                <w:szCs w:val="20"/>
              </w:rPr>
              <w:t xml:space="preserve">34 - Pick-up card !</w:t>
            </w:r>
          </w:p>
        </w:tc>
      </w:tr>
      <w:tr w:rsidR="005F789E" w:rsidRPr="00EF0684" w14:paraId="68F43CC9" w14:textId="77777777" w:rsidTr="003A1466">
        <w:trPr>
          <w:trHeight w:val="20"/>
        </w:trPr>
        <w:tc>
          <w:tcPr>
            <w:tcW w:w="3119" w:type="dxa"/>
          </w:tcPr>
          <w:p w14:paraId="620353D8" w14:textId="77777777" w:rsidR="005F789E" w:rsidRPr="00EF0684" w:rsidRDefault="005F789E" w:rsidP="003A1466">
            <w:pPr>
              <w:rPr>
                <w:sz w:val="20"/>
                <w:szCs w:val="20"/>
                <w:lang w:val="en-US"/>
              </w:rPr>
            </w:pPr>
            <w:r>
              <w:rPr>
                <w:sz w:val="20"/>
                <w:szCs w:val="20"/>
              </w:rPr>
              <w:t>ECR_WL_P035</w:t>
            </w:r>
          </w:p>
        </w:tc>
        <w:tc>
          <w:tcPr>
            <w:tcW w:w="851" w:type="dxa"/>
            <w:gridSpan w:val="2"/>
          </w:tcPr>
          <w:p w14:paraId="34B47BA2" w14:textId="77777777" w:rsidR="005F789E" w:rsidRPr="00EF0684" w:rsidRDefault="005F789E" w:rsidP="003A1466">
            <w:pPr>
              <w:rPr>
                <w:sz w:val="20"/>
                <w:szCs w:val="20"/>
                <w:lang w:val="en-US"/>
              </w:rPr>
            </w:pPr>
            <w:r>
              <w:rPr>
                <w:sz w:val="20"/>
                <w:szCs w:val="20"/>
              </w:rPr>
              <w:t>10035</w:t>
            </w:r>
          </w:p>
        </w:tc>
        <w:tc>
          <w:tcPr>
            <w:tcW w:w="850" w:type="dxa"/>
          </w:tcPr>
          <w:p w14:paraId="0AF7BA7D" w14:textId="77777777" w:rsidR="005F789E" w:rsidRPr="00EF0684" w:rsidRDefault="005F789E" w:rsidP="003A1466">
            <w:pPr>
              <w:rPr>
                <w:sz w:val="20"/>
                <w:szCs w:val="20"/>
                <w:lang w:val="en-US"/>
              </w:rPr>
            </w:pPr>
          </w:p>
        </w:tc>
        <w:tc>
          <w:tcPr>
            <w:tcW w:w="4394" w:type="dxa"/>
          </w:tcPr>
          <w:p w14:paraId="5CBA0F92" w14:textId="77777777" w:rsidR="005F789E" w:rsidRPr="00EF0684" w:rsidRDefault="005F789E" w:rsidP="003A1466">
            <w:pPr>
              <w:rPr>
                <w:sz w:val="20"/>
                <w:szCs w:val="20"/>
                <w:lang w:val="en-US"/>
              </w:rPr>
            </w:pPr>
            <w:r>
              <w:rPr>
                <w:sz w:val="20"/>
                <w:szCs w:val="20"/>
              </w:rPr>
              <w:t xml:space="preserve">35 - Pick-up card !</w:t>
            </w:r>
          </w:p>
        </w:tc>
      </w:tr>
      <w:tr w:rsidR="005F789E" w:rsidRPr="00EF0684" w14:paraId="7087ACAF" w14:textId="77777777" w:rsidTr="003A1466">
        <w:trPr>
          <w:trHeight w:val="20"/>
        </w:trPr>
        <w:tc>
          <w:tcPr>
            <w:tcW w:w="3119" w:type="dxa"/>
          </w:tcPr>
          <w:p w14:paraId="7CCCE8AC" w14:textId="77777777" w:rsidR="005F789E" w:rsidRPr="00EF0684" w:rsidRDefault="005F789E" w:rsidP="003A1466">
            <w:pPr>
              <w:rPr>
                <w:sz w:val="20"/>
                <w:szCs w:val="20"/>
                <w:lang w:val="en-US"/>
              </w:rPr>
            </w:pPr>
            <w:r>
              <w:rPr>
                <w:sz w:val="20"/>
                <w:szCs w:val="20"/>
              </w:rPr>
              <w:t>ECR_WL_P036</w:t>
            </w:r>
          </w:p>
        </w:tc>
        <w:tc>
          <w:tcPr>
            <w:tcW w:w="851" w:type="dxa"/>
            <w:gridSpan w:val="2"/>
          </w:tcPr>
          <w:p w14:paraId="5C06FFC6" w14:textId="77777777" w:rsidR="005F789E" w:rsidRPr="00EF0684" w:rsidRDefault="005F789E" w:rsidP="003A1466">
            <w:pPr>
              <w:rPr>
                <w:sz w:val="20"/>
                <w:szCs w:val="20"/>
                <w:lang w:val="en-US"/>
              </w:rPr>
            </w:pPr>
            <w:r>
              <w:rPr>
                <w:sz w:val="20"/>
                <w:szCs w:val="20"/>
              </w:rPr>
              <w:t>10036</w:t>
            </w:r>
          </w:p>
        </w:tc>
        <w:tc>
          <w:tcPr>
            <w:tcW w:w="850" w:type="dxa"/>
          </w:tcPr>
          <w:p w14:paraId="138F4159" w14:textId="77777777" w:rsidR="005F789E" w:rsidRPr="00EF0684" w:rsidRDefault="005F789E" w:rsidP="003A1466">
            <w:pPr>
              <w:rPr>
                <w:sz w:val="20"/>
                <w:szCs w:val="20"/>
                <w:lang w:val="en-US"/>
              </w:rPr>
            </w:pPr>
          </w:p>
        </w:tc>
        <w:tc>
          <w:tcPr>
            <w:tcW w:w="4394" w:type="dxa"/>
          </w:tcPr>
          <w:p w14:paraId="79CAB4D1" w14:textId="77777777" w:rsidR="005F789E" w:rsidRPr="00EF0684" w:rsidRDefault="005F789E" w:rsidP="003A1466">
            <w:pPr>
              <w:rPr>
                <w:sz w:val="20"/>
                <w:szCs w:val="20"/>
                <w:lang w:val="en-US"/>
              </w:rPr>
            </w:pPr>
            <w:r>
              <w:rPr>
                <w:sz w:val="20"/>
                <w:szCs w:val="20"/>
              </w:rPr>
              <w:t xml:space="preserve">36 - Pick-up card !</w:t>
            </w:r>
          </w:p>
        </w:tc>
      </w:tr>
      <w:tr w:rsidR="005F789E" w:rsidRPr="00EF0684" w14:paraId="47C606EA" w14:textId="77777777" w:rsidTr="003A1466">
        <w:trPr>
          <w:trHeight w:val="20"/>
        </w:trPr>
        <w:tc>
          <w:tcPr>
            <w:tcW w:w="3119" w:type="dxa"/>
          </w:tcPr>
          <w:p w14:paraId="1FF8B208" w14:textId="77777777" w:rsidR="005F789E" w:rsidRPr="00EF0684" w:rsidRDefault="005F789E" w:rsidP="003A1466">
            <w:pPr>
              <w:rPr>
                <w:sz w:val="20"/>
                <w:szCs w:val="20"/>
                <w:lang w:val="en-US"/>
              </w:rPr>
            </w:pPr>
            <w:r>
              <w:rPr>
                <w:sz w:val="20"/>
                <w:szCs w:val="20"/>
              </w:rPr>
              <w:t>ECR_WL_P037</w:t>
            </w:r>
          </w:p>
        </w:tc>
        <w:tc>
          <w:tcPr>
            <w:tcW w:w="851" w:type="dxa"/>
            <w:gridSpan w:val="2"/>
          </w:tcPr>
          <w:p w14:paraId="22D2AB82" w14:textId="77777777" w:rsidR="005F789E" w:rsidRPr="00EF0684" w:rsidRDefault="005F789E" w:rsidP="003A1466">
            <w:pPr>
              <w:rPr>
                <w:sz w:val="20"/>
                <w:szCs w:val="20"/>
                <w:lang w:val="en-US"/>
              </w:rPr>
            </w:pPr>
            <w:r>
              <w:rPr>
                <w:sz w:val="20"/>
                <w:szCs w:val="20"/>
              </w:rPr>
              <w:t>10037</w:t>
            </w:r>
          </w:p>
        </w:tc>
        <w:tc>
          <w:tcPr>
            <w:tcW w:w="850" w:type="dxa"/>
          </w:tcPr>
          <w:p w14:paraId="070A6276" w14:textId="77777777" w:rsidR="005F789E" w:rsidRPr="00EF0684" w:rsidRDefault="005F789E" w:rsidP="003A1466">
            <w:pPr>
              <w:rPr>
                <w:sz w:val="20"/>
                <w:szCs w:val="20"/>
                <w:lang w:val="en-US"/>
              </w:rPr>
            </w:pPr>
          </w:p>
        </w:tc>
        <w:tc>
          <w:tcPr>
            <w:tcW w:w="4394" w:type="dxa"/>
          </w:tcPr>
          <w:p w14:paraId="3470003D" w14:textId="77777777" w:rsidR="005F789E" w:rsidRPr="00EF0684" w:rsidRDefault="005F789E" w:rsidP="003A1466">
            <w:pPr>
              <w:rPr>
                <w:sz w:val="20"/>
                <w:szCs w:val="20"/>
                <w:lang w:val="en-US"/>
              </w:rPr>
            </w:pPr>
            <w:r>
              <w:rPr>
                <w:sz w:val="20"/>
                <w:szCs w:val="20"/>
              </w:rPr>
              <w:t xml:space="preserve">37 - Pick-up card !</w:t>
            </w:r>
          </w:p>
        </w:tc>
      </w:tr>
      <w:tr w:rsidR="005F789E" w:rsidRPr="00EF0684" w14:paraId="01B934E0" w14:textId="77777777" w:rsidTr="003A1466">
        <w:trPr>
          <w:trHeight w:val="20"/>
        </w:trPr>
        <w:tc>
          <w:tcPr>
            <w:tcW w:w="3119" w:type="dxa"/>
          </w:tcPr>
          <w:p w14:paraId="13042849" w14:textId="77777777" w:rsidR="005F789E" w:rsidRPr="00EF0684" w:rsidRDefault="005F789E" w:rsidP="003A1466">
            <w:pPr>
              <w:rPr>
                <w:sz w:val="20"/>
                <w:szCs w:val="20"/>
                <w:lang w:val="en-US"/>
              </w:rPr>
            </w:pPr>
            <w:r>
              <w:rPr>
                <w:sz w:val="20"/>
                <w:szCs w:val="20"/>
              </w:rPr>
              <w:lastRenderedPageBreak/>
              <w:t>ECR_WL_P038</w:t>
            </w:r>
          </w:p>
        </w:tc>
        <w:tc>
          <w:tcPr>
            <w:tcW w:w="851" w:type="dxa"/>
            <w:gridSpan w:val="2"/>
          </w:tcPr>
          <w:p w14:paraId="218A33DD" w14:textId="77777777" w:rsidR="005F789E" w:rsidRPr="00EF0684" w:rsidRDefault="005F789E" w:rsidP="003A1466">
            <w:pPr>
              <w:rPr>
                <w:sz w:val="20"/>
                <w:szCs w:val="20"/>
                <w:lang w:val="en-US"/>
              </w:rPr>
            </w:pPr>
            <w:r>
              <w:rPr>
                <w:sz w:val="20"/>
                <w:szCs w:val="20"/>
              </w:rPr>
              <w:t>10038</w:t>
            </w:r>
          </w:p>
        </w:tc>
        <w:tc>
          <w:tcPr>
            <w:tcW w:w="850" w:type="dxa"/>
          </w:tcPr>
          <w:p w14:paraId="4DF479BB" w14:textId="77777777" w:rsidR="005F789E" w:rsidRPr="00EF0684" w:rsidRDefault="005F789E" w:rsidP="003A1466">
            <w:pPr>
              <w:rPr>
                <w:sz w:val="20"/>
                <w:szCs w:val="20"/>
                <w:lang w:val="en-US"/>
              </w:rPr>
            </w:pPr>
          </w:p>
        </w:tc>
        <w:tc>
          <w:tcPr>
            <w:tcW w:w="4394" w:type="dxa"/>
          </w:tcPr>
          <w:p w14:paraId="36EEC99C" w14:textId="77777777" w:rsidR="005F789E" w:rsidRPr="00EF0684" w:rsidRDefault="005F789E" w:rsidP="003A1466">
            <w:pPr>
              <w:rPr>
                <w:sz w:val="20"/>
                <w:szCs w:val="20"/>
                <w:lang w:val="en-US"/>
              </w:rPr>
            </w:pPr>
            <w:r>
              <w:rPr>
                <w:sz w:val="20"/>
                <w:szCs w:val="20"/>
              </w:rPr>
              <w:t xml:space="preserve">38 - Pick-up card !</w:t>
            </w:r>
          </w:p>
        </w:tc>
      </w:tr>
      <w:tr w:rsidR="005F789E" w:rsidRPr="00EF0684" w14:paraId="0441D501" w14:textId="77777777" w:rsidTr="003A1466">
        <w:trPr>
          <w:trHeight w:val="20"/>
        </w:trPr>
        <w:tc>
          <w:tcPr>
            <w:tcW w:w="3119" w:type="dxa"/>
          </w:tcPr>
          <w:p w14:paraId="392E28A0" w14:textId="77777777" w:rsidR="005F789E" w:rsidRPr="00EF0684" w:rsidRDefault="005F789E" w:rsidP="003A1466">
            <w:pPr>
              <w:rPr>
                <w:sz w:val="20"/>
                <w:szCs w:val="20"/>
                <w:lang w:val="en-US"/>
              </w:rPr>
            </w:pPr>
            <w:r>
              <w:rPr>
                <w:sz w:val="20"/>
                <w:szCs w:val="20"/>
              </w:rPr>
              <w:t>ECR_WL_P039</w:t>
            </w:r>
          </w:p>
        </w:tc>
        <w:tc>
          <w:tcPr>
            <w:tcW w:w="851" w:type="dxa"/>
            <w:gridSpan w:val="2"/>
          </w:tcPr>
          <w:p w14:paraId="3AD96542" w14:textId="77777777" w:rsidR="005F789E" w:rsidRPr="00EF0684" w:rsidRDefault="005F789E" w:rsidP="003A1466">
            <w:pPr>
              <w:rPr>
                <w:sz w:val="20"/>
                <w:szCs w:val="20"/>
                <w:lang w:val="en-US"/>
              </w:rPr>
            </w:pPr>
            <w:r>
              <w:rPr>
                <w:sz w:val="20"/>
                <w:szCs w:val="20"/>
              </w:rPr>
              <w:t>10039</w:t>
            </w:r>
          </w:p>
        </w:tc>
        <w:tc>
          <w:tcPr>
            <w:tcW w:w="850" w:type="dxa"/>
          </w:tcPr>
          <w:p w14:paraId="410E6B5F" w14:textId="77777777" w:rsidR="005F789E" w:rsidRPr="00EF0684" w:rsidRDefault="005F789E" w:rsidP="003A1466">
            <w:pPr>
              <w:rPr>
                <w:sz w:val="20"/>
                <w:szCs w:val="20"/>
                <w:lang w:val="en-US"/>
              </w:rPr>
            </w:pPr>
          </w:p>
        </w:tc>
        <w:tc>
          <w:tcPr>
            <w:tcW w:w="4394" w:type="dxa"/>
          </w:tcPr>
          <w:p w14:paraId="6139DF8B" w14:textId="77777777" w:rsidR="005F789E" w:rsidRPr="00EF0684" w:rsidRDefault="005F789E" w:rsidP="003A1466">
            <w:pPr>
              <w:rPr>
                <w:sz w:val="20"/>
                <w:szCs w:val="20"/>
                <w:lang w:val="en-US"/>
              </w:rPr>
            </w:pPr>
            <w:r>
              <w:rPr>
                <w:sz w:val="20"/>
                <w:szCs w:val="20"/>
              </w:rPr>
              <w:t xml:space="preserve">39 - No account of type requested</w:t>
            </w:r>
          </w:p>
        </w:tc>
      </w:tr>
      <w:tr w:rsidR="005F789E" w:rsidRPr="00EF0684" w14:paraId="77471AFA" w14:textId="77777777" w:rsidTr="003A1466">
        <w:trPr>
          <w:trHeight w:val="20"/>
        </w:trPr>
        <w:tc>
          <w:tcPr>
            <w:tcW w:w="3119" w:type="dxa"/>
          </w:tcPr>
          <w:p w14:paraId="6C95445A" w14:textId="77777777" w:rsidR="005F789E" w:rsidRPr="00EF0684" w:rsidRDefault="005F789E" w:rsidP="003A1466">
            <w:pPr>
              <w:rPr>
                <w:sz w:val="20"/>
                <w:szCs w:val="20"/>
                <w:lang w:val="en-US"/>
              </w:rPr>
            </w:pPr>
            <w:r>
              <w:rPr>
                <w:sz w:val="20"/>
                <w:szCs w:val="20"/>
              </w:rPr>
              <w:t>ECR_WL_P040</w:t>
            </w:r>
          </w:p>
        </w:tc>
        <w:tc>
          <w:tcPr>
            <w:tcW w:w="851" w:type="dxa"/>
            <w:gridSpan w:val="2"/>
          </w:tcPr>
          <w:p w14:paraId="356C2B5B" w14:textId="77777777" w:rsidR="005F789E" w:rsidRPr="00EF0684" w:rsidRDefault="005F789E" w:rsidP="003A1466">
            <w:pPr>
              <w:rPr>
                <w:sz w:val="20"/>
                <w:szCs w:val="20"/>
                <w:lang w:val="en-US"/>
              </w:rPr>
            </w:pPr>
            <w:r>
              <w:rPr>
                <w:sz w:val="20"/>
                <w:szCs w:val="20"/>
              </w:rPr>
              <w:t>10040</w:t>
            </w:r>
          </w:p>
        </w:tc>
        <w:tc>
          <w:tcPr>
            <w:tcW w:w="850" w:type="dxa"/>
          </w:tcPr>
          <w:p w14:paraId="11C802E0" w14:textId="77777777" w:rsidR="005F789E" w:rsidRPr="00EF0684" w:rsidRDefault="005F789E" w:rsidP="003A1466">
            <w:pPr>
              <w:rPr>
                <w:sz w:val="20"/>
                <w:szCs w:val="20"/>
                <w:lang w:val="en-US"/>
              </w:rPr>
            </w:pPr>
          </w:p>
        </w:tc>
        <w:tc>
          <w:tcPr>
            <w:tcW w:w="4394" w:type="dxa"/>
          </w:tcPr>
          <w:p w14:paraId="4123036C" w14:textId="77777777" w:rsidR="005F789E" w:rsidRPr="00EF0684" w:rsidRDefault="005F789E" w:rsidP="003A1466">
            <w:pPr>
              <w:rPr>
                <w:sz w:val="20"/>
                <w:szCs w:val="20"/>
                <w:lang w:val="en-US"/>
              </w:rPr>
            </w:pPr>
            <w:r>
              <w:rPr>
                <w:sz w:val="20"/>
                <w:szCs w:val="20"/>
              </w:rPr>
              <w:t xml:space="preserve">40 - Function not supported</w:t>
            </w:r>
          </w:p>
        </w:tc>
      </w:tr>
      <w:tr w:rsidR="005F789E" w:rsidRPr="00EF0684" w14:paraId="5F61F641" w14:textId="77777777" w:rsidTr="003A1466">
        <w:trPr>
          <w:trHeight w:val="20"/>
        </w:trPr>
        <w:tc>
          <w:tcPr>
            <w:tcW w:w="3119" w:type="dxa"/>
          </w:tcPr>
          <w:p w14:paraId="7DE2D35D" w14:textId="77777777" w:rsidR="005F789E" w:rsidRPr="00EF0684" w:rsidRDefault="005F789E" w:rsidP="003A1466">
            <w:pPr>
              <w:rPr>
                <w:sz w:val="20"/>
                <w:szCs w:val="20"/>
                <w:lang w:val="en-US"/>
              </w:rPr>
            </w:pPr>
            <w:r>
              <w:rPr>
                <w:sz w:val="20"/>
                <w:szCs w:val="20"/>
              </w:rPr>
              <w:t>ECR_WL_P041</w:t>
            </w:r>
          </w:p>
        </w:tc>
        <w:tc>
          <w:tcPr>
            <w:tcW w:w="851" w:type="dxa"/>
            <w:gridSpan w:val="2"/>
          </w:tcPr>
          <w:p w14:paraId="01D3A261" w14:textId="77777777" w:rsidR="005F789E" w:rsidRPr="00EF0684" w:rsidRDefault="005F789E" w:rsidP="003A1466">
            <w:pPr>
              <w:rPr>
                <w:sz w:val="20"/>
                <w:szCs w:val="20"/>
                <w:lang w:val="en-US"/>
              </w:rPr>
            </w:pPr>
            <w:r>
              <w:rPr>
                <w:sz w:val="20"/>
                <w:szCs w:val="20"/>
              </w:rPr>
              <w:t>10041</w:t>
            </w:r>
          </w:p>
        </w:tc>
        <w:tc>
          <w:tcPr>
            <w:tcW w:w="850" w:type="dxa"/>
          </w:tcPr>
          <w:p w14:paraId="2F092600" w14:textId="77777777" w:rsidR="005F789E" w:rsidRPr="00EF0684" w:rsidRDefault="005F789E" w:rsidP="003A1466">
            <w:pPr>
              <w:rPr>
                <w:sz w:val="20"/>
                <w:szCs w:val="20"/>
                <w:lang w:val="en-US"/>
              </w:rPr>
            </w:pPr>
          </w:p>
        </w:tc>
        <w:tc>
          <w:tcPr>
            <w:tcW w:w="4394" w:type="dxa"/>
          </w:tcPr>
          <w:p w14:paraId="0D03A1C7" w14:textId="77777777" w:rsidR="005F789E" w:rsidRPr="00EF0684" w:rsidRDefault="005F789E" w:rsidP="003A1466">
            <w:pPr>
              <w:rPr>
                <w:sz w:val="20"/>
                <w:szCs w:val="20"/>
                <w:lang w:val="en-US"/>
              </w:rPr>
            </w:pPr>
            <w:r>
              <w:rPr>
                <w:sz w:val="20"/>
                <w:szCs w:val="20"/>
              </w:rPr>
              <w:t xml:space="preserve">41 - Pick-up card !</w:t>
            </w:r>
          </w:p>
        </w:tc>
      </w:tr>
      <w:tr w:rsidR="005F789E" w:rsidRPr="00EF0684" w14:paraId="51518C02" w14:textId="77777777" w:rsidTr="003A1466">
        <w:trPr>
          <w:trHeight w:val="20"/>
        </w:trPr>
        <w:tc>
          <w:tcPr>
            <w:tcW w:w="3119" w:type="dxa"/>
          </w:tcPr>
          <w:p w14:paraId="4C3106D6" w14:textId="77777777" w:rsidR="005F789E" w:rsidRPr="00EF0684" w:rsidRDefault="005F789E" w:rsidP="003A1466">
            <w:pPr>
              <w:rPr>
                <w:sz w:val="20"/>
                <w:szCs w:val="20"/>
                <w:lang w:val="en-US"/>
              </w:rPr>
            </w:pPr>
            <w:r>
              <w:rPr>
                <w:sz w:val="20"/>
                <w:szCs w:val="20"/>
              </w:rPr>
              <w:t>ECR_WL_P042</w:t>
            </w:r>
          </w:p>
        </w:tc>
        <w:tc>
          <w:tcPr>
            <w:tcW w:w="851" w:type="dxa"/>
            <w:gridSpan w:val="2"/>
          </w:tcPr>
          <w:p w14:paraId="0FE016D0" w14:textId="77777777" w:rsidR="005F789E" w:rsidRPr="00EF0684" w:rsidRDefault="005F789E" w:rsidP="003A1466">
            <w:pPr>
              <w:rPr>
                <w:sz w:val="20"/>
                <w:szCs w:val="20"/>
                <w:lang w:val="en-US"/>
              </w:rPr>
            </w:pPr>
            <w:r>
              <w:rPr>
                <w:sz w:val="20"/>
                <w:szCs w:val="20"/>
              </w:rPr>
              <w:t>10042</w:t>
            </w:r>
          </w:p>
        </w:tc>
        <w:tc>
          <w:tcPr>
            <w:tcW w:w="850" w:type="dxa"/>
          </w:tcPr>
          <w:p w14:paraId="22D7DF97" w14:textId="77777777" w:rsidR="005F789E" w:rsidRPr="00EF0684" w:rsidRDefault="005F789E" w:rsidP="003A1466">
            <w:pPr>
              <w:rPr>
                <w:sz w:val="20"/>
                <w:szCs w:val="20"/>
                <w:lang w:val="en-US"/>
              </w:rPr>
            </w:pPr>
          </w:p>
        </w:tc>
        <w:tc>
          <w:tcPr>
            <w:tcW w:w="4394" w:type="dxa"/>
          </w:tcPr>
          <w:p w14:paraId="4EA955E8" w14:textId="77777777" w:rsidR="005F789E" w:rsidRPr="00EF0684" w:rsidRDefault="005F789E" w:rsidP="003A1466">
            <w:pPr>
              <w:rPr>
                <w:sz w:val="20"/>
                <w:szCs w:val="20"/>
                <w:lang w:val="en-US"/>
              </w:rPr>
            </w:pPr>
            <w:r>
              <w:rPr>
                <w:sz w:val="20"/>
                <w:szCs w:val="20"/>
              </w:rPr>
              <w:t xml:space="preserve">42 - No account of type requested</w:t>
            </w:r>
          </w:p>
        </w:tc>
      </w:tr>
      <w:tr w:rsidR="005F789E" w:rsidRPr="00EF0684" w14:paraId="69F05C9C" w14:textId="77777777" w:rsidTr="003A1466">
        <w:trPr>
          <w:trHeight w:val="20"/>
        </w:trPr>
        <w:tc>
          <w:tcPr>
            <w:tcW w:w="3119" w:type="dxa"/>
          </w:tcPr>
          <w:p w14:paraId="407503B1" w14:textId="77777777" w:rsidR="005F789E" w:rsidRPr="00EF0684" w:rsidRDefault="005F789E" w:rsidP="003A1466">
            <w:pPr>
              <w:rPr>
                <w:sz w:val="20"/>
                <w:szCs w:val="20"/>
                <w:lang w:val="en-US"/>
              </w:rPr>
            </w:pPr>
            <w:r>
              <w:rPr>
                <w:sz w:val="20"/>
                <w:szCs w:val="20"/>
              </w:rPr>
              <w:t>ECR_WL_P043</w:t>
            </w:r>
          </w:p>
        </w:tc>
        <w:tc>
          <w:tcPr>
            <w:tcW w:w="851" w:type="dxa"/>
            <w:gridSpan w:val="2"/>
          </w:tcPr>
          <w:p w14:paraId="641B6468" w14:textId="77777777" w:rsidR="005F789E" w:rsidRPr="00EF0684" w:rsidRDefault="005F789E" w:rsidP="003A1466">
            <w:pPr>
              <w:rPr>
                <w:sz w:val="20"/>
                <w:szCs w:val="20"/>
                <w:lang w:val="en-US"/>
              </w:rPr>
            </w:pPr>
            <w:r>
              <w:rPr>
                <w:sz w:val="20"/>
                <w:szCs w:val="20"/>
              </w:rPr>
              <w:t>10043</w:t>
            </w:r>
          </w:p>
        </w:tc>
        <w:tc>
          <w:tcPr>
            <w:tcW w:w="850" w:type="dxa"/>
          </w:tcPr>
          <w:p w14:paraId="09E7D216" w14:textId="77777777" w:rsidR="005F789E" w:rsidRPr="00EF0684" w:rsidRDefault="005F789E" w:rsidP="003A1466">
            <w:pPr>
              <w:rPr>
                <w:sz w:val="20"/>
                <w:szCs w:val="20"/>
                <w:lang w:val="en-US"/>
              </w:rPr>
            </w:pPr>
          </w:p>
        </w:tc>
        <w:tc>
          <w:tcPr>
            <w:tcW w:w="4394" w:type="dxa"/>
          </w:tcPr>
          <w:p w14:paraId="1D73437A" w14:textId="77777777" w:rsidR="005F789E" w:rsidRPr="00EF0684" w:rsidRDefault="005F789E" w:rsidP="003A1466">
            <w:pPr>
              <w:rPr>
                <w:sz w:val="20"/>
                <w:szCs w:val="20"/>
                <w:lang w:val="en-US"/>
              </w:rPr>
            </w:pPr>
            <w:r>
              <w:rPr>
                <w:sz w:val="20"/>
                <w:szCs w:val="20"/>
              </w:rPr>
              <w:t xml:space="preserve">43 - Pick-up card !</w:t>
            </w:r>
          </w:p>
        </w:tc>
      </w:tr>
      <w:tr w:rsidR="005F789E" w:rsidRPr="00EF0684" w14:paraId="0CA2A89C" w14:textId="77777777" w:rsidTr="003A1466">
        <w:trPr>
          <w:trHeight w:val="20"/>
        </w:trPr>
        <w:tc>
          <w:tcPr>
            <w:tcW w:w="3119" w:type="dxa"/>
          </w:tcPr>
          <w:p w14:paraId="451DBCD7" w14:textId="77777777" w:rsidR="005F789E" w:rsidRPr="00EF0684" w:rsidRDefault="005F789E" w:rsidP="003A1466">
            <w:pPr>
              <w:rPr>
                <w:sz w:val="20"/>
                <w:szCs w:val="20"/>
                <w:lang w:val="en-US"/>
              </w:rPr>
            </w:pPr>
            <w:r>
              <w:rPr>
                <w:sz w:val="20"/>
                <w:szCs w:val="20"/>
              </w:rPr>
              <w:t>ECR_WL_P044</w:t>
            </w:r>
          </w:p>
        </w:tc>
        <w:tc>
          <w:tcPr>
            <w:tcW w:w="851" w:type="dxa"/>
            <w:gridSpan w:val="2"/>
          </w:tcPr>
          <w:p w14:paraId="20E25ABA" w14:textId="77777777" w:rsidR="005F789E" w:rsidRPr="00EF0684" w:rsidRDefault="005F789E" w:rsidP="003A1466">
            <w:pPr>
              <w:rPr>
                <w:sz w:val="20"/>
                <w:szCs w:val="20"/>
                <w:lang w:val="en-US"/>
              </w:rPr>
            </w:pPr>
            <w:r>
              <w:rPr>
                <w:sz w:val="20"/>
                <w:szCs w:val="20"/>
              </w:rPr>
              <w:t>10044</w:t>
            </w:r>
          </w:p>
        </w:tc>
        <w:tc>
          <w:tcPr>
            <w:tcW w:w="850" w:type="dxa"/>
          </w:tcPr>
          <w:p w14:paraId="26BF4426" w14:textId="77777777" w:rsidR="005F789E" w:rsidRPr="00EF0684" w:rsidRDefault="005F789E" w:rsidP="003A1466">
            <w:pPr>
              <w:rPr>
                <w:sz w:val="20"/>
                <w:szCs w:val="20"/>
                <w:lang w:val="en-US"/>
              </w:rPr>
            </w:pPr>
          </w:p>
        </w:tc>
        <w:tc>
          <w:tcPr>
            <w:tcW w:w="4394" w:type="dxa"/>
          </w:tcPr>
          <w:p w14:paraId="12A63096" w14:textId="77777777" w:rsidR="005F789E" w:rsidRPr="00EF0684" w:rsidRDefault="005F789E" w:rsidP="003A1466">
            <w:pPr>
              <w:rPr>
                <w:sz w:val="20"/>
                <w:szCs w:val="20"/>
                <w:lang w:val="en-US"/>
              </w:rPr>
            </w:pPr>
            <w:r>
              <w:rPr>
                <w:sz w:val="20"/>
                <w:szCs w:val="20"/>
              </w:rPr>
              <w:t xml:space="preserve">44 - No account of type requested</w:t>
            </w:r>
          </w:p>
        </w:tc>
      </w:tr>
      <w:tr w:rsidR="005F789E" w:rsidRPr="00EF0684" w14:paraId="7B33704F" w14:textId="77777777" w:rsidTr="003A1466">
        <w:trPr>
          <w:trHeight w:val="20"/>
        </w:trPr>
        <w:tc>
          <w:tcPr>
            <w:tcW w:w="3119" w:type="dxa"/>
          </w:tcPr>
          <w:p w14:paraId="572B3266" w14:textId="77777777" w:rsidR="005F789E" w:rsidRPr="00EF0684" w:rsidRDefault="005F789E" w:rsidP="003A1466">
            <w:pPr>
              <w:rPr>
                <w:sz w:val="20"/>
                <w:szCs w:val="20"/>
                <w:lang w:val="en-US"/>
              </w:rPr>
            </w:pPr>
            <w:r>
              <w:rPr>
                <w:sz w:val="20"/>
                <w:szCs w:val="20"/>
              </w:rPr>
              <w:t>ECR_WL_P045</w:t>
            </w:r>
          </w:p>
        </w:tc>
        <w:tc>
          <w:tcPr>
            <w:tcW w:w="851" w:type="dxa"/>
            <w:gridSpan w:val="2"/>
          </w:tcPr>
          <w:p w14:paraId="2F396911" w14:textId="77777777" w:rsidR="005F789E" w:rsidRPr="00EF0684" w:rsidRDefault="005F789E" w:rsidP="003A1466">
            <w:pPr>
              <w:rPr>
                <w:sz w:val="20"/>
                <w:szCs w:val="20"/>
                <w:lang w:val="en-US"/>
              </w:rPr>
            </w:pPr>
            <w:r>
              <w:rPr>
                <w:sz w:val="20"/>
                <w:szCs w:val="20"/>
              </w:rPr>
              <w:t>10045</w:t>
            </w:r>
          </w:p>
        </w:tc>
        <w:tc>
          <w:tcPr>
            <w:tcW w:w="850" w:type="dxa"/>
          </w:tcPr>
          <w:p w14:paraId="48808E3D" w14:textId="77777777" w:rsidR="005F789E" w:rsidRPr="00EF0684" w:rsidRDefault="005F789E" w:rsidP="003A1466">
            <w:pPr>
              <w:rPr>
                <w:sz w:val="20"/>
                <w:szCs w:val="20"/>
                <w:lang w:val="en-US"/>
              </w:rPr>
            </w:pPr>
          </w:p>
        </w:tc>
        <w:tc>
          <w:tcPr>
            <w:tcW w:w="4394" w:type="dxa"/>
          </w:tcPr>
          <w:p w14:paraId="06DD8491" w14:textId="77777777" w:rsidR="005F789E" w:rsidRPr="00EF0684" w:rsidRDefault="005F789E" w:rsidP="003A1466">
            <w:pPr>
              <w:rPr>
                <w:sz w:val="20"/>
                <w:szCs w:val="20"/>
                <w:lang w:val="en-US"/>
              </w:rPr>
            </w:pPr>
            <w:r>
              <w:rPr>
                <w:sz w:val="20"/>
                <w:szCs w:val="20"/>
              </w:rPr>
              <w:t xml:space="preserve">45 - System malfunction</w:t>
            </w:r>
          </w:p>
        </w:tc>
      </w:tr>
      <w:tr w:rsidR="005F789E" w:rsidRPr="00EF0684" w14:paraId="2A969686" w14:textId="77777777" w:rsidTr="003A1466">
        <w:trPr>
          <w:trHeight w:val="20"/>
        </w:trPr>
        <w:tc>
          <w:tcPr>
            <w:tcW w:w="3119" w:type="dxa"/>
          </w:tcPr>
          <w:p w14:paraId="7F688B65" w14:textId="77777777" w:rsidR="005F789E" w:rsidRPr="00EF0684" w:rsidRDefault="005F789E" w:rsidP="003A1466">
            <w:pPr>
              <w:rPr>
                <w:sz w:val="20"/>
                <w:szCs w:val="20"/>
                <w:lang w:val="en-US"/>
              </w:rPr>
            </w:pPr>
            <w:r>
              <w:rPr>
                <w:sz w:val="20"/>
                <w:szCs w:val="20"/>
              </w:rPr>
              <w:t>ECR_WL_P046</w:t>
            </w:r>
          </w:p>
        </w:tc>
        <w:tc>
          <w:tcPr>
            <w:tcW w:w="851" w:type="dxa"/>
            <w:gridSpan w:val="2"/>
          </w:tcPr>
          <w:p w14:paraId="68B895E7" w14:textId="77777777" w:rsidR="005F789E" w:rsidRPr="00EF0684" w:rsidRDefault="005F789E" w:rsidP="003A1466">
            <w:pPr>
              <w:rPr>
                <w:sz w:val="20"/>
                <w:szCs w:val="20"/>
                <w:lang w:val="en-US"/>
              </w:rPr>
            </w:pPr>
            <w:r>
              <w:rPr>
                <w:sz w:val="20"/>
                <w:szCs w:val="20"/>
              </w:rPr>
              <w:t>10046</w:t>
            </w:r>
          </w:p>
        </w:tc>
        <w:tc>
          <w:tcPr>
            <w:tcW w:w="850" w:type="dxa"/>
          </w:tcPr>
          <w:p w14:paraId="0C5BB4A2" w14:textId="77777777" w:rsidR="005F789E" w:rsidRPr="00EF0684" w:rsidRDefault="005F789E" w:rsidP="003A1466">
            <w:pPr>
              <w:rPr>
                <w:sz w:val="20"/>
                <w:szCs w:val="20"/>
                <w:lang w:val="en-US"/>
              </w:rPr>
            </w:pPr>
          </w:p>
        </w:tc>
        <w:tc>
          <w:tcPr>
            <w:tcW w:w="4394" w:type="dxa"/>
          </w:tcPr>
          <w:p w14:paraId="352D6C0A" w14:textId="77777777" w:rsidR="005F789E" w:rsidRPr="00EF0684" w:rsidRDefault="005F789E" w:rsidP="003A1466">
            <w:pPr>
              <w:rPr>
                <w:sz w:val="20"/>
                <w:szCs w:val="20"/>
                <w:lang w:val="en-US"/>
              </w:rPr>
            </w:pPr>
            <w:r>
              <w:rPr>
                <w:sz w:val="20"/>
                <w:szCs w:val="20"/>
              </w:rPr>
              <w:t xml:space="preserve">46 - System malfunction</w:t>
            </w:r>
          </w:p>
        </w:tc>
      </w:tr>
      <w:tr w:rsidR="005F789E" w:rsidRPr="00EF0684" w14:paraId="15A5449C" w14:textId="77777777" w:rsidTr="003A1466">
        <w:trPr>
          <w:trHeight w:val="20"/>
        </w:trPr>
        <w:tc>
          <w:tcPr>
            <w:tcW w:w="3119" w:type="dxa"/>
          </w:tcPr>
          <w:p w14:paraId="6E1952D1" w14:textId="77777777" w:rsidR="005F789E" w:rsidRPr="00EF0684" w:rsidRDefault="005F789E" w:rsidP="003A1466">
            <w:pPr>
              <w:rPr>
                <w:sz w:val="20"/>
                <w:szCs w:val="20"/>
                <w:lang w:val="en-US"/>
              </w:rPr>
            </w:pPr>
            <w:r>
              <w:rPr>
                <w:sz w:val="20"/>
                <w:szCs w:val="20"/>
              </w:rPr>
              <w:t>ECR_WL_P047</w:t>
            </w:r>
          </w:p>
        </w:tc>
        <w:tc>
          <w:tcPr>
            <w:tcW w:w="851" w:type="dxa"/>
            <w:gridSpan w:val="2"/>
          </w:tcPr>
          <w:p w14:paraId="5C8B0858" w14:textId="77777777" w:rsidR="005F789E" w:rsidRPr="00EF0684" w:rsidRDefault="005F789E" w:rsidP="003A1466">
            <w:pPr>
              <w:rPr>
                <w:sz w:val="20"/>
                <w:szCs w:val="20"/>
                <w:lang w:val="en-US"/>
              </w:rPr>
            </w:pPr>
            <w:r>
              <w:rPr>
                <w:sz w:val="20"/>
                <w:szCs w:val="20"/>
              </w:rPr>
              <w:t>10047</w:t>
            </w:r>
          </w:p>
        </w:tc>
        <w:tc>
          <w:tcPr>
            <w:tcW w:w="850" w:type="dxa"/>
          </w:tcPr>
          <w:p w14:paraId="5CCC11E0" w14:textId="77777777" w:rsidR="005F789E" w:rsidRPr="00EF0684" w:rsidRDefault="005F789E" w:rsidP="003A1466">
            <w:pPr>
              <w:rPr>
                <w:sz w:val="20"/>
                <w:szCs w:val="20"/>
                <w:lang w:val="en-US"/>
              </w:rPr>
            </w:pPr>
          </w:p>
        </w:tc>
        <w:tc>
          <w:tcPr>
            <w:tcW w:w="4394" w:type="dxa"/>
          </w:tcPr>
          <w:p w14:paraId="1BD6AC86" w14:textId="77777777" w:rsidR="005F789E" w:rsidRPr="00EF0684" w:rsidRDefault="005F789E" w:rsidP="003A1466">
            <w:pPr>
              <w:rPr>
                <w:sz w:val="20"/>
                <w:szCs w:val="20"/>
                <w:lang w:val="en-US"/>
              </w:rPr>
            </w:pPr>
            <w:r>
              <w:rPr>
                <w:sz w:val="20"/>
                <w:szCs w:val="20"/>
              </w:rPr>
              <w:t xml:space="preserve">47 - System malfunction</w:t>
            </w:r>
          </w:p>
        </w:tc>
      </w:tr>
      <w:tr w:rsidR="005F789E" w:rsidRPr="00EF0684" w14:paraId="75262EAD" w14:textId="77777777" w:rsidTr="003A1466">
        <w:trPr>
          <w:trHeight w:val="20"/>
        </w:trPr>
        <w:tc>
          <w:tcPr>
            <w:tcW w:w="3119" w:type="dxa"/>
          </w:tcPr>
          <w:p w14:paraId="0045C36E" w14:textId="77777777" w:rsidR="005F789E" w:rsidRPr="00EF0684" w:rsidRDefault="005F789E" w:rsidP="003A1466">
            <w:pPr>
              <w:rPr>
                <w:sz w:val="20"/>
                <w:szCs w:val="20"/>
                <w:lang w:val="en-US"/>
              </w:rPr>
            </w:pPr>
            <w:r>
              <w:rPr>
                <w:sz w:val="20"/>
                <w:szCs w:val="20"/>
              </w:rPr>
              <w:t>ECR_WL_P048</w:t>
            </w:r>
          </w:p>
        </w:tc>
        <w:tc>
          <w:tcPr>
            <w:tcW w:w="851" w:type="dxa"/>
            <w:gridSpan w:val="2"/>
          </w:tcPr>
          <w:p w14:paraId="0F6713A1" w14:textId="77777777" w:rsidR="005F789E" w:rsidRPr="00EF0684" w:rsidRDefault="005F789E" w:rsidP="003A1466">
            <w:pPr>
              <w:rPr>
                <w:sz w:val="20"/>
                <w:szCs w:val="20"/>
                <w:lang w:val="en-US"/>
              </w:rPr>
            </w:pPr>
            <w:r>
              <w:rPr>
                <w:sz w:val="20"/>
                <w:szCs w:val="20"/>
              </w:rPr>
              <w:t>10048</w:t>
            </w:r>
          </w:p>
        </w:tc>
        <w:tc>
          <w:tcPr>
            <w:tcW w:w="850" w:type="dxa"/>
          </w:tcPr>
          <w:p w14:paraId="0068B19B" w14:textId="77777777" w:rsidR="005F789E" w:rsidRPr="00EF0684" w:rsidRDefault="005F789E" w:rsidP="003A1466">
            <w:pPr>
              <w:rPr>
                <w:sz w:val="20"/>
                <w:szCs w:val="20"/>
                <w:lang w:val="en-US"/>
              </w:rPr>
            </w:pPr>
          </w:p>
        </w:tc>
        <w:tc>
          <w:tcPr>
            <w:tcW w:w="4394" w:type="dxa"/>
          </w:tcPr>
          <w:p w14:paraId="4B7225EF" w14:textId="77777777" w:rsidR="005F789E" w:rsidRPr="00EF0684" w:rsidRDefault="005F789E" w:rsidP="003A1466">
            <w:pPr>
              <w:rPr>
                <w:sz w:val="20"/>
                <w:szCs w:val="20"/>
                <w:lang w:val="en-US"/>
              </w:rPr>
            </w:pPr>
            <w:r>
              <w:rPr>
                <w:sz w:val="20"/>
                <w:szCs w:val="20"/>
              </w:rPr>
              <w:t xml:space="preserve">48 - System malfunction</w:t>
            </w:r>
          </w:p>
        </w:tc>
      </w:tr>
      <w:tr w:rsidR="005F789E" w:rsidRPr="00EF0684" w14:paraId="067347CB" w14:textId="77777777" w:rsidTr="003A1466">
        <w:trPr>
          <w:trHeight w:val="20"/>
        </w:trPr>
        <w:tc>
          <w:tcPr>
            <w:tcW w:w="3119" w:type="dxa"/>
          </w:tcPr>
          <w:p w14:paraId="54D99004" w14:textId="77777777" w:rsidR="005F789E" w:rsidRPr="00EF0684" w:rsidRDefault="005F789E" w:rsidP="003A1466">
            <w:pPr>
              <w:rPr>
                <w:sz w:val="20"/>
                <w:szCs w:val="20"/>
                <w:lang w:val="en-US"/>
              </w:rPr>
            </w:pPr>
            <w:r>
              <w:rPr>
                <w:sz w:val="20"/>
                <w:szCs w:val="20"/>
              </w:rPr>
              <w:t>ECR_WL_P049</w:t>
            </w:r>
          </w:p>
        </w:tc>
        <w:tc>
          <w:tcPr>
            <w:tcW w:w="851" w:type="dxa"/>
            <w:gridSpan w:val="2"/>
          </w:tcPr>
          <w:p w14:paraId="3976DC52" w14:textId="77777777" w:rsidR="005F789E" w:rsidRPr="00EF0684" w:rsidRDefault="005F789E" w:rsidP="003A1466">
            <w:pPr>
              <w:rPr>
                <w:sz w:val="20"/>
                <w:szCs w:val="20"/>
                <w:lang w:val="en-US"/>
              </w:rPr>
            </w:pPr>
            <w:r>
              <w:rPr>
                <w:sz w:val="20"/>
                <w:szCs w:val="20"/>
              </w:rPr>
              <w:t>10049</w:t>
            </w:r>
          </w:p>
        </w:tc>
        <w:tc>
          <w:tcPr>
            <w:tcW w:w="850" w:type="dxa"/>
          </w:tcPr>
          <w:p w14:paraId="1FEEFABA" w14:textId="77777777" w:rsidR="005F789E" w:rsidRPr="00EF0684" w:rsidRDefault="005F789E" w:rsidP="003A1466">
            <w:pPr>
              <w:rPr>
                <w:sz w:val="20"/>
                <w:szCs w:val="20"/>
                <w:lang w:val="en-US"/>
              </w:rPr>
            </w:pPr>
          </w:p>
        </w:tc>
        <w:tc>
          <w:tcPr>
            <w:tcW w:w="4394" w:type="dxa"/>
          </w:tcPr>
          <w:p w14:paraId="2E15693E" w14:textId="77777777" w:rsidR="005F789E" w:rsidRPr="00EF0684" w:rsidRDefault="005F789E" w:rsidP="003A1466">
            <w:pPr>
              <w:rPr>
                <w:sz w:val="20"/>
                <w:szCs w:val="20"/>
                <w:lang w:val="en-US"/>
              </w:rPr>
            </w:pPr>
            <w:r>
              <w:rPr>
                <w:sz w:val="20"/>
                <w:szCs w:val="20"/>
              </w:rPr>
              <w:t xml:space="preserve">49 - System malfunction</w:t>
            </w:r>
          </w:p>
        </w:tc>
      </w:tr>
      <w:tr w:rsidR="005F789E" w:rsidRPr="00EF0684" w14:paraId="09C9AF12" w14:textId="77777777" w:rsidTr="003A1466">
        <w:trPr>
          <w:trHeight w:val="20"/>
        </w:trPr>
        <w:tc>
          <w:tcPr>
            <w:tcW w:w="3119" w:type="dxa"/>
          </w:tcPr>
          <w:p w14:paraId="0F95E92D" w14:textId="77777777" w:rsidR="005F789E" w:rsidRPr="00EF0684" w:rsidRDefault="005F789E" w:rsidP="003A1466">
            <w:pPr>
              <w:rPr>
                <w:sz w:val="20"/>
                <w:szCs w:val="20"/>
                <w:lang w:val="en-US"/>
              </w:rPr>
            </w:pPr>
            <w:r>
              <w:rPr>
                <w:sz w:val="20"/>
                <w:szCs w:val="20"/>
              </w:rPr>
              <w:t>ECR_WL_P050</w:t>
            </w:r>
          </w:p>
        </w:tc>
        <w:tc>
          <w:tcPr>
            <w:tcW w:w="851" w:type="dxa"/>
            <w:gridSpan w:val="2"/>
          </w:tcPr>
          <w:p w14:paraId="051F2031" w14:textId="77777777" w:rsidR="005F789E" w:rsidRPr="00EF0684" w:rsidRDefault="005F789E" w:rsidP="003A1466">
            <w:pPr>
              <w:rPr>
                <w:sz w:val="20"/>
                <w:szCs w:val="20"/>
                <w:lang w:val="en-US"/>
              </w:rPr>
            </w:pPr>
            <w:r>
              <w:rPr>
                <w:sz w:val="20"/>
                <w:szCs w:val="20"/>
              </w:rPr>
              <w:t>10050</w:t>
            </w:r>
          </w:p>
        </w:tc>
        <w:tc>
          <w:tcPr>
            <w:tcW w:w="850" w:type="dxa"/>
          </w:tcPr>
          <w:p w14:paraId="1622BE29" w14:textId="77777777" w:rsidR="005F789E" w:rsidRPr="00EF0684" w:rsidRDefault="005F789E" w:rsidP="003A1466">
            <w:pPr>
              <w:rPr>
                <w:sz w:val="20"/>
                <w:szCs w:val="20"/>
                <w:lang w:val="en-US"/>
              </w:rPr>
            </w:pPr>
          </w:p>
        </w:tc>
        <w:tc>
          <w:tcPr>
            <w:tcW w:w="4394" w:type="dxa"/>
          </w:tcPr>
          <w:p w14:paraId="4DE5F3E0" w14:textId="77777777" w:rsidR="005F789E" w:rsidRPr="00EF0684" w:rsidRDefault="005F789E" w:rsidP="003A1466">
            <w:pPr>
              <w:rPr>
                <w:sz w:val="20"/>
                <w:szCs w:val="20"/>
                <w:lang w:val="en-US"/>
              </w:rPr>
            </w:pPr>
            <w:r>
              <w:rPr>
                <w:sz w:val="20"/>
                <w:szCs w:val="20"/>
              </w:rPr>
              <w:t xml:space="preserve">50 - System malfunction</w:t>
            </w:r>
          </w:p>
        </w:tc>
      </w:tr>
      <w:tr w:rsidR="005F789E" w:rsidRPr="00EF0684" w14:paraId="43915BDA" w14:textId="77777777" w:rsidTr="003A1466">
        <w:trPr>
          <w:trHeight w:val="20"/>
        </w:trPr>
        <w:tc>
          <w:tcPr>
            <w:tcW w:w="3119" w:type="dxa"/>
          </w:tcPr>
          <w:p w14:paraId="194DFF16" w14:textId="77777777" w:rsidR="005F789E" w:rsidRPr="00EF0684" w:rsidRDefault="005F789E" w:rsidP="003A1466">
            <w:pPr>
              <w:rPr>
                <w:sz w:val="20"/>
                <w:szCs w:val="20"/>
                <w:lang w:val="en-US"/>
              </w:rPr>
            </w:pPr>
            <w:r>
              <w:rPr>
                <w:sz w:val="20"/>
                <w:szCs w:val="20"/>
              </w:rPr>
              <w:t>ECR_WL_P051</w:t>
            </w:r>
          </w:p>
        </w:tc>
        <w:tc>
          <w:tcPr>
            <w:tcW w:w="851" w:type="dxa"/>
            <w:gridSpan w:val="2"/>
          </w:tcPr>
          <w:p w14:paraId="603FB5A6" w14:textId="77777777" w:rsidR="005F789E" w:rsidRPr="00EF0684" w:rsidRDefault="005F789E" w:rsidP="003A1466">
            <w:pPr>
              <w:rPr>
                <w:sz w:val="20"/>
                <w:szCs w:val="20"/>
                <w:lang w:val="en-US"/>
              </w:rPr>
            </w:pPr>
            <w:r>
              <w:rPr>
                <w:sz w:val="20"/>
                <w:szCs w:val="20"/>
              </w:rPr>
              <w:t>10051</w:t>
            </w:r>
          </w:p>
        </w:tc>
        <w:tc>
          <w:tcPr>
            <w:tcW w:w="850" w:type="dxa"/>
          </w:tcPr>
          <w:p w14:paraId="07288629" w14:textId="77777777" w:rsidR="005F789E" w:rsidRPr="00EF0684" w:rsidRDefault="005F789E" w:rsidP="003A1466">
            <w:pPr>
              <w:rPr>
                <w:sz w:val="20"/>
                <w:szCs w:val="20"/>
                <w:lang w:val="en-US"/>
              </w:rPr>
            </w:pPr>
          </w:p>
        </w:tc>
        <w:tc>
          <w:tcPr>
            <w:tcW w:w="4394" w:type="dxa"/>
          </w:tcPr>
          <w:p w14:paraId="38AF991A" w14:textId="77777777" w:rsidR="005F789E" w:rsidRPr="00EF0684" w:rsidRDefault="005F789E" w:rsidP="003A1466">
            <w:pPr>
              <w:rPr>
                <w:sz w:val="20"/>
                <w:szCs w:val="20"/>
                <w:lang w:val="en-US"/>
              </w:rPr>
            </w:pPr>
            <w:r>
              <w:rPr>
                <w:sz w:val="20"/>
                <w:szCs w:val="20"/>
              </w:rPr>
              <w:t xml:space="preserve">51 - Insufficient funds</w:t>
            </w:r>
          </w:p>
        </w:tc>
      </w:tr>
      <w:tr w:rsidR="005F789E" w:rsidRPr="00EF0684" w14:paraId="07C5DE03" w14:textId="77777777" w:rsidTr="003A1466">
        <w:trPr>
          <w:trHeight w:val="20"/>
        </w:trPr>
        <w:tc>
          <w:tcPr>
            <w:tcW w:w="3119" w:type="dxa"/>
          </w:tcPr>
          <w:p w14:paraId="3A7D9921" w14:textId="77777777" w:rsidR="005F789E" w:rsidRPr="00EF0684" w:rsidRDefault="005F789E" w:rsidP="003A1466">
            <w:pPr>
              <w:rPr>
                <w:sz w:val="20"/>
                <w:szCs w:val="20"/>
                <w:lang w:val="en-US"/>
              </w:rPr>
            </w:pPr>
            <w:r>
              <w:rPr>
                <w:sz w:val="20"/>
                <w:szCs w:val="20"/>
              </w:rPr>
              <w:t>ECR_WL_P052</w:t>
            </w:r>
          </w:p>
        </w:tc>
        <w:tc>
          <w:tcPr>
            <w:tcW w:w="851" w:type="dxa"/>
            <w:gridSpan w:val="2"/>
          </w:tcPr>
          <w:p w14:paraId="7F686625" w14:textId="77777777" w:rsidR="005F789E" w:rsidRPr="00EF0684" w:rsidRDefault="005F789E" w:rsidP="003A1466">
            <w:pPr>
              <w:rPr>
                <w:sz w:val="20"/>
                <w:szCs w:val="20"/>
                <w:lang w:val="en-US"/>
              </w:rPr>
            </w:pPr>
            <w:r>
              <w:rPr>
                <w:sz w:val="20"/>
                <w:szCs w:val="20"/>
              </w:rPr>
              <w:t>10052</w:t>
            </w:r>
          </w:p>
        </w:tc>
        <w:tc>
          <w:tcPr>
            <w:tcW w:w="850" w:type="dxa"/>
          </w:tcPr>
          <w:p w14:paraId="63238D81" w14:textId="77777777" w:rsidR="005F789E" w:rsidRPr="00EF0684" w:rsidRDefault="005F789E" w:rsidP="003A1466">
            <w:pPr>
              <w:rPr>
                <w:sz w:val="20"/>
                <w:szCs w:val="20"/>
                <w:lang w:val="en-US"/>
              </w:rPr>
            </w:pPr>
          </w:p>
        </w:tc>
        <w:tc>
          <w:tcPr>
            <w:tcW w:w="4394" w:type="dxa"/>
          </w:tcPr>
          <w:p w14:paraId="65F875A3" w14:textId="77777777" w:rsidR="005F789E" w:rsidRPr="00EF0684" w:rsidRDefault="005F789E" w:rsidP="003A1466">
            <w:pPr>
              <w:rPr>
                <w:sz w:val="20"/>
                <w:szCs w:val="20"/>
                <w:lang w:val="en-US"/>
              </w:rPr>
            </w:pPr>
            <w:r>
              <w:rPr>
                <w:sz w:val="20"/>
                <w:szCs w:val="20"/>
              </w:rPr>
              <w:t xml:space="preserve">52 - No account of type requested</w:t>
            </w:r>
          </w:p>
        </w:tc>
      </w:tr>
      <w:tr w:rsidR="005F789E" w:rsidRPr="00EF0684" w14:paraId="32EF058E" w14:textId="77777777" w:rsidTr="003A1466">
        <w:trPr>
          <w:trHeight w:val="20"/>
        </w:trPr>
        <w:tc>
          <w:tcPr>
            <w:tcW w:w="3119" w:type="dxa"/>
          </w:tcPr>
          <w:p w14:paraId="4CE2CCDD" w14:textId="77777777" w:rsidR="005F789E" w:rsidRPr="00EF0684" w:rsidRDefault="005F789E" w:rsidP="003A1466">
            <w:pPr>
              <w:rPr>
                <w:sz w:val="20"/>
                <w:szCs w:val="20"/>
                <w:lang w:val="en-US"/>
              </w:rPr>
            </w:pPr>
            <w:r>
              <w:rPr>
                <w:sz w:val="20"/>
                <w:szCs w:val="20"/>
              </w:rPr>
              <w:t>ECR_WL_P053</w:t>
            </w:r>
          </w:p>
        </w:tc>
        <w:tc>
          <w:tcPr>
            <w:tcW w:w="851" w:type="dxa"/>
            <w:gridSpan w:val="2"/>
          </w:tcPr>
          <w:p w14:paraId="33DA27D5" w14:textId="77777777" w:rsidR="005F789E" w:rsidRPr="00EF0684" w:rsidRDefault="005F789E" w:rsidP="003A1466">
            <w:pPr>
              <w:rPr>
                <w:sz w:val="20"/>
                <w:szCs w:val="20"/>
                <w:lang w:val="en-US"/>
              </w:rPr>
            </w:pPr>
            <w:r>
              <w:rPr>
                <w:sz w:val="20"/>
                <w:szCs w:val="20"/>
              </w:rPr>
              <w:t>10053</w:t>
            </w:r>
          </w:p>
        </w:tc>
        <w:tc>
          <w:tcPr>
            <w:tcW w:w="850" w:type="dxa"/>
          </w:tcPr>
          <w:p w14:paraId="5336DF49" w14:textId="77777777" w:rsidR="005F789E" w:rsidRPr="00EF0684" w:rsidRDefault="005F789E" w:rsidP="003A1466">
            <w:pPr>
              <w:rPr>
                <w:sz w:val="20"/>
                <w:szCs w:val="20"/>
                <w:lang w:val="en-US"/>
              </w:rPr>
            </w:pPr>
          </w:p>
        </w:tc>
        <w:tc>
          <w:tcPr>
            <w:tcW w:w="4394" w:type="dxa"/>
          </w:tcPr>
          <w:p w14:paraId="7B20C33D" w14:textId="77777777" w:rsidR="005F789E" w:rsidRPr="00EF0684" w:rsidRDefault="005F789E" w:rsidP="003A1466">
            <w:pPr>
              <w:rPr>
                <w:sz w:val="20"/>
                <w:szCs w:val="20"/>
                <w:lang w:val="en-US"/>
              </w:rPr>
            </w:pPr>
            <w:r>
              <w:rPr>
                <w:sz w:val="20"/>
                <w:szCs w:val="20"/>
              </w:rPr>
              <w:t xml:space="preserve">53 - No account of type requested</w:t>
            </w:r>
          </w:p>
        </w:tc>
      </w:tr>
      <w:tr w:rsidR="005F789E" w:rsidRPr="00EF0684" w14:paraId="785D58BE" w14:textId="77777777" w:rsidTr="003A1466">
        <w:trPr>
          <w:trHeight w:val="20"/>
        </w:trPr>
        <w:tc>
          <w:tcPr>
            <w:tcW w:w="3119" w:type="dxa"/>
          </w:tcPr>
          <w:p w14:paraId="16B4DEF2" w14:textId="77777777" w:rsidR="005F789E" w:rsidRPr="00EF0684" w:rsidRDefault="005F789E" w:rsidP="003A1466">
            <w:pPr>
              <w:rPr>
                <w:sz w:val="20"/>
                <w:szCs w:val="20"/>
                <w:lang w:val="en-US"/>
              </w:rPr>
            </w:pPr>
            <w:r>
              <w:rPr>
                <w:sz w:val="20"/>
                <w:szCs w:val="20"/>
              </w:rPr>
              <w:t>ECR_WL_P054</w:t>
            </w:r>
          </w:p>
        </w:tc>
        <w:tc>
          <w:tcPr>
            <w:tcW w:w="851" w:type="dxa"/>
            <w:gridSpan w:val="2"/>
          </w:tcPr>
          <w:p w14:paraId="33D9B2E5" w14:textId="77777777" w:rsidR="005F789E" w:rsidRPr="00EF0684" w:rsidRDefault="005F789E" w:rsidP="003A1466">
            <w:pPr>
              <w:rPr>
                <w:sz w:val="20"/>
                <w:szCs w:val="20"/>
                <w:lang w:val="en-US"/>
              </w:rPr>
            </w:pPr>
            <w:r>
              <w:rPr>
                <w:sz w:val="20"/>
                <w:szCs w:val="20"/>
              </w:rPr>
              <w:t>10054</w:t>
            </w:r>
          </w:p>
        </w:tc>
        <w:tc>
          <w:tcPr>
            <w:tcW w:w="850" w:type="dxa"/>
          </w:tcPr>
          <w:p w14:paraId="41B0D1E2" w14:textId="77777777" w:rsidR="005F789E" w:rsidRPr="00EF0684" w:rsidRDefault="005F789E" w:rsidP="003A1466">
            <w:pPr>
              <w:rPr>
                <w:sz w:val="20"/>
                <w:szCs w:val="20"/>
                <w:lang w:val="en-US"/>
              </w:rPr>
            </w:pPr>
          </w:p>
        </w:tc>
        <w:tc>
          <w:tcPr>
            <w:tcW w:w="4394" w:type="dxa"/>
          </w:tcPr>
          <w:p w14:paraId="3770AB03" w14:textId="77777777" w:rsidR="005F789E" w:rsidRPr="00EF0684" w:rsidRDefault="005F789E" w:rsidP="003A1466">
            <w:pPr>
              <w:rPr>
                <w:sz w:val="20"/>
                <w:szCs w:val="20"/>
                <w:lang w:val="en-US"/>
              </w:rPr>
            </w:pPr>
            <w:r>
              <w:rPr>
                <w:sz w:val="20"/>
                <w:szCs w:val="20"/>
              </w:rPr>
              <w:t xml:space="preserve">54 - Expired card</w:t>
            </w:r>
          </w:p>
        </w:tc>
      </w:tr>
      <w:tr w:rsidR="005F789E" w:rsidRPr="00EF0684" w14:paraId="513560C6" w14:textId="77777777" w:rsidTr="003A1466">
        <w:trPr>
          <w:trHeight w:val="20"/>
        </w:trPr>
        <w:tc>
          <w:tcPr>
            <w:tcW w:w="3119" w:type="dxa"/>
          </w:tcPr>
          <w:p w14:paraId="30227C3E" w14:textId="77777777" w:rsidR="005F789E" w:rsidRPr="00EF0684" w:rsidRDefault="005F789E" w:rsidP="003A1466">
            <w:pPr>
              <w:rPr>
                <w:sz w:val="20"/>
                <w:szCs w:val="20"/>
                <w:lang w:val="en-US"/>
              </w:rPr>
            </w:pPr>
            <w:r>
              <w:rPr>
                <w:sz w:val="20"/>
                <w:szCs w:val="20"/>
              </w:rPr>
              <w:t>ECR_WL_P055</w:t>
            </w:r>
          </w:p>
        </w:tc>
        <w:tc>
          <w:tcPr>
            <w:tcW w:w="851" w:type="dxa"/>
            <w:gridSpan w:val="2"/>
          </w:tcPr>
          <w:p w14:paraId="36051CE2" w14:textId="77777777" w:rsidR="005F789E" w:rsidRPr="00EF0684" w:rsidRDefault="005F789E" w:rsidP="003A1466">
            <w:pPr>
              <w:rPr>
                <w:sz w:val="20"/>
                <w:szCs w:val="20"/>
                <w:lang w:val="en-US"/>
              </w:rPr>
            </w:pPr>
            <w:r>
              <w:rPr>
                <w:sz w:val="20"/>
                <w:szCs w:val="20"/>
              </w:rPr>
              <w:t>10055</w:t>
            </w:r>
          </w:p>
        </w:tc>
        <w:tc>
          <w:tcPr>
            <w:tcW w:w="850" w:type="dxa"/>
          </w:tcPr>
          <w:p w14:paraId="7D31D314" w14:textId="77777777" w:rsidR="005F789E" w:rsidRPr="00EF0684" w:rsidRDefault="005F789E" w:rsidP="003A1466">
            <w:pPr>
              <w:rPr>
                <w:sz w:val="20"/>
                <w:szCs w:val="20"/>
                <w:lang w:val="en-US"/>
              </w:rPr>
            </w:pPr>
          </w:p>
        </w:tc>
        <w:tc>
          <w:tcPr>
            <w:tcW w:w="4394" w:type="dxa"/>
          </w:tcPr>
          <w:p w14:paraId="7B7BA351" w14:textId="77777777" w:rsidR="005F789E" w:rsidRPr="00EF0684" w:rsidRDefault="005F789E" w:rsidP="003A1466">
            <w:pPr>
              <w:rPr>
                <w:sz w:val="20"/>
                <w:szCs w:val="20"/>
                <w:lang w:val="en-US"/>
              </w:rPr>
            </w:pPr>
            <w:r>
              <w:rPr>
                <w:sz w:val="20"/>
                <w:szCs w:val="20"/>
              </w:rPr>
              <w:t xml:space="preserve">55 - Incorrect PIN</w:t>
            </w:r>
          </w:p>
        </w:tc>
      </w:tr>
      <w:tr w:rsidR="005F789E" w:rsidRPr="00EF0684" w14:paraId="6C1F5DC0" w14:textId="77777777" w:rsidTr="003A1466">
        <w:trPr>
          <w:trHeight w:val="20"/>
        </w:trPr>
        <w:tc>
          <w:tcPr>
            <w:tcW w:w="3119" w:type="dxa"/>
          </w:tcPr>
          <w:p w14:paraId="07CE59A2" w14:textId="77777777" w:rsidR="005F789E" w:rsidRPr="00EF0684" w:rsidRDefault="005F789E" w:rsidP="003A1466">
            <w:pPr>
              <w:rPr>
                <w:sz w:val="20"/>
                <w:szCs w:val="20"/>
                <w:lang w:val="en-US"/>
              </w:rPr>
            </w:pPr>
            <w:r>
              <w:rPr>
                <w:sz w:val="20"/>
                <w:szCs w:val="20"/>
              </w:rPr>
              <w:t>ECR_WL_P056</w:t>
            </w:r>
          </w:p>
        </w:tc>
        <w:tc>
          <w:tcPr>
            <w:tcW w:w="851" w:type="dxa"/>
            <w:gridSpan w:val="2"/>
          </w:tcPr>
          <w:p w14:paraId="12515D31" w14:textId="77777777" w:rsidR="005F789E" w:rsidRPr="00EF0684" w:rsidRDefault="005F789E" w:rsidP="003A1466">
            <w:pPr>
              <w:rPr>
                <w:sz w:val="20"/>
                <w:szCs w:val="20"/>
                <w:lang w:val="en-US"/>
              </w:rPr>
            </w:pPr>
            <w:r>
              <w:rPr>
                <w:sz w:val="20"/>
                <w:szCs w:val="20"/>
              </w:rPr>
              <w:t>10056</w:t>
            </w:r>
          </w:p>
        </w:tc>
        <w:tc>
          <w:tcPr>
            <w:tcW w:w="850" w:type="dxa"/>
          </w:tcPr>
          <w:p w14:paraId="5670E343" w14:textId="77777777" w:rsidR="005F789E" w:rsidRPr="00EF0684" w:rsidRDefault="005F789E" w:rsidP="003A1466">
            <w:pPr>
              <w:rPr>
                <w:sz w:val="20"/>
                <w:szCs w:val="20"/>
                <w:lang w:val="en-US"/>
              </w:rPr>
            </w:pPr>
          </w:p>
        </w:tc>
        <w:tc>
          <w:tcPr>
            <w:tcW w:w="4394" w:type="dxa"/>
          </w:tcPr>
          <w:p w14:paraId="43CB5F9A" w14:textId="77777777" w:rsidR="005F789E" w:rsidRPr="00EF0684" w:rsidRDefault="005F789E" w:rsidP="003A1466">
            <w:pPr>
              <w:rPr>
                <w:sz w:val="20"/>
                <w:szCs w:val="20"/>
                <w:lang w:val="en-US"/>
              </w:rPr>
            </w:pPr>
            <w:r>
              <w:rPr>
                <w:sz w:val="20"/>
                <w:szCs w:val="20"/>
              </w:rPr>
              <w:t xml:space="preserve">56 - No card record</w:t>
            </w:r>
          </w:p>
        </w:tc>
      </w:tr>
      <w:tr w:rsidR="005F789E" w:rsidRPr="00EF0684" w14:paraId="697298D9" w14:textId="77777777" w:rsidTr="003A1466">
        <w:trPr>
          <w:trHeight w:val="20"/>
        </w:trPr>
        <w:tc>
          <w:tcPr>
            <w:tcW w:w="3119" w:type="dxa"/>
          </w:tcPr>
          <w:p w14:paraId="0A5C818B" w14:textId="77777777" w:rsidR="005F789E" w:rsidRPr="00EF0684" w:rsidRDefault="005F789E" w:rsidP="003A1466">
            <w:pPr>
              <w:rPr>
                <w:sz w:val="20"/>
                <w:szCs w:val="20"/>
                <w:lang w:val="en-US"/>
              </w:rPr>
            </w:pPr>
            <w:r>
              <w:rPr>
                <w:sz w:val="20"/>
                <w:szCs w:val="20"/>
              </w:rPr>
              <w:t>ECR_WL_P057</w:t>
            </w:r>
          </w:p>
        </w:tc>
        <w:tc>
          <w:tcPr>
            <w:tcW w:w="851" w:type="dxa"/>
            <w:gridSpan w:val="2"/>
          </w:tcPr>
          <w:p w14:paraId="19E26F77" w14:textId="77777777" w:rsidR="005F789E" w:rsidRPr="00EF0684" w:rsidRDefault="005F789E" w:rsidP="003A1466">
            <w:pPr>
              <w:rPr>
                <w:sz w:val="20"/>
                <w:szCs w:val="20"/>
                <w:lang w:val="en-US"/>
              </w:rPr>
            </w:pPr>
            <w:r>
              <w:rPr>
                <w:sz w:val="20"/>
                <w:szCs w:val="20"/>
              </w:rPr>
              <w:t>10057</w:t>
            </w:r>
          </w:p>
        </w:tc>
        <w:tc>
          <w:tcPr>
            <w:tcW w:w="850" w:type="dxa"/>
          </w:tcPr>
          <w:p w14:paraId="1EDAE407" w14:textId="77777777" w:rsidR="005F789E" w:rsidRPr="00EF0684" w:rsidRDefault="005F789E" w:rsidP="003A1466">
            <w:pPr>
              <w:rPr>
                <w:sz w:val="20"/>
                <w:szCs w:val="20"/>
                <w:lang w:val="en-US"/>
              </w:rPr>
            </w:pPr>
          </w:p>
        </w:tc>
        <w:tc>
          <w:tcPr>
            <w:tcW w:w="4394" w:type="dxa"/>
          </w:tcPr>
          <w:p w14:paraId="4E6A9212" w14:textId="77777777" w:rsidR="005F789E" w:rsidRPr="00EF0684" w:rsidRDefault="005F789E" w:rsidP="003A1466">
            <w:pPr>
              <w:rPr>
                <w:sz w:val="20"/>
                <w:szCs w:val="20"/>
                <w:lang w:val="en-US"/>
              </w:rPr>
            </w:pPr>
            <w:r>
              <w:rPr>
                <w:sz w:val="20"/>
                <w:szCs w:val="20"/>
              </w:rPr>
              <w:t xml:space="preserve">57 - Not permitted to cardholder</w:t>
            </w:r>
          </w:p>
        </w:tc>
      </w:tr>
      <w:tr w:rsidR="005F789E" w:rsidRPr="00EF0684" w14:paraId="2B89DC80" w14:textId="77777777" w:rsidTr="003A1466">
        <w:trPr>
          <w:trHeight w:val="20"/>
        </w:trPr>
        <w:tc>
          <w:tcPr>
            <w:tcW w:w="3119" w:type="dxa"/>
          </w:tcPr>
          <w:p w14:paraId="6C5EB4A4" w14:textId="77777777" w:rsidR="005F789E" w:rsidRPr="00EF0684" w:rsidRDefault="005F789E" w:rsidP="003A1466">
            <w:pPr>
              <w:rPr>
                <w:sz w:val="20"/>
                <w:szCs w:val="20"/>
                <w:lang w:val="en-US"/>
              </w:rPr>
            </w:pPr>
            <w:r>
              <w:rPr>
                <w:sz w:val="20"/>
                <w:szCs w:val="20"/>
              </w:rPr>
              <w:t>ECR_WL_P058</w:t>
            </w:r>
          </w:p>
        </w:tc>
        <w:tc>
          <w:tcPr>
            <w:tcW w:w="851" w:type="dxa"/>
            <w:gridSpan w:val="2"/>
          </w:tcPr>
          <w:p w14:paraId="0844E26E" w14:textId="77777777" w:rsidR="005F789E" w:rsidRPr="00EF0684" w:rsidRDefault="005F789E" w:rsidP="003A1466">
            <w:pPr>
              <w:rPr>
                <w:sz w:val="20"/>
                <w:szCs w:val="20"/>
                <w:lang w:val="en-US"/>
              </w:rPr>
            </w:pPr>
            <w:r>
              <w:rPr>
                <w:sz w:val="20"/>
                <w:szCs w:val="20"/>
              </w:rPr>
              <w:t>10058</w:t>
            </w:r>
          </w:p>
        </w:tc>
        <w:tc>
          <w:tcPr>
            <w:tcW w:w="850" w:type="dxa"/>
          </w:tcPr>
          <w:p w14:paraId="55AF4A56" w14:textId="77777777" w:rsidR="005F789E" w:rsidRPr="00EF0684" w:rsidRDefault="005F789E" w:rsidP="003A1466">
            <w:pPr>
              <w:rPr>
                <w:sz w:val="20"/>
                <w:szCs w:val="20"/>
                <w:lang w:val="en-US"/>
              </w:rPr>
            </w:pPr>
          </w:p>
        </w:tc>
        <w:tc>
          <w:tcPr>
            <w:tcW w:w="4394" w:type="dxa"/>
          </w:tcPr>
          <w:p w14:paraId="40C39DCF" w14:textId="77777777" w:rsidR="005F789E" w:rsidRPr="00EF0684" w:rsidRDefault="005F789E" w:rsidP="003A1466">
            <w:pPr>
              <w:rPr>
                <w:sz w:val="20"/>
                <w:szCs w:val="20"/>
                <w:lang w:val="en-US"/>
              </w:rPr>
            </w:pPr>
            <w:r>
              <w:rPr>
                <w:sz w:val="20"/>
                <w:szCs w:val="20"/>
              </w:rPr>
              <w:t xml:space="preserve">58 - Not allowed at terminal</w:t>
            </w:r>
          </w:p>
        </w:tc>
      </w:tr>
      <w:tr w:rsidR="005F789E" w:rsidRPr="00EF0684" w14:paraId="25B6DEAC" w14:textId="77777777" w:rsidTr="003A1466">
        <w:trPr>
          <w:trHeight w:val="20"/>
        </w:trPr>
        <w:tc>
          <w:tcPr>
            <w:tcW w:w="3119" w:type="dxa"/>
          </w:tcPr>
          <w:p w14:paraId="62DCED38" w14:textId="77777777" w:rsidR="005F789E" w:rsidRPr="00EF0684" w:rsidRDefault="005F789E" w:rsidP="003A1466">
            <w:pPr>
              <w:rPr>
                <w:sz w:val="20"/>
                <w:szCs w:val="20"/>
                <w:lang w:val="en-US"/>
              </w:rPr>
            </w:pPr>
            <w:r>
              <w:rPr>
                <w:sz w:val="20"/>
                <w:szCs w:val="20"/>
              </w:rPr>
              <w:t>ECR_WL_P059</w:t>
            </w:r>
          </w:p>
        </w:tc>
        <w:tc>
          <w:tcPr>
            <w:tcW w:w="851" w:type="dxa"/>
            <w:gridSpan w:val="2"/>
          </w:tcPr>
          <w:p w14:paraId="50856B90" w14:textId="77777777" w:rsidR="005F789E" w:rsidRPr="00EF0684" w:rsidRDefault="005F789E" w:rsidP="003A1466">
            <w:pPr>
              <w:rPr>
                <w:sz w:val="20"/>
                <w:szCs w:val="20"/>
                <w:lang w:val="en-US"/>
              </w:rPr>
            </w:pPr>
            <w:r>
              <w:rPr>
                <w:sz w:val="20"/>
                <w:szCs w:val="20"/>
              </w:rPr>
              <w:t>10059</w:t>
            </w:r>
          </w:p>
        </w:tc>
        <w:tc>
          <w:tcPr>
            <w:tcW w:w="850" w:type="dxa"/>
          </w:tcPr>
          <w:p w14:paraId="297C5492" w14:textId="77777777" w:rsidR="005F789E" w:rsidRPr="00EF0684" w:rsidRDefault="005F789E" w:rsidP="003A1466">
            <w:pPr>
              <w:rPr>
                <w:sz w:val="20"/>
                <w:szCs w:val="20"/>
                <w:lang w:val="en-US"/>
              </w:rPr>
            </w:pPr>
          </w:p>
        </w:tc>
        <w:tc>
          <w:tcPr>
            <w:tcW w:w="4394" w:type="dxa"/>
          </w:tcPr>
          <w:p w14:paraId="21C5360A" w14:textId="77777777" w:rsidR="005F789E" w:rsidRPr="00EF0684" w:rsidRDefault="005F789E" w:rsidP="003A1466">
            <w:pPr>
              <w:rPr>
                <w:sz w:val="20"/>
                <w:szCs w:val="20"/>
                <w:lang w:val="en-US"/>
              </w:rPr>
            </w:pPr>
            <w:r>
              <w:rPr>
                <w:sz w:val="20"/>
                <w:szCs w:val="20"/>
              </w:rPr>
              <w:t xml:space="preserve">59 - Suspected fraud</w:t>
            </w:r>
          </w:p>
        </w:tc>
      </w:tr>
      <w:tr w:rsidR="005F789E" w:rsidRPr="00EF0684" w14:paraId="53111DA5" w14:textId="77777777" w:rsidTr="003A1466">
        <w:trPr>
          <w:trHeight w:val="20"/>
        </w:trPr>
        <w:tc>
          <w:tcPr>
            <w:tcW w:w="3119" w:type="dxa"/>
          </w:tcPr>
          <w:p w14:paraId="7389396F" w14:textId="77777777" w:rsidR="005F789E" w:rsidRPr="00EF0684" w:rsidRDefault="005F789E" w:rsidP="003A1466">
            <w:pPr>
              <w:rPr>
                <w:sz w:val="20"/>
                <w:szCs w:val="20"/>
                <w:lang w:val="en-US"/>
              </w:rPr>
            </w:pPr>
            <w:r>
              <w:rPr>
                <w:sz w:val="20"/>
                <w:szCs w:val="20"/>
              </w:rPr>
              <w:t>ECR_WL_P060</w:t>
            </w:r>
          </w:p>
        </w:tc>
        <w:tc>
          <w:tcPr>
            <w:tcW w:w="851" w:type="dxa"/>
            <w:gridSpan w:val="2"/>
          </w:tcPr>
          <w:p w14:paraId="726D4611" w14:textId="77777777" w:rsidR="005F789E" w:rsidRPr="00EF0684" w:rsidRDefault="005F789E" w:rsidP="003A1466">
            <w:pPr>
              <w:rPr>
                <w:sz w:val="20"/>
                <w:szCs w:val="20"/>
                <w:lang w:val="en-US"/>
              </w:rPr>
            </w:pPr>
            <w:r>
              <w:rPr>
                <w:sz w:val="20"/>
                <w:szCs w:val="20"/>
              </w:rPr>
              <w:t>10060</w:t>
            </w:r>
          </w:p>
        </w:tc>
        <w:tc>
          <w:tcPr>
            <w:tcW w:w="850" w:type="dxa"/>
          </w:tcPr>
          <w:p w14:paraId="6525E5FF" w14:textId="77777777" w:rsidR="005F789E" w:rsidRPr="00EF0684" w:rsidRDefault="005F789E" w:rsidP="003A1466">
            <w:pPr>
              <w:rPr>
                <w:sz w:val="20"/>
                <w:szCs w:val="20"/>
                <w:lang w:val="en-US"/>
              </w:rPr>
            </w:pPr>
          </w:p>
        </w:tc>
        <w:tc>
          <w:tcPr>
            <w:tcW w:w="4394" w:type="dxa"/>
          </w:tcPr>
          <w:p w14:paraId="79F55029" w14:textId="77777777" w:rsidR="005F789E" w:rsidRPr="00EF0684" w:rsidRDefault="005F789E" w:rsidP="003A1466">
            <w:pPr>
              <w:rPr>
                <w:sz w:val="20"/>
                <w:szCs w:val="20"/>
                <w:lang w:val="en-US"/>
              </w:rPr>
            </w:pPr>
            <w:r>
              <w:rPr>
                <w:sz w:val="20"/>
                <w:szCs w:val="20"/>
              </w:rPr>
              <w:t xml:space="preserve">60 - Operation can not be performed</w:t>
            </w:r>
          </w:p>
        </w:tc>
      </w:tr>
      <w:tr w:rsidR="005F789E" w:rsidRPr="00EF0684" w14:paraId="5F805A2B" w14:textId="77777777" w:rsidTr="003A1466">
        <w:trPr>
          <w:trHeight w:val="20"/>
        </w:trPr>
        <w:tc>
          <w:tcPr>
            <w:tcW w:w="3119" w:type="dxa"/>
          </w:tcPr>
          <w:p w14:paraId="52AB1A62" w14:textId="77777777" w:rsidR="005F789E" w:rsidRPr="00EF0684" w:rsidRDefault="005F789E" w:rsidP="003A1466">
            <w:pPr>
              <w:rPr>
                <w:sz w:val="20"/>
                <w:szCs w:val="20"/>
                <w:lang w:val="en-US"/>
              </w:rPr>
            </w:pPr>
            <w:r>
              <w:rPr>
                <w:sz w:val="20"/>
                <w:szCs w:val="20"/>
              </w:rPr>
              <w:t>ECR_WL_P061</w:t>
            </w:r>
          </w:p>
        </w:tc>
        <w:tc>
          <w:tcPr>
            <w:tcW w:w="851" w:type="dxa"/>
            <w:gridSpan w:val="2"/>
          </w:tcPr>
          <w:p w14:paraId="091FFA78" w14:textId="77777777" w:rsidR="005F789E" w:rsidRPr="00EF0684" w:rsidRDefault="005F789E" w:rsidP="003A1466">
            <w:pPr>
              <w:rPr>
                <w:sz w:val="20"/>
                <w:szCs w:val="20"/>
                <w:lang w:val="en-US"/>
              </w:rPr>
            </w:pPr>
            <w:r>
              <w:rPr>
                <w:sz w:val="20"/>
                <w:szCs w:val="20"/>
              </w:rPr>
              <w:t>10061</w:t>
            </w:r>
          </w:p>
        </w:tc>
        <w:tc>
          <w:tcPr>
            <w:tcW w:w="850" w:type="dxa"/>
          </w:tcPr>
          <w:p w14:paraId="2AD89168" w14:textId="77777777" w:rsidR="005F789E" w:rsidRPr="00EF0684" w:rsidRDefault="005F789E" w:rsidP="003A1466">
            <w:pPr>
              <w:rPr>
                <w:sz w:val="20"/>
                <w:szCs w:val="20"/>
                <w:lang w:val="en-US"/>
              </w:rPr>
            </w:pPr>
          </w:p>
        </w:tc>
        <w:tc>
          <w:tcPr>
            <w:tcW w:w="4394" w:type="dxa"/>
          </w:tcPr>
          <w:p w14:paraId="514F0504" w14:textId="77777777" w:rsidR="005F789E" w:rsidRPr="00EF0684" w:rsidRDefault="005F789E" w:rsidP="003A1466">
            <w:pPr>
              <w:rPr>
                <w:sz w:val="20"/>
                <w:szCs w:val="20"/>
                <w:lang w:val="en-US"/>
              </w:rPr>
            </w:pPr>
            <w:r>
              <w:rPr>
                <w:sz w:val="20"/>
                <w:szCs w:val="20"/>
              </w:rPr>
              <w:t xml:space="preserve">61 - Exceeds withdrawal limit</w:t>
            </w:r>
          </w:p>
        </w:tc>
      </w:tr>
      <w:tr w:rsidR="005F789E" w:rsidRPr="00EF0684" w14:paraId="03E09333" w14:textId="77777777" w:rsidTr="003A1466">
        <w:trPr>
          <w:trHeight w:val="20"/>
        </w:trPr>
        <w:tc>
          <w:tcPr>
            <w:tcW w:w="3119" w:type="dxa"/>
          </w:tcPr>
          <w:p w14:paraId="5A101D27" w14:textId="77777777" w:rsidR="005F789E" w:rsidRPr="00EF0684" w:rsidRDefault="005F789E" w:rsidP="003A1466">
            <w:pPr>
              <w:rPr>
                <w:sz w:val="20"/>
                <w:szCs w:val="20"/>
                <w:lang w:val="en-US"/>
              </w:rPr>
            </w:pPr>
            <w:r>
              <w:rPr>
                <w:sz w:val="20"/>
                <w:szCs w:val="20"/>
              </w:rPr>
              <w:t>ECR_WL_P062</w:t>
            </w:r>
          </w:p>
        </w:tc>
        <w:tc>
          <w:tcPr>
            <w:tcW w:w="851" w:type="dxa"/>
            <w:gridSpan w:val="2"/>
          </w:tcPr>
          <w:p w14:paraId="373B52D6" w14:textId="77777777" w:rsidR="005F789E" w:rsidRPr="00EF0684" w:rsidRDefault="005F789E" w:rsidP="003A1466">
            <w:pPr>
              <w:rPr>
                <w:sz w:val="20"/>
                <w:szCs w:val="20"/>
                <w:lang w:val="en-US"/>
              </w:rPr>
            </w:pPr>
            <w:r>
              <w:rPr>
                <w:sz w:val="20"/>
                <w:szCs w:val="20"/>
              </w:rPr>
              <w:t>10062</w:t>
            </w:r>
          </w:p>
        </w:tc>
        <w:tc>
          <w:tcPr>
            <w:tcW w:w="850" w:type="dxa"/>
          </w:tcPr>
          <w:p w14:paraId="79E5A445" w14:textId="77777777" w:rsidR="005F789E" w:rsidRPr="00EF0684" w:rsidRDefault="005F789E" w:rsidP="003A1466">
            <w:pPr>
              <w:rPr>
                <w:sz w:val="20"/>
                <w:szCs w:val="20"/>
                <w:lang w:val="en-US"/>
              </w:rPr>
            </w:pPr>
          </w:p>
        </w:tc>
        <w:tc>
          <w:tcPr>
            <w:tcW w:w="4394" w:type="dxa"/>
          </w:tcPr>
          <w:p w14:paraId="79DBE4AC" w14:textId="77777777" w:rsidR="005F789E" w:rsidRPr="00EF0684" w:rsidRDefault="005F789E" w:rsidP="003A1466">
            <w:pPr>
              <w:rPr>
                <w:sz w:val="20"/>
                <w:szCs w:val="20"/>
                <w:lang w:val="en-US"/>
              </w:rPr>
            </w:pPr>
            <w:r>
              <w:rPr>
                <w:sz w:val="20"/>
                <w:szCs w:val="20"/>
              </w:rPr>
              <w:t xml:space="preserve">62 - Restricted card</w:t>
            </w:r>
          </w:p>
        </w:tc>
      </w:tr>
      <w:tr w:rsidR="005F789E" w:rsidRPr="00EF0684" w14:paraId="7835FE89" w14:textId="77777777" w:rsidTr="003A1466">
        <w:trPr>
          <w:trHeight w:val="20"/>
        </w:trPr>
        <w:tc>
          <w:tcPr>
            <w:tcW w:w="3119" w:type="dxa"/>
          </w:tcPr>
          <w:p w14:paraId="597BB09E" w14:textId="77777777" w:rsidR="005F789E" w:rsidRPr="00EF0684" w:rsidRDefault="005F789E" w:rsidP="003A1466">
            <w:pPr>
              <w:rPr>
                <w:sz w:val="20"/>
                <w:szCs w:val="20"/>
                <w:lang w:val="en-US"/>
              </w:rPr>
            </w:pPr>
            <w:r>
              <w:rPr>
                <w:sz w:val="20"/>
                <w:szCs w:val="20"/>
              </w:rPr>
              <w:t>ECR_WL_P063</w:t>
            </w:r>
          </w:p>
        </w:tc>
        <w:tc>
          <w:tcPr>
            <w:tcW w:w="851" w:type="dxa"/>
            <w:gridSpan w:val="2"/>
          </w:tcPr>
          <w:p w14:paraId="793373DD" w14:textId="77777777" w:rsidR="005F789E" w:rsidRPr="00EF0684" w:rsidRDefault="005F789E" w:rsidP="003A1466">
            <w:pPr>
              <w:rPr>
                <w:sz w:val="20"/>
                <w:szCs w:val="20"/>
                <w:lang w:val="en-US"/>
              </w:rPr>
            </w:pPr>
            <w:r>
              <w:rPr>
                <w:sz w:val="20"/>
                <w:szCs w:val="20"/>
              </w:rPr>
              <w:t>10063</w:t>
            </w:r>
          </w:p>
        </w:tc>
        <w:tc>
          <w:tcPr>
            <w:tcW w:w="850" w:type="dxa"/>
          </w:tcPr>
          <w:p w14:paraId="45F0D6A7" w14:textId="77777777" w:rsidR="005F789E" w:rsidRPr="00EF0684" w:rsidRDefault="005F789E" w:rsidP="003A1466">
            <w:pPr>
              <w:rPr>
                <w:sz w:val="20"/>
                <w:szCs w:val="20"/>
                <w:lang w:val="en-US"/>
              </w:rPr>
            </w:pPr>
          </w:p>
        </w:tc>
        <w:tc>
          <w:tcPr>
            <w:tcW w:w="4394" w:type="dxa"/>
          </w:tcPr>
          <w:p w14:paraId="436797C3" w14:textId="77777777" w:rsidR="005F789E" w:rsidRPr="00EF0684" w:rsidRDefault="005F789E" w:rsidP="003A1466">
            <w:pPr>
              <w:rPr>
                <w:sz w:val="20"/>
                <w:szCs w:val="20"/>
                <w:lang w:val="en-US"/>
              </w:rPr>
            </w:pPr>
            <w:r>
              <w:rPr>
                <w:sz w:val="20"/>
                <w:szCs w:val="20"/>
              </w:rPr>
              <w:t xml:space="preserve">63 - Security violation</w:t>
            </w:r>
          </w:p>
        </w:tc>
      </w:tr>
      <w:tr w:rsidR="005F789E" w:rsidRPr="00EF0684" w14:paraId="2145E53F" w14:textId="77777777" w:rsidTr="003A1466">
        <w:trPr>
          <w:trHeight w:val="20"/>
        </w:trPr>
        <w:tc>
          <w:tcPr>
            <w:tcW w:w="3119" w:type="dxa"/>
          </w:tcPr>
          <w:p w14:paraId="4A72C0C9" w14:textId="77777777" w:rsidR="005F789E" w:rsidRPr="00EF0684" w:rsidRDefault="005F789E" w:rsidP="003A1466">
            <w:pPr>
              <w:rPr>
                <w:sz w:val="20"/>
                <w:szCs w:val="20"/>
                <w:lang w:val="en-US"/>
              </w:rPr>
            </w:pPr>
            <w:r>
              <w:rPr>
                <w:sz w:val="20"/>
                <w:szCs w:val="20"/>
              </w:rPr>
              <w:t>ECR_WL_P064</w:t>
            </w:r>
          </w:p>
        </w:tc>
        <w:tc>
          <w:tcPr>
            <w:tcW w:w="851" w:type="dxa"/>
            <w:gridSpan w:val="2"/>
          </w:tcPr>
          <w:p w14:paraId="2F5AB1F7" w14:textId="77777777" w:rsidR="005F789E" w:rsidRPr="00EF0684" w:rsidRDefault="005F789E" w:rsidP="003A1466">
            <w:pPr>
              <w:rPr>
                <w:sz w:val="20"/>
                <w:szCs w:val="20"/>
                <w:lang w:val="en-US"/>
              </w:rPr>
            </w:pPr>
            <w:r>
              <w:rPr>
                <w:sz w:val="20"/>
                <w:szCs w:val="20"/>
              </w:rPr>
              <w:t>10064</w:t>
            </w:r>
          </w:p>
        </w:tc>
        <w:tc>
          <w:tcPr>
            <w:tcW w:w="850" w:type="dxa"/>
          </w:tcPr>
          <w:p w14:paraId="456A2D7E" w14:textId="77777777" w:rsidR="005F789E" w:rsidRPr="00EF0684" w:rsidRDefault="005F789E" w:rsidP="003A1466">
            <w:pPr>
              <w:rPr>
                <w:sz w:val="20"/>
                <w:szCs w:val="20"/>
                <w:lang w:val="en-US"/>
              </w:rPr>
            </w:pPr>
          </w:p>
        </w:tc>
        <w:tc>
          <w:tcPr>
            <w:tcW w:w="4394" w:type="dxa"/>
          </w:tcPr>
          <w:p w14:paraId="15600FAC" w14:textId="77777777" w:rsidR="005F789E" w:rsidRPr="00EF0684" w:rsidRDefault="005F789E" w:rsidP="003A1466">
            <w:pPr>
              <w:rPr>
                <w:sz w:val="20"/>
                <w:szCs w:val="20"/>
                <w:lang w:val="en-US"/>
              </w:rPr>
            </w:pPr>
            <w:r>
              <w:rPr>
                <w:sz w:val="20"/>
                <w:szCs w:val="20"/>
              </w:rPr>
              <w:t xml:space="preserve">64 - Invalid amount</w:t>
            </w:r>
          </w:p>
        </w:tc>
      </w:tr>
      <w:tr w:rsidR="005F789E" w:rsidRPr="00EF0684" w14:paraId="692C1162" w14:textId="77777777" w:rsidTr="003A1466">
        <w:trPr>
          <w:trHeight w:val="20"/>
        </w:trPr>
        <w:tc>
          <w:tcPr>
            <w:tcW w:w="3119" w:type="dxa"/>
          </w:tcPr>
          <w:p w14:paraId="1178585D" w14:textId="77777777" w:rsidR="005F789E" w:rsidRPr="00EF0684" w:rsidRDefault="005F789E" w:rsidP="003A1466">
            <w:pPr>
              <w:rPr>
                <w:sz w:val="20"/>
                <w:szCs w:val="20"/>
                <w:lang w:val="en-US"/>
              </w:rPr>
            </w:pPr>
            <w:r>
              <w:rPr>
                <w:sz w:val="20"/>
                <w:szCs w:val="20"/>
              </w:rPr>
              <w:t>ECR_WL_P065</w:t>
            </w:r>
          </w:p>
        </w:tc>
        <w:tc>
          <w:tcPr>
            <w:tcW w:w="851" w:type="dxa"/>
            <w:gridSpan w:val="2"/>
          </w:tcPr>
          <w:p w14:paraId="50E29D49" w14:textId="77777777" w:rsidR="005F789E" w:rsidRPr="00EF0684" w:rsidRDefault="005F789E" w:rsidP="003A1466">
            <w:pPr>
              <w:rPr>
                <w:sz w:val="20"/>
                <w:szCs w:val="20"/>
                <w:lang w:val="en-US"/>
              </w:rPr>
            </w:pPr>
            <w:r>
              <w:rPr>
                <w:sz w:val="20"/>
                <w:szCs w:val="20"/>
              </w:rPr>
              <w:t>10065</w:t>
            </w:r>
          </w:p>
        </w:tc>
        <w:tc>
          <w:tcPr>
            <w:tcW w:w="850" w:type="dxa"/>
          </w:tcPr>
          <w:p w14:paraId="20B8C786" w14:textId="77777777" w:rsidR="005F789E" w:rsidRPr="00EF0684" w:rsidRDefault="005F789E" w:rsidP="003A1466">
            <w:pPr>
              <w:rPr>
                <w:sz w:val="20"/>
                <w:szCs w:val="20"/>
                <w:lang w:val="en-US"/>
              </w:rPr>
            </w:pPr>
          </w:p>
        </w:tc>
        <w:tc>
          <w:tcPr>
            <w:tcW w:w="4394" w:type="dxa"/>
          </w:tcPr>
          <w:p w14:paraId="6BCB1686" w14:textId="77777777" w:rsidR="005F789E" w:rsidRPr="00EF0684" w:rsidRDefault="005F789E" w:rsidP="003A1466">
            <w:pPr>
              <w:rPr>
                <w:sz w:val="20"/>
                <w:szCs w:val="20"/>
                <w:lang w:val="en-US"/>
              </w:rPr>
            </w:pPr>
            <w:r>
              <w:rPr>
                <w:sz w:val="20"/>
                <w:szCs w:val="20"/>
              </w:rPr>
              <w:t xml:space="preserve">65 - Activity count limit exceeded, use chip reader</w:t>
            </w:r>
          </w:p>
        </w:tc>
      </w:tr>
      <w:tr w:rsidR="005F789E" w:rsidRPr="00EF0684" w14:paraId="2F470579" w14:textId="77777777" w:rsidTr="003A1466">
        <w:trPr>
          <w:trHeight w:val="20"/>
        </w:trPr>
        <w:tc>
          <w:tcPr>
            <w:tcW w:w="3119" w:type="dxa"/>
          </w:tcPr>
          <w:p w14:paraId="5AA3BC6F" w14:textId="77777777" w:rsidR="005F789E" w:rsidRPr="00EF0684" w:rsidRDefault="005F789E" w:rsidP="003A1466">
            <w:pPr>
              <w:rPr>
                <w:sz w:val="20"/>
                <w:szCs w:val="20"/>
                <w:lang w:val="en-US"/>
              </w:rPr>
            </w:pPr>
            <w:r>
              <w:rPr>
                <w:sz w:val="20"/>
                <w:szCs w:val="20"/>
              </w:rPr>
              <w:t>ECR_WL_P066</w:t>
            </w:r>
          </w:p>
        </w:tc>
        <w:tc>
          <w:tcPr>
            <w:tcW w:w="851" w:type="dxa"/>
            <w:gridSpan w:val="2"/>
          </w:tcPr>
          <w:p w14:paraId="5680D460" w14:textId="77777777" w:rsidR="005F789E" w:rsidRPr="00EF0684" w:rsidRDefault="005F789E" w:rsidP="003A1466">
            <w:pPr>
              <w:rPr>
                <w:sz w:val="20"/>
                <w:szCs w:val="20"/>
                <w:lang w:val="en-US"/>
              </w:rPr>
            </w:pPr>
            <w:r>
              <w:rPr>
                <w:sz w:val="20"/>
                <w:szCs w:val="20"/>
              </w:rPr>
              <w:t>10066</w:t>
            </w:r>
          </w:p>
        </w:tc>
        <w:tc>
          <w:tcPr>
            <w:tcW w:w="850" w:type="dxa"/>
          </w:tcPr>
          <w:p w14:paraId="27604FDA" w14:textId="77777777" w:rsidR="005F789E" w:rsidRPr="00EF0684" w:rsidRDefault="005F789E" w:rsidP="003A1466">
            <w:pPr>
              <w:rPr>
                <w:sz w:val="20"/>
                <w:szCs w:val="20"/>
                <w:lang w:val="en-US"/>
              </w:rPr>
            </w:pPr>
          </w:p>
        </w:tc>
        <w:tc>
          <w:tcPr>
            <w:tcW w:w="4394" w:type="dxa"/>
          </w:tcPr>
          <w:p w14:paraId="34E42408" w14:textId="77777777" w:rsidR="005F789E" w:rsidRPr="00EF0684" w:rsidRDefault="005F789E" w:rsidP="003A1466">
            <w:pPr>
              <w:rPr>
                <w:sz w:val="20"/>
                <w:szCs w:val="20"/>
                <w:lang w:val="en-US"/>
              </w:rPr>
            </w:pPr>
            <w:r>
              <w:rPr>
                <w:sz w:val="20"/>
                <w:szCs w:val="20"/>
              </w:rPr>
              <w:t xml:space="preserve">66 - Call acquirer's security </w:t>
            </w:r>
          </w:p>
        </w:tc>
      </w:tr>
      <w:tr w:rsidR="005F789E" w:rsidRPr="00EF0684" w14:paraId="2DAC67E3" w14:textId="77777777" w:rsidTr="003A1466">
        <w:trPr>
          <w:trHeight w:val="20"/>
        </w:trPr>
        <w:tc>
          <w:tcPr>
            <w:tcW w:w="3119" w:type="dxa"/>
          </w:tcPr>
          <w:p w14:paraId="52A9C022" w14:textId="77777777" w:rsidR="005F789E" w:rsidRPr="00EF0684" w:rsidRDefault="005F789E" w:rsidP="003A1466">
            <w:pPr>
              <w:rPr>
                <w:sz w:val="20"/>
                <w:szCs w:val="20"/>
                <w:lang w:val="en-US"/>
              </w:rPr>
            </w:pPr>
            <w:r>
              <w:rPr>
                <w:sz w:val="20"/>
                <w:szCs w:val="20"/>
              </w:rPr>
              <w:t>ECR_WL_P067</w:t>
            </w:r>
          </w:p>
        </w:tc>
        <w:tc>
          <w:tcPr>
            <w:tcW w:w="851" w:type="dxa"/>
            <w:gridSpan w:val="2"/>
          </w:tcPr>
          <w:p w14:paraId="553CB5A3" w14:textId="77777777" w:rsidR="005F789E" w:rsidRPr="00EF0684" w:rsidRDefault="005F789E" w:rsidP="003A1466">
            <w:pPr>
              <w:rPr>
                <w:sz w:val="20"/>
                <w:szCs w:val="20"/>
                <w:lang w:val="en-US"/>
              </w:rPr>
            </w:pPr>
            <w:r>
              <w:rPr>
                <w:sz w:val="20"/>
                <w:szCs w:val="20"/>
              </w:rPr>
              <w:t>10067</w:t>
            </w:r>
          </w:p>
        </w:tc>
        <w:tc>
          <w:tcPr>
            <w:tcW w:w="850" w:type="dxa"/>
          </w:tcPr>
          <w:p w14:paraId="15110D87" w14:textId="77777777" w:rsidR="005F789E" w:rsidRPr="00EF0684" w:rsidRDefault="005F789E" w:rsidP="003A1466">
            <w:pPr>
              <w:rPr>
                <w:sz w:val="20"/>
                <w:szCs w:val="20"/>
                <w:lang w:val="en-US"/>
              </w:rPr>
            </w:pPr>
          </w:p>
        </w:tc>
        <w:tc>
          <w:tcPr>
            <w:tcW w:w="4394" w:type="dxa"/>
          </w:tcPr>
          <w:p w14:paraId="4A40A951" w14:textId="77777777" w:rsidR="005F789E" w:rsidRPr="00EF0684" w:rsidRDefault="005F789E" w:rsidP="003A1466">
            <w:pPr>
              <w:rPr>
                <w:sz w:val="20"/>
                <w:szCs w:val="20"/>
                <w:lang w:val="en-US"/>
              </w:rPr>
            </w:pPr>
            <w:r>
              <w:rPr>
                <w:sz w:val="20"/>
                <w:szCs w:val="20"/>
              </w:rPr>
              <w:t xml:space="preserve">67 - Pick-up card !</w:t>
            </w:r>
          </w:p>
        </w:tc>
      </w:tr>
      <w:tr w:rsidR="005F789E" w:rsidRPr="00EF0684" w14:paraId="024A77F2" w14:textId="77777777" w:rsidTr="003A1466">
        <w:trPr>
          <w:trHeight w:val="20"/>
        </w:trPr>
        <w:tc>
          <w:tcPr>
            <w:tcW w:w="3119" w:type="dxa"/>
          </w:tcPr>
          <w:p w14:paraId="4A1A32AD" w14:textId="77777777" w:rsidR="005F789E" w:rsidRPr="00EF0684" w:rsidRDefault="005F789E" w:rsidP="003A1466">
            <w:pPr>
              <w:rPr>
                <w:sz w:val="20"/>
                <w:szCs w:val="20"/>
                <w:lang w:val="en-US"/>
              </w:rPr>
            </w:pPr>
            <w:r>
              <w:rPr>
                <w:sz w:val="20"/>
                <w:szCs w:val="20"/>
              </w:rPr>
              <w:t>ECR_WL_P068</w:t>
            </w:r>
          </w:p>
        </w:tc>
        <w:tc>
          <w:tcPr>
            <w:tcW w:w="851" w:type="dxa"/>
            <w:gridSpan w:val="2"/>
          </w:tcPr>
          <w:p w14:paraId="6A16EE10" w14:textId="77777777" w:rsidR="005F789E" w:rsidRPr="00EF0684" w:rsidRDefault="005F789E" w:rsidP="003A1466">
            <w:pPr>
              <w:rPr>
                <w:sz w:val="20"/>
                <w:szCs w:val="20"/>
                <w:lang w:val="en-US"/>
              </w:rPr>
            </w:pPr>
            <w:r>
              <w:rPr>
                <w:sz w:val="20"/>
                <w:szCs w:val="20"/>
              </w:rPr>
              <w:t>10068</w:t>
            </w:r>
          </w:p>
        </w:tc>
        <w:tc>
          <w:tcPr>
            <w:tcW w:w="850" w:type="dxa"/>
          </w:tcPr>
          <w:p w14:paraId="0CB7C624" w14:textId="77777777" w:rsidR="005F789E" w:rsidRPr="00EF0684" w:rsidRDefault="005F789E" w:rsidP="003A1466">
            <w:pPr>
              <w:rPr>
                <w:sz w:val="20"/>
                <w:szCs w:val="20"/>
                <w:lang w:val="en-US"/>
              </w:rPr>
            </w:pPr>
          </w:p>
        </w:tc>
        <w:tc>
          <w:tcPr>
            <w:tcW w:w="4394" w:type="dxa"/>
          </w:tcPr>
          <w:p w14:paraId="0138FCE4" w14:textId="77777777" w:rsidR="005F789E" w:rsidRPr="00EF0684" w:rsidRDefault="005F789E" w:rsidP="003A1466">
            <w:pPr>
              <w:rPr>
                <w:sz w:val="20"/>
                <w:szCs w:val="20"/>
                <w:lang w:val="en-US"/>
              </w:rPr>
            </w:pPr>
            <w:r>
              <w:rPr>
                <w:sz w:val="20"/>
                <w:szCs w:val="20"/>
              </w:rPr>
              <w:t xml:space="preserve">68 - System malfunction</w:t>
            </w:r>
          </w:p>
        </w:tc>
      </w:tr>
      <w:tr w:rsidR="005F789E" w:rsidRPr="00EF0684" w14:paraId="5CFD87D3" w14:textId="77777777" w:rsidTr="003A1466">
        <w:trPr>
          <w:trHeight w:val="20"/>
        </w:trPr>
        <w:tc>
          <w:tcPr>
            <w:tcW w:w="3119" w:type="dxa"/>
          </w:tcPr>
          <w:p w14:paraId="7DE82C78" w14:textId="77777777" w:rsidR="005F789E" w:rsidRPr="00EF0684" w:rsidRDefault="005F789E" w:rsidP="003A1466">
            <w:pPr>
              <w:rPr>
                <w:sz w:val="20"/>
                <w:szCs w:val="20"/>
                <w:lang w:val="en-US"/>
              </w:rPr>
            </w:pPr>
            <w:r>
              <w:rPr>
                <w:sz w:val="20"/>
                <w:szCs w:val="20"/>
              </w:rPr>
              <w:t>ECR_WL_P069</w:t>
            </w:r>
          </w:p>
        </w:tc>
        <w:tc>
          <w:tcPr>
            <w:tcW w:w="851" w:type="dxa"/>
            <w:gridSpan w:val="2"/>
          </w:tcPr>
          <w:p w14:paraId="4EFEEDB7" w14:textId="77777777" w:rsidR="005F789E" w:rsidRPr="00EF0684" w:rsidRDefault="005F789E" w:rsidP="003A1466">
            <w:pPr>
              <w:rPr>
                <w:sz w:val="20"/>
                <w:szCs w:val="20"/>
                <w:lang w:val="en-US"/>
              </w:rPr>
            </w:pPr>
            <w:r>
              <w:rPr>
                <w:sz w:val="20"/>
                <w:szCs w:val="20"/>
              </w:rPr>
              <w:t>10069</w:t>
            </w:r>
          </w:p>
        </w:tc>
        <w:tc>
          <w:tcPr>
            <w:tcW w:w="850" w:type="dxa"/>
          </w:tcPr>
          <w:p w14:paraId="24F26936" w14:textId="77777777" w:rsidR="005F789E" w:rsidRPr="00EF0684" w:rsidRDefault="005F789E" w:rsidP="003A1466">
            <w:pPr>
              <w:rPr>
                <w:sz w:val="20"/>
                <w:szCs w:val="20"/>
                <w:lang w:val="en-US"/>
              </w:rPr>
            </w:pPr>
          </w:p>
        </w:tc>
        <w:tc>
          <w:tcPr>
            <w:tcW w:w="4394" w:type="dxa"/>
          </w:tcPr>
          <w:p w14:paraId="02BB0D65" w14:textId="77777777" w:rsidR="005F789E" w:rsidRPr="00EF0684" w:rsidRDefault="005F789E" w:rsidP="003A1466">
            <w:pPr>
              <w:rPr>
                <w:sz w:val="20"/>
                <w:szCs w:val="20"/>
                <w:lang w:val="en-US"/>
              </w:rPr>
            </w:pPr>
            <w:r>
              <w:rPr>
                <w:sz w:val="20"/>
                <w:szCs w:val="20"/>
              </w:rPr>
              <w:t xml:space="preserve">69 - System malfunction</w:t>
            </w:r>
          </w:p>
        </w:tc>
      </w:tr>
      <w:tr w:rsidR="005F789E" w:rsidRPr="00EF0684" w14:paraId="20D8851B" w14:textId="77777777" w:rsidTr="003A1466">
        <w:trPr>
          <w:trHeight w:val="20"/>
        </w:trPr>
        <w:tc>
          <w:tcPr>
            <w:tcW w:w="3119" w:type="dxa"/>
          </w:tcPr>
          <w:p w14:paraId="055082F9" w14:textId="77777777" w:rsidR="005F789E" w:rsidRPr="00EF0684" w:rsidRDefault="005F789E" w:rsidP="003A1466">
            <w:pPr>
              <w:rPr>
                <w:sz w:val="20"/>
                <w:szCs w:val="20"/>
                <w:lang w:val="en-US"/>
              </w:rPr>
            </w:pPr>
            <w:r>
              <w:rPr>
                <w:sz w:val="20"/>
                <w:szCs w:val="20"/>
              </w:rPr>
              <w:t>ECR_WL_P070</w:t>
            </w:r>
          </w:p>
        </w:tc>
        <w:tc>
          <w:tcPr>
            <w:tcW w:w="851" w:type="dxa"/>
            <w:gridSpan w:val="2"/>
          </w:tcPr>
          <w:p w14:paraId="7CBD425A" w14:textId="77777777" w:rsidR="005F789E" w:rsidRPr="00EF0684" w:rsidRDefault="005F789E" w:rsidP="003A1466">
            <w:pPr>
              <w:rPr>
                <w:sz w:val="20"/>
                <w:szCs w:val="20"/>
                <w:lang w:val="en-US"/>
              </w:rPr>
            </w:pPr>
            <w:r>
              <w:rPr>
                <w:sz w:val="20"/>
                <w:szCs w:val="20"/>
              </w:rPr>
              <w:t>10070</w:t>
            </w:r>
          </w:p>
        </w:tc>
        <w:tc>
          <w:tcPr>
            <w:tcW w:w="850" w:type="dxa"/>
          </w:tcPr>
          <w:p w14:paraId="03A763DF" w14:textId="77777777" w:rsidR="005F789E" w:rsidRPr="00EF0684" w:rsidRDefault="005F789E" w:rsidP="003A1466">
            <w:pPr>
              <w:rPr>
                <w:sz w:val="20"/>
                <w:szCs w:val="20"/>
                <w:lang w:val="en-US"/>
              </w:rPr>
            </w:pPr>
          </w:p>
        </w:tc>
        <w:tc>
          <w:tcPr>
            <w:tcW w:w="4394" w:type="dxa"/>
          </w:tcPr>
          <w:p w14:paraId="47AF0826" w14:textId="77777777" w:rsidR="005F789E" w:rsidRPr="00EF0684" w:rsidRDefault="005F789E" w:rsidP="003A1466">
            <w:pPr>
              <w:rPr>
                <w:sz w:val="20"/>
                <w:szCs w:val="20"/>
                <w:lang w:val="en-US"/>
              </w:rPr>
            </w:pPr>
            <w:r>
              <w:rPr>
                <w:sz w:val="20"/>
                <w:szCs w:val="20"/>
              </w:rPr>
              <w:t xml:space="preserve">70 - System malfunction</w:t>
            </w:r>
          </w:p>
        </w:tc>
      </w:tr>
      <w:tr w:rsidR="005F789E" w:rsidRPr="00EF0684" w14:paraId="1EE515F6" w14:textId="77777777" w:rsidTr="003A1466">
        <w:trPr>
          <w:trHeight w:val="20"/>
        </w:trPr>
        <w:tc>
          <w:tcPr>
            <w:tcW w:w="3119" w:type="dxa"/>
          </w:tcPr>
          <w:p w14:paraId="2D77147B" w14:textId="77777777" w:rsidR="005F789E" w:rsidRPr="00EF0684" w:rsidRDefault="005F789E" w:rsidP="003A1466">
            <w:pPr>
              <w:rPr>
                <w:sz w:val="20"/>
                <w:szCs w:val="20"/>
                <w:lang w:val="en-US"/>
              </w:rPr>
            </w:pPr>
            <w:r>
              <w:rPr>
                <w:sz w:val="20"/>
                <w:szCs w:val="20"/>
              </w:rPr>
              <w:t>ECR_WL_P071</w:t>
            </w:r>
          </w:p>
        </w:tc>
        <w:tc>
          <w:tcPr>
            <w:tcW w:w="851" w:type="dxa"/>
            <w:gridSpan w:val="2"/>
          </w:tcPr>
          <w:p w14:paraId="4C598AF3" w14:textId="77777777" w:rsidR="005F789E" w:rsidRPr="00EF0684" w:rsidRDefault="005F789E" w:rsidP="003A1466">
            <w:pPr>
              <w:rPr>
                <w:sz w:val="20"/>
                <w:szCs w:val="20"/>
                <w:lang w:val="en-US"/>
              </w:rPr>
            </w:pPr>
            <w:r>
              <w:rPr>
                <w:sz w:val="20"/>
                <w:szCs w:val="20"/>
              </w:rPr>
              <w:t>10071</w:t>
            </w:r>
          </w:p>
        </w:tc>
        <w:tc>
          <w:tcPr>
            <w:tcW w:w="850" w:type="dxa"/>
          </w:tcPr>
          <w:p w14:paraId="22346512" w14:textId="77777777" w:rsidR="005F789E" w:rsidRPr="00EF0684" w:rsidRDefault="005F789E" w:rsidP="003A1466">
            <w:pPr>
              <w:rPr>
                <w:sz w:val="20"/>
                <w:szCs w:val="20"/>
                <w:lang w:val="en-US"/>
              </w:rPr>
            </w:pPr>
          </w:p>
        </w:tc>
        <w:tc>
          <w:tcPr>
            <w:tcW w:w="4394" w:type="dxa"/>
          </w:tcPr>
          <w:p w14:paraId="4F162061" w14:textId="77777777" w:rsidR="005F789E" w:rsidRPr="00EF0684" w:rsidRDefault="005F789E" w:rsidP="003A1466">
            <w:pPr>
              <w:rPr>
                <w:sz w:val="20"/>
                <w:szCs w:val="20"/>
                <w:lang w:val="en-US"/>
              </w:rPr>
            </w:pPr>
            <w:r>
              <w:rPr>
                <w:sz w:val="20"/>
                <w:szCs w:val="20"/>
              </w:rPr>
              <w:t xml:space="preserve">71 - System malfunction</w:t>
            </w:r>
          </w:p>
        </w:tc>
      </w:tr>
      <w:tr w:rsidR="005F789E" w:rsidRPr="00EF0684" w14:paraId="15E45AF2" w14:textId="77777777" w:rsidTr="003A1466">
        <w:trPr>
          <w:trHeight w:val="20"/>
        </w:trPr>
        <w:tc>
          <w:tcPr>
            <w:tcW w:w="3119" w:type="dxa"/>
          </w:tcPr>
          <w:p w14:paraId="55884759" w14:textId="77777777" w:rsidR="005F789E" w:rsidRPr="00EF0684" w:rsidRDefault="005F789E" w:rsidP="003A1466">
            <w:pPr>
              <w:rPr>
                <w:sz w:val="20"/>
                <w:szCs w:val="20"/>
                <w:lang w:val="en-US"/>
              </w:rPr>
            </w:pPr>
            <w:r>
              <w:rPr>
                <w:sz w:val="20"/>
                <w:szCs w:val="20"/>
              </w:rPr>
              <w:t>ECR_WL_P072</w:t>
            </w:r>
          </w:p>
        </w:tc>
        <w:tc>
          <w:tcPr>
            <w:tcW w:w="851" w:type="dxa"/>
            <w:gridSpan w:val="2"/>
          </w:tcPr>
          <w:p w14:paraId="6825F806" w14:textId="77777777" w:rsidR="005F789E" w:rsidRPr="00EF0684" w:rsidRDefault="005F789E" w:rsidP="003A1466">
            <w:pPr>
              <w:rPr>
                <w:sz w:val="20"/>
                <w:szCs w:val="20"/>
                <w:lang w:val="en-US"/>
              </w:rPr>
            </w:pPr>
            <w:r>
              <w:rPr>
                <w:sz w:val="20"/>
                <w:szCs w:val="20"/>
              </w:rPr>
              <w:t>10072</w:t>
            </w:r>
          </w:p>
        </w:tc>
        <w:tc>
          <w:tcPr>
            <w:tcW w:w="850" w:type="dxa"/>
          </w:tcPr>
          <w:p w14:paraId="13A8DE17" w14:textId="77777777" w:rsidR="005F789E" w:rsidRPr="00EF0684" w:rsidRDefault="005F789E" w:rsidP="003A1466">
            <w:pPr>
              <w:rPr>
                <w:sz w:val="20"/>
                <w:szCs w:val="20"/>
                <w:lang w:val="en-US"/>
              </w:rPr>
            </w:pPr>
          </w:p>
        </w:tc>
        <w:tc>
          <w:tcPr>
            <w:tcW w:w="4394" w:type="dxa"/>
          </w:tcPr>
          <w:p w14:paraId="505CDF03" w14:textId="77777777" w:rsidR="005F789E" w:rsidRPr="00EF0684" w:rsidRDefault="005F789E" w:rsidP="003A1466">
            <w:pPr>
              <w:rPr>
                <w:sz w:val="20"/>
                <w:szCs w:val="20"/>
                <w:lang w:val="en-US"/>
              </w:rPr>
            </w:pPr>
            <w:r>
              <w:rPr>
                <w:sz w:val="20"/>
                <w:szCs w:val="20"/>
              </w:rPr>
              <w:t xml:space="preserve">72 - System malfunction</w:t>
            </w:r>
          </w:p>
        </w:tc>
      </w:tr>
      <w:tr w:rsidR="005F789E" w:rsidRPr="00EF0684" w14:paraId="20E92797" w14:textId="77777777" w:rsidTr="003A1466">
        <w:trPr>
          <w:trHeight w:val="20"/>
        </w:trPr>
        <w:tc>
          <w:tcPr>
            <w:tcW w:w="3119" w:type="dxa"/>
          </w:tcPr>
          <w:p w14:paraId="7481BC1E" w14:textId="77777777" w:rsidR="005F789E" w:rsidRPr="00EF0684" w:rsidRDefault="005F789E" w:rsidP="003A1466">
            <w:pPr>
              <w:rPr>
                <w:sz w:val="20"/>
                <w:szCs w:val="20"/>
                <w:lang w:val="en-US"/>
              </w:rPr>
            </w:pPr>
            <w:r>
              <w:rPr>
                <w:sz w:val="20"/>
                <w:szCs w:val="20"/>
              </w:rPr>
              <w:t>ECR_WL_P073</w:t>
            </w:r>
          </w:p>
        </w:tc>
        <w:tc>
          <w:tcPr>
            <w:tcW w:w="851" w:type="dxa"/>
            <w:gridSpan w:val="2"/>
          </w:tcPr>
          <w:p w14:paraId="301AD2AB" w14:textId="77777777" w:rsidR="005F789E" w:rsidRPr="00EF0684" w:rsidRDefault="005F789E" w:rsidP="003A1466">
            <w:pPr>
              <w:rPr>
                <w:sz w:val="20"/>
                <w:szCs w:val="20"/>
                <w:lang w:val="en-US"/>
              </w:rPr>
            </w:pPr>
            <w:r>
              <w:rPr>
                <w:sz w:val="20"/>
                <w:szCs w:val="20"/>
              </w:rPr>
              <w:t>10073</w:t>
            </w:r>
          </w:p>
        </w:tc>
        <w:tc>
          <w:tcPr>
            <w:tcW w:w="850" w:type="dxa"/>
          </w:tcPr>
          <w:p w14:paraId="1010C90F" w14:textId="77777777" w:rsidR="005F789E" w:rsidRPr="00EF0684" w:rsidRDefault="005F789E" w:rsidP="003A1466">
            <w:pPr>
              <w:rPr>
                <w:sz w:val="20"/>
                <w:szCs w:val="20"/>
                <w:lang w:val="en-US"/>
              </w:rPr>
            </w:pPr>
          </w:p>
        </w:tc>
        <w:tc>
          <w:tcPr>
            <w:tcW w:w="4394" w:type="dxa"/>
          </w:tcPr>
          <w:p w14:paraId="6EFDFD3E" w14:textId="77777777" w:rsidR="005F789E" w:rsidRPr="00EF0684" w:rsidRDefault="005F789E" w:rsidP="003A1466">
            <w:pPr>
              <w:rPr>
                <w:sz w:val="20"/>
                <w:szCs w:val="20"/>
                <w:lang w:val="en-US"/>
              </w:rPr>
            </w:pPr>
            <w:r>
              <w:rPr>
                <w:sz w:val="20"/>
                <w:szCs w:val="20"/>
              </w:rPr>
              <w:t xml:space="preserve">73 - System malfunction</w:t>
            </w:r>
          </w:p>
        </w:tc>
      </w:tr>
      <w:tr w:rsidR="005F789E" w:rsidRPr="00EF0684" w14:paraId="2F93F0BA" w14:textId="77777777" w:rsidTr="003A1466">
        <w:trPr>
          <w:trHeight w:val="20"/>
        </w:trPr>
        <w:tc>
          <w:tcPr>
            <w:tcW w:w="3119" w:type="dxa"/>
          </w:tcPr>
          <w:p w14:paraId="2BA08D45" w14:textId="77777777" w:rsidR="005F789E" w:rsidRPr="00EF0684" w:rsidRDefault="005F789E" w:rsidP="003A1466">
            <w:pPr>
              <w:rPr>
                <w:sz w:val="20"/>
                <w:szCs w:val="20"/>
                <w:lang w:val="en-US"/>
              </w:rPr>
            </w:pPr>
            <w:r>
              <w:rPr>
                <w:sz w:val="20"/>
                <w:szCs w:val="20"/>
              </w:rPr>
              <w:t>ECR_WL_P074</w:t>
            </w:r>
          </w:p>
        </w:tc>
        <w:tc>
          <w:tcPr>
            <w:tcW w:w="851" w:type="dxa"/>
            <w:gridSpan w:val="2"/>
          </w:tcPr>
          <w:p w14:paraId="4958597F" w14:textId="77777777" w:rsidR="005F789E" w:rsidRPr="00EF0684" w:rsidRDefault="005F789E" w:rsidP="003A1466">
            <w:pPr>
              <w:rPr>
                <w:sz w:val="20"/>
                <w:szCs w:val="20"/>
                <w:lang w:val="en-US"/>
              </w:rPr>
            </w:pPr>
            <w:r>
              <w:rPr>
                <w:sz w:val="20"/>
                <w:szCs w:val="20"/>
              </w:rPr>
              <w:t>10074</w:t>
            </w:r>
          </w:p>
        </w:tc>
        <w:tc>
          <w:tcPr>
            <w:tcW w:w="850" w:type="dxa"/>
          </w:tcPr>
          <w:p w14:paraId="5D6E3746" w14:textId="77777777" w:rsidR="005F789E" w:rsidRPr="00EF0684" w:rsidRDefault="005F789E" w:rsidP="003A1466">
            <w:pPr>
              <w:rPr>
                <w:sz w:val="20"/>
                <w:szCs w:val="20"/>
                <w:lang w:val="en-US"/>
              </w:rPr>
            </w:pPr>
          </w:p>
        </w:tc>
        <w:tc>
          <w:tcPr>
            <w:tcW w:w="4394" w:type="dxa"/>
          </w:tcPr>
          <w:p w14:paraId="684B65F9" w14:textId="77777777" w:rsidR="005F789E" w:rsidRPr="00EF0684" w:rsidRDefault="005F789E" w:rsidP="003A1466">
            <w:pPr>
              <w:rPr>
                <w:sz w:val="20"/>
                <w:szCs w:val="20"/>
                <w:lang w:val="en-US"/>
              </w:rPr>
            </w:pPr>
            <w:r>
              <w:rPr>
                <w:sz w:val="20"/>
                <w:szCs w:val="20"/>
              </w:rPr>
              <w:t xml:space="preserve">74 - System malfunction</w:t>
            </w:r>
          </w:p>
        </w:tc>
      </w:tr>
      <w:tr w:rsidR="005F789E" w:rsidRPr="00EF0684" w14:paraId="3A30899B" w14:textId="77777777" w:rsidTr="003A1466">
        <w:trPr>
          <w:trHeight w:val="20"/>
        </w:trPr>
        <w:tc>
          <w:tcPr>
            <w:tcW w:w="3119" w:type="dxa"/>
          </w:tcPr>
          <w:p w14:paraId="5986DF4B" w14:textId="77777777" w:rsidR="005F789E" w:rsidRPr="00EF0684" w:rsidRDefault="005F789E" w:rsidP="003A1466">
            <w:pPr>
              <w:rPr>
                <w:sz w:val="20"/>
                <w:szCs w:val="20"/>
                <w:lang w:val="en-US"/>
              </w:rPr>
            </w:pPr>
            <w:r>
              <w:rPr>
                <w:sz w:val="20"/>
                <w:szCs w:val="20"/>
              </w:rPr>
              <w:t>ECR_WL_P075</w:t>
            </w:r>
          </w:p>
        </w:tc>
        <w:tc>
          <w:tcPr>
            <w:tcW w:w="851" w:type="dxa"/>
            <w:gridSpan w:val="2"/>
          </w:tcPr>
          <w:p w14:paraId="26312447" w14:textId="77777777" w:rsidR="005F789E" w:rsidRPr="00EF0684" w:rsidRDefault="005F789E" w:rsidP="003A1466">
            <w:pPr>
              <w:rPr>
                <w:sz w:val="20"/>
                <w:szCs w:val="20"/>
                <w:lang w:val="en-US"/>
              </w:rPr>
            </w:pPr>
            <w:r>
              <w:rPr>
                <w:sz w:val="20"/>
                <w:szCs w:val="20"/>
              </w:rPr>
              <w:t>10075</w:t>
            </w:r>
          </w:p>
        </w:tc>
        <w:tc>
          <w:tcPr>
            <w:tcW w:w="850" w:type="dxa"/>
          </w:tcPr>
          <w:p w14:paraId="46497E13" w14:textId="77777777" w:rsidR="005F789E" w:rsidRPr="00EF0684" w:rsidRDefault="005F789E" w:rsidP="003A1466">
            <w:pPr>
              <w:rPr>
                <w:sz w:val="20"/>
                <w:szCs w:val="20"/>
                <w:lang w:val="en-US"/>
              </w:rPr>
            </w:pPr>
          </w:p>
        </w:tc>
        <w:tc>
          <w:tcPr>
            <w:tcW w:w="4394" w:type="dxa"/>
          </w:tcPr>
          <w:p w14:paraId="0C768748" w14:textId="77777777" w:rsidR="005F789E" w:rsidRPr="00EF0684" w:rsidRDefault="005F789E" w:rsidP="003A1466">
            <w:pPr>
              <w:rPr>
                <w:sz w:val="20"/>
                <w:szCs w:val="20"/>
                <w:lang w:val="en-US"/>
              </w:rPr>
            </w:pPr>
            <w:r>
              <w:rPr>
                <w:sz w:val="20"/>
                <w:szCs w:val="20"/>
              </w:rPr>
              <w:t xml:space="preserve">75 - PIN tries exceeded</w:t>
            </w:r>
          </w:p>
        </w:tc>
      </w:tr>
      <w:tr w:rsidR="005F789E" w:rsidRPr="00EF0684" w14:paraId="6A7BA48B" w14:textId="77777777" w:rsidTr="003A1466">
        <w:trPr>
          <w:trHeight w:val="20"/>
        </w:trPr>
        <w:tc>
          <w:tcPr>
            <w:tcW w:w="3119" w:type="dxa"/>
          </w:tcPr>
          <w:p w14:paraId="731BDED7" w14:textId="77777777" w:rsidR="005F789E" w:rsidRPr="00EF0684" w:rsidRDefault="005F789E" w:rsidP="003A1466">
            <w:pPr>
              <w:rPr>
                <w:sz w:val="20"/>
                <w:szCs w:val="20"/>
                <w:lang w:val="en-US"/>
              </w:rPr>
            </w:pPr>
            <w:r>
              <w:rPr>
                <w:sz w:val="20"/>
                <w:szCs w:val="20"/>
              </w:rPr>
              <w:t>ECR_WL_P076</w:t>
            </w:r>
          </w:p>
        </w:tc>
        <w:tc>
          <w:tcPr>
            <w:tcW w:w="851" w:type="dxa"/>
            <w:gridSpan w:val="2"/>
          </w:tcPr>
          <w:p w14:paraId="0F40CEA7" w14:textId="77777777" w:rsidR="005F789E" w:rsidRPr="00EF0684" w:rsidRDefault="005F789E" w:rsidP="003A1466">
            <w:pPr>
              <w:rPr>
                <w:sz w:val="20"/>
                <w:szCs w:val="20"/>
                <w:lang w:val="en-US"/>
              </w:rPr>
            </w:pPr>
            <w:r>
              <w:rPr>
                <w:sz w:val="20"/>
                <w:szCs w:val="20"/>
              </w:rPr>
              <w:t>10076</w:t>
            </w:r>
          </w:p>
        </w:tc>
        <w:tc>
          <w:tcPr>
            <w:tcW w:w="850" w:type="dxa"/>
          </w:tcPr>
          <w:p w14:paraId="4444898D" w14:textId="77777777" w:rsidR="005F789E" w:rsidRPr="00EF0684" w:rsidRDefault="005F789E" w:rsidP="003A1466">
            <w:pPr>
              <w:rPr>
                <w:sz w:val="20"/>
                <w:szCs w:val="20"/>
                <w:lang w:val="en-US"/>
              </w:rPr>
            </w:pPr>
          </w:p>
        </w:tc>
        <w:tc>
          <w:tcPr>
            <w:tcW w:w="4394" w:type="dxa"/>
          </w:tcPr>
          <w:p w14:paraId="145DB87F" w14:textId="77777777" w:rsidR="005F789E" w:rsidRPr="00EF0684" w:rsidRDefault="005F789E" w:rsidP="003A1466">
            <w:pPr>
              <w:rPr>
                <w:sz w:val="20"/>
                <w:szCs w:val="20"/>
                <w:lang w:val="en-US"/>
              </w:rPr>
            </w:pPr>
            <w:r>
              <w:rPr>
                <w:sz w:val="20"/>
                <w:szCs w:val="20"/>
              </w:rPr>
              <w:t xml:space="preserve">76 - Cannot find original message</w:t>
            </w:r>
          </w:p>
        </w:tc>
      </w:tr>
      <w:tr w:rsidR="005F789E" w:rsidRPr="00EF0684" w14:paraId="4E27FA35" w14:textId="77777777" w:rsidTr="003A1466">
        <w:trPr>
          <w:trHeight w:val="20"/>
        </w:trPr>
        <w:tc>
          <w:tcPr>
            <w:tcW w:w="3119" w:type="dxa"/>
          </w:tcPr>
          <w:p w14:paraId="2464627B" w14:textId="77777777" w:rsidR="005F789E" w:rsidRPr="00EF0684" w:rsidRDefault="005F789E" w:rsidP="003A1466">
            <w:pPr>
              <w:rPr>
                <w:sz w:val="20"/>
                <w:szCs w:val="20"/>
                <w:lang w:val="en-US"/>
              </w:rPr>
            </w:pPr>
            <w:r>
              <w:rPr>
                <w:sz w:val="20"/>
                <w:szCs w:val="20"/>
              </w:rPr>
              <w:t>ECR_WL_P077</w:t>
            </w:r>
          </w:p>
        </w:tc>
        <w:tc>
          <w:tcPr>
            <w:tcW w:w="851" w:type="dxa"/>
            <w:gridSpan w:val="2"/>
          </w:tcPr>
          <w:p w14:paraId="3A22D76F" w14:textId="77777777" w:rsidR="005F789E" w:rsidRPr="00EF0684" w:rsidRDefault="005F789E" w:rsidP="003A1466">
            <w:pPr>
              <w:rPr>
                <w:sz w:val="20"/>
                <w:szCs w:val="20"/>
                <w:lang w:val="en-US"/>
              </w:rPr>
            </w:pPr>
            <w:r>
              <w:rPr>
                <w:sz w:val="20"/>
                <w:szCs w:val="20"/>
              </w:rPr>
              <w:t>10077</w:t>
            </w:r>
          </w:p>
        </w:tc>
        <w:tc>
          <w:tcPr>
            <w:tcW w:w="850" w:type="dxa"/>
          </w:tcPr>
          <w:p w14:paraId="65AF937D" w14:textId="77777777" w:rsidR="005F789E" w:rsidRPr="00EF0684" w:rsidRDefault="005F789E" w:rsidP="003A1466">
            <w:pPr>
              <w:rPr>
                <w:sz w:val="20"/>
                <w:szCs w:val="20"/>
                <w:lang w:val="en-US"/>
              </w:rPr>
            </w:pPr>
          </w:p>
        </w:tc>
        <w:tc>
          <w:tcPr>
            <w:tcW w:w="4394" w:type="dxa"/>
          </w:tcPr>
          <w:p w14:paraId="1BBA1E45" w14:textId="77777777" w:rsidR="005F789E" w:rsidRPr="00EF0684" w:rsidRDefault="005F789E" w:rsidP="003A1466">
            <w:pPr>
              <w:rPr>
                <w:sz w:val="20"/>
                <w:szCs w:val="20"/>
                <w:lang w:val="en-US"/>
              </w:rPr>
            </w:pPr>
            <w:r>
              <w:rPr>
                <w:sz w:val="20"/>
                <w:szCs w:val="20"/>
              </w:rPr>
              <w:t xml:space="preserve">77 - Repeat or reversal data are</w:t>
            </w:r>
          </w:p>
        </w:tc>
      </w:tr>
      <w:tr w:rsidR="005F789E" w:rsidRPr="00EF0684" w14:paraId="2E8D2446" w14:textId="77777777" w:rsidTr="003A1466">
        <w:trPr>
          <w:trHeight w:val="20"/>
        </w:trPr>
        <w:tc>
          <w:tcPr>
            <w:tcW w:w="3119" w:type="dxa"/>
          </w:tcPr>
          <w:p w14:paraId="6EB6A57B" w14:textId="77777777" w:rsidR="005F789E" w:rsidRPr="00EF0684" w:rsidRDefault="005F789E" w:rsidP="003A1466">
            <w:pPr>
              <w:rPr>
                <w:sz w:val="20"/>
                <w:szCs w:val="20"/>
                <w:lang w:val="en-US"/>
              </w:rPr>
            </w:pPr>
            <w:r>
              <w:rPr>
                <w:sz w:val="20"/>
                <w:szCs w:val="20"/>
              </w:rPr>
              <w:t>ECR_WL_P078</w:t>
            </w:r>
          </w:p>
        </w:tc>
        <w:tc>
          <w:tcPr>
            <w:tcW w:w="851" w:type="dxa"/>
            <w:gridSpan w:val="2"/>
          </w:tcPr>
          <w:p w14:paraId="6FF764E7" w14:textId="77777777" w:rsidR="005F789E" w:rsidRPr="00EF0684" w:rsidRDefault="005F789E" w:rsidP="003A1466">
            <w:pPr>
              <w:rPr>
                <w:sz w:val="20"/>
                <w:szCs w:val="20"/>
                <w:lang w:val="en-US"/>
              </w:rPr>
            </w:pPr>
            <w:r>
              <w:rPr>
                <w:sz w:val="20"/>
                <w:szCs w:val="20"/>
              </w:rPr>
              <w:t>10078</w:t>
            </w:r>
          </w:p>
        </w:tc>
        <w:tc>
          <w:tcPr>
            <w:tcW w:w="850" w:type="dxa"/>
          </w:tcPr>
          <w:p w14:paraId="00E6F0A0" w14:textId="77777777" w:rsidR="005F789E" w:rsidRPr="00EF0684" w:rsidRDefault="005F789E" w:rsidP="003A1466">
            <w:pPr>
              <w:rPr>
                <w:sz w:val="20"/>
                <w:szCs w:val="20"/>
                <w:lang w:val="en-US"/>
              </w:rPr>
            </w:pPr>
          </w:p>
        </w:tc>
        <w:tc>
          <w:tcPr>
            <w:tcW w:w="4394" w:type="dxa"/>
          </w:tcPr>
          <w:p w14:paraId="36A9E399" w14:textId="77777777" w:rsidR="005F789E" w:rsidRPr="00EF0684" w:rsidRDefault="005F789E" w:rsidP="003A1466">
            <w:pPr>
              <w:rPr>
                <w:sz w:val="20"/>
                <w:szCs w:val="20"/>
                <w:lang w:val="en-US"/>
              </w:rPr>
            </w:pPr>
            <w:r>
              <w:rPr>
                <w:sz w:val="20"/>
                <w:szCs w:val="20"/>
              </w:rPr>
              <w:t xml:space="preserve">78 - Blocked, first used</w:t>
            </w:r>
          </w:p>
        </w:tc>
      </w:tr>
      <w:tr w:rsidR="005F789E" w:rsidRPr="00EF0684" w14:paraId="3A5BF9FD" w14:textId="77777777" w:rsidTr="003A1466">
        <w:trPr>
          <w:trHeight w:val="20"/>
        </w:trPr>
        <w:tc>
          <w:tcPr>
            <w:tcW w:w="3119" w:type="dxa"/>
          </w:tcPr>
          <w:p w14:paraId="77B55F80" w14:textId="77777777" w:rsidR="005F789E" w:rsidRPr="00EF0684" w:rsidRDefault="005F789E" w:rsidP="003A1466">
            <w:pPr>
              <w:rPr>
                <w:sz w:val="20"/>
                <w:szCs w:val="20"/>
                <w:lang w:val="en-US"/>
              </w:rPr>
            </w:pPr>
            <w:r>
              <w:rPr>
                <w:sz w:val="20"/>
                <w:szCs w:val="20"/>
              </w:rPr>
              <w:t>ECR_WL_P079</w:t>
            </w:r>
          </w:p>
        </w:tc>
        <w:tc>
          <w:tcPr>
            <w:tcW w:w="851" w:type="dxa"/>
            <w:gridSpan w:val="2"/>
          </w:tcPr>
          <w:p w14:paraId="041DBC0C" w14:textId="77777777" w:rsidR="005F789E" w:rsidRPr="00EF0684" w:rsidRDefault="005F789E" w:rsidP="003A1466">
            <w:pPr>
              <w:rPr>
                <w:sz w:val="20"/>
                <w:szCs w:val="20"/>
                <w:lang w:val="en-US"/>
              </w:rPr>
            </w:pPr>
            <w:r>
              <w:rPr>
                <w:sz w:val="20"/>
                <w:szCs w:val="20"/>
              </w:rPr>
              <w:t>10079</w:t>
            </w:r>
          </w:p>
        </w:tc>
        <w:tc>
          <w:tcPr>
            <w:tcW w:w="850" w:type="dxa"/>
          </w:tcPr>
          <w:p w14:paraId="03C3C64B" w14:textId="77777777" w:rsidR="005F789E" w:rsidRPr="00EF0684" w:rsidRDefault="005F789E" w:rsidP="003A1466">
            <w:pPr>
              <w:rPr>
                <w:sz w:val="20"/>
                <w:szCs w:val="20"/>
                <w:lang w:val="en-US"/>
              </w:rPr>
            </w:pPr>
          </w:p>
        </w:tc>
        <w:tc>
          <w:tcPr>
            <w:tcW w:w="4394" w:type="dxa"/>
          </w:tcPr>
          <w:p w14:paraId="089AEBFD" w14:textId="77777777" w:rsidR="005F789E" w:rsidRPr="00EF0684" w:rsidRDefault="005F789E" w:rsidP="003A1466">
            <w:pPr>
              <w:rPr>
                <w:sz w:val="20"/>
                <w:szCs w:val="20"/>
                <w:lang w:val="en-US"/>
              </w:rPr>
            </w:pPr>
            <w:r>
              <w:rPr>
                <w:sz w:val="20"/>
                <w:szCs w:val="20"/>
              </w:rPr>
              <w:t xml:space="preserve">79 - Incorrect CVV2</w:t>
            </w:r>
          </w:p>
        </w:tc>
      </w:tr>
      <w:tr w:rsidR="005F789E" w:rsidRPr="00EF0684" w14:paraId="01A55D8C" w14:textId="77777777" w:rsidTr="003A1466">
        <w:trPr>
          <w:trHeight w:val="20"/>
        </w:trPr>
        <w:tc>
          <w:tcPr>
            <w:tcW w:w="3119" w:type="dxa"/>
          </w:tcPr>
          <w:p w14:paraId="759237C6" w14:textId="77777777" w:rsidR="005F789E" w:rsidRPr="00EF0684" w:rsidRDefault="005F789E" w:rsidP="003A1466">
            <w:pPr>
              <w:rPr>
                <w:sz w:val="20"/>
                <w:szCs w:val="20"/>
                <w:lang w:val="en-US"/>
              </w:rPr>
            </w:pPr>
            <w:r>
              <w:rPr>
                <w:sz w:val="20"/>
                <w:szCs w:val="20"/>
              </w:rPr>
              <w:t>ECR_WL_P080</w:t>
            </w:r>
          </w:p>
        </w:tc>
        <w:tc>
          <w:tcPr>
            <w:tcW w:w="851" w:type="dxa"/>
            <w:gridSpan w:val="2"/>
          </w:tcPr>
          <w:p w14:paraId="0572911B" w14:textId="77777777" w:rsidR="005F789E" w:rsidRPr="00EF0684" w:rsidRDefault="005F789E" w:rsidP="003A1466">
            <w:pPr>
              <w:rPr>
                <w:sz w:val="20"/>
                <w:szCs w:val="20"/>
                <w:lang w:val="en-US"/>
              </w:rPr>
            </w:pPr>
            <w:r>
              <w:rPr>
                <w:sz w:val="20"/>
                <w:szCs w:val="20"/>
              </w:rPr>
              <w:t>10080</w:t>
            </w:r>
          </w:p>
        </w:tc>
        <w:tc>
          <w:tcPr>
            <w:tcW w:w="850" w:type="dxa"/>
          </w:tcPr>
          <w:p w14:paraId="17357B1F" w14:textId="77777777" w:rsidR="005F789E" w:rsidRPr="00EF0684" w:rsidRDefault="005F789E" w:rsidP="003A1466">
            <w:pPr>
              <w:rPr>
                <w:sz w:val="20"/>
                <w:szCs w:val="20"/>
                <w:lang w:val="en-US"/>
              </w:rPr>
            </w:pPr>
          </w:p>
        </w:tc>
        <w:tc>
          <w:tcPr>
            <w:tcW w:w="4394" w:type="dxa"/>
          </w:tcPr>
          <w:p w14:paraId="79C12495" w14:textId="77777777" w:rsidR="005F789E" w:rsidRPr="00EF0684" w:rsidRDefault="005F789E" w:rsidP="003A1466">
            <w:pPr>
              <w:rPr>
                <w:sz w:val="20"/>
                <w:szCs w:val="20"/>
                <w:lang w:val="en-US"/>
              </w:rPr>
            </w:pPr>
            <w:r>
              <w:rPr>
                <w:sz w:val="20"/>
                <w:szCs w:val="20"/>
              </w:rPr>
              <w:t xml:space="preserve">80 - System malfunction</w:t>
            </w:r>
          </w:p>
        </w:tc>
      </w:tr>
      <w:tr w:rsidR="005F789E" w:rsidRPr="00EF0684" w14:paraId="101275D0" w14:textId="77777777" w:rsidTr="003A1466">
        <w:trPr>
          <w:trHeight w:val="20"/>
        </w:trPr>
        <w:tc>
          <w:tcPr>
            <w:tcW w:w="3119" w:type="dxa"/>
          </w:tcPr>
          <w:p w14:paraId="40026940" w14:textId="77777777" w:rsidR="005F789E" w:rsidRPr="00EF0684" w:rsidRDefault="005F789E" w:rsidP="003A1466">
            <w:pPr>
              <w:rPr>
                <w:sz w:val="20"/>
                <w:szCs w:val="20"/>
                <w:lang w:val="en-US"/>
              </w:rPr>
            </w:pPr>
            <w:r>
              <w:rPr>
                <w:sz w:val="20"/>
                <w:szCs w:val="20"/>
              </w:rPr>
              <w:t>ECR_WL_P081</w:t>
            </w:r>
          </w:p>
        </w:tc>
        <w:tc>
          <w:tcPr>
            <w:tcW w:w="851" w:type="dxa"/>
            <w:gridSpan w:val="2"/>
          </w:tcPr>
          <w:p w14:paraId="378C883B" w14:textId="77777777" w:rsidR="005F789E" w:rsidRPr="00EF0684" w:rsidRDefault="005F789E" w:rsidP="003A1466">
            <w:pPr>
              <w:rPr>
                <w:sz w:val="20"/>
                <w:szCs w:val="20"/>
                <w:lang w:val="en-US"/>
              </w:rPr>
            </w:pPr>
            <w:r>
              <w:rPr>
                <w:sz w:val="20"/>
                <w:szCs w:val="20"/>
              </w:rPr>
              <w:t>10081</w:t>
            </w:r>
          </w:p>
        </w:tc>
        <w:tc>
          <w:tcPr>
            <w:tcW w:w="850" w:type="dxa"/>
          </w:tcPr>
          <w:p w14:paraId="2553056B" w14:textId="77777777" w:rsidR="005F789E" w:rsidRPr="00EF0684" w:rsidRDefault="005F789E" w:rsidP="003A1466">
            <w:pPr>
              <w:rPr>
                <w:sz w:val="20"/>
                <w:szCs w:val="20"/>
                <w:lang w:val="en-US"/>
              </w:rPr>
            </w:pPr>
          </w:p>
        </w:tc>
        <w:tc>
          <w:tcPr>
            <w:tcW w:w="4394" w:type="dxa"/>
          </w:tcPr>
          <w:p w14:paraId="7D03A65F" w14:textId="77777777" w:rsidR="005F789E" w:rsidRPr="00EF0684" w:rsidRDefault="005F789E" w:rsidP="003A1466">
            <w:pPr>
              <w:rPr>
                <w:sz w:val="20"/>
                <w:szCs w:val="20"/>
                <w:lang w:val="en-US"/>
              </w:rPr>
            </w:pPr>
            <w:r>
              <w:rPr>
                <w:sz w:val="20"/>
                <w:szCs w:val="20"/>
              </w:rPr>
              <w:t xml:space="preserve">81 - PIN cryptographic error</w:t>
            </w:r>
          </w:p>
        </w:tc>
      </w:tr>
      <w:tr w:rsidR="005F789E" w:rsidRPr="00EF0684" w14:paraId="3453D987" w14:textId="77777777" w:rsidTr="003A1466">
        <w:trPr>
          <w:trHeight w:val="20"/>
        </w:trPr>
        <w:tc>
          <w:tcPr>
            <w:tcW w:w="3119" w:type="dxa"/>
          </w:tcPr>
          <w:p w14:paraId="2F3E643C" w14:textId="77777777" w:rsidR="005F789E" w:rsidRPr="00EF0684" w:rsidRDefault="005F789E" w:rsidP="003A1466">
            <w:pPr>
              <w:rPr>
                <w:sz w:val="20"/>
                <w:szCs w:val="20"/>
                <w:lang w:val="en-US"/>
              </w:rPr>
            </w:pPr>
            <w:r>
              <w:rPr>
                <w:sz w:val="20"/>
                <w:szCs w:val="20"/>
              </w:rPr>
              <w:t>ECR_WL_P082</w:t>
            </w:r>
          </w:p>
        </w:tc>
        <w:tc>
          <w:tcPr>
            <w:tcW w:w="851" w:type="dxa"/>
            <w:gridSpan w:val="2"/>
          </w:tcPr>
          <w:p w14:paraId="07982A11" w14:textId="77777777" w:rsidR="005F789E" w:rsidRPr="00EF0684" w:rsidRDefault="005F789E" w:rsidP="003A1466">
            <w:pPr>
              <w:rPr>
                <w:sz w:val="20"/>
                <w:szCs w:val="20"/>
                <w:lang w:val="en-US"/>
              </w:rPr>
            </w:pPr>
            <w:r>
              <w:rPr>
                <w:sz w:val="20"/>
                <w:szCs w:val="20"/>
              </w:rPr>
              <w:t>10082</w:t>
            </w:r>
          </w:p>
        </w:tc>
        <w:tc>
          <w:tcPr>
            <w:tcW w:w="850" w:type="dxa"/>
          </w:tcPr>
          <w:p w14:paraId="7392809A" w14:textId="77777777" w:rsidR="005F789E" w:rsidRPr="00EF0684" w:rsidRDefault="005F789E" w:rsidP="003A1466">
            <w:pPr>
              <w:rPr>
                <w:sz w:val="20"/>
                <w:szCs w:val="20"/>
                <w:lang w:val="en-US"/>
              </w:rPr>
            </w:pPr>
          </w:p>
        </w:tc>
        <w:tc>
          <w:tcPr>
            <w:tcW w:w="4394" w:type="dxa"/>
          </w:tcPr>
          <w:p w14:paraId="565C7726" w14:textId="77777777" w:rsidR="005F789E" w:rsidRPr="00EF0684" w:rsidRDefault="005F789E" w:rsidP="003A1466">
            <w:pPr>
              <w:rPr>
                <w:sz w:val="20"/>
                <w:szCs w:val="20"/>
                <w:lang w:val="en-US"/>
              </w:rPr>
            </w:pPr>
            <w:r>
              <w:rPr>
                <w:sz w:val="20"/>
                <w:szCs w:val="20"/>
              </w:rPr>
              <w:t xml:space="preserve">82 - System malfunction</w:t>
            </w:r>
          </w:p>
        </w:tc>
      </w:tr>
      <w:tr w:rsidR="005F789E" w:rsidRPr="00EF0684" w14:paraId="029BE430" w14:textId="77777777" w:rsidTr="003A1466">
        <w:trPr>
          <w:trHeight w:val="20"/>
        </w:trPr>
        <w:tc>
          <w:tcPr>
            <w:tcW w:w="3119" w:type="dxa"/>
          </w:tcPr>
          <w:p w14:paraId="0FCCD907" w14:textId="77777777" w:rsidR="005F789E" w:rsidRPr="00EF0684" w:rsidRDefault="005F789E" w:rsidP="003A1466">
            <w:pPr>
              <w:rPr>
                <w:sz w:val="20"/>
                <w:szCs w:val="20"/>
                <w:lang w:val="en-US"/>
              </w:rPr>
            </w:pPr>
            <w:r>
              <w:rPr>
                <w:sz w:val="20"/>
                <w:szCs w:val="20"/>
              </w:rPr>
              <w:t>ECR_WL_P083</w:t>
            </w:r>
          </w:p>
        </w:tc>
        <w:tc>
          <w:tcPr>
            <w:tcW w:w="851" w:type="dxa"/>
            <w:gridSpan w:val="2"/>
          </w:tcPr>
          <w:p w14:paraId="40AE91DF" w14:textId="77777777" w:rsidR="005F789E" w:rsidRPr="00EF0684" w:rsidRDefault="005F789E" w:rsidP="003A1466">
            <w:pPr>
              <w:rPr>
                <w:sz w:val="20"/>
                <w:szCs w:val="20"/>
                <w:lang w:val="en-US"/>
              </w:rPr>
            </w:pPr>
            <w:r>
              <w:rPr>
                <w:sz w:val="20"/>
                <w:szCs w:val="20"/>
              </w:rPr>
              <w:t>10083</w:t>
            </w:r>
          </w:p>
        </w:tc>
        <w:tc>
          <w:tcPr>
            <w:tcW w:w="850" w:type="dxa"/>
          </w:tcPr>
          <w:p w14:paraId="041EF7ED" w14:textId="77777777" w:rsidR="005F789E" w:rsidRPr="00EF0684" w:rsidRDefault="005F789E" w:rsidP="003A1466">
            <w:pPr>
              <w:rPr>
                <w:sz w:val="20"/>
                <w:szCs w:val="20"/>
                <w:lang w:val="en-US"/>
              </w:rPr>
            </w:pPr>
          </w:p>
        </w:tc>
        <w:tc>
          <w:tcPr>
            <w:tcW w:w="4394" w:type="dxa"/>
          </w:tcPr>
          <w:p w14:paraId="3319DF65" w14:textId="77777777" w:rsidR="005F789E" w:rsidRPr="00EF0684" w:rsidRDefault="005F789E" w:rsidP="003A1466">
            <w:pPr>
              <w:rPr>
                <w:sz w:val="20"/>
                <w:szCs w:val="20"/>
                <w:lang w:val="en-US"/>
              </w:rPr>
            </w:pPr>
            <w:r>
              <w:rPr>
                <w:sz w:val="20"/>
                <w:szCs w:val="20"/>
              </w:rPr>
              <w:t xml:space="preserve">83 - Unable to verify PIN</w:t>
            </w:r>
          </w:p>
        </w:tc>
      </w:tr>
      <w:tr w:rsidR="005F789E" w:rsidRPr="00EF0684" w14:paraId="1282FD7F" w14:textId="77777777" w:rsidTr="003A1466">
        <w:trPr>
          <w:trHeight w:val="20"/>
        </w:trPr>
        <w:tc>
          <w:tcPr>
            <w:tcW w:w="3119" w:type="dxa"/>
          </w:tcPr>
          <w:p w14:paraId="318DA549" w14:textId="77777777" w:rsidR="005F789E" w:rsidRPr="00EF0684" w:rsidRDefault="005F789E" w:rsidP="003A1466">
            <w:pPr>
              <w:rPr>
                <w:sz w:val="20"/>
                <w:szCs w:val="20"/>
                <w:lang w:val="en-US"/>
              </w:rPr>
            </w:pPr>
            <w:r>
              <w:rPr>
                <w:sz w:val="20"/>
                <w:szCs w:val="20"/>
              </w:rPr>
              <w:t>ECR_WL_P084</w:t>
            </w:r>
          </w:p>
        </w:tc>
        <w:tc>
          <w:tcPr>
            <w:tcW w:w="851" w:type="dxa"/>
            <w:gridSpan w:val="2"/>
          </w:tcPr>
          <w:p w14:paraId="220A9C91" w14:textId="77777777" w:rsidR="005F789E" w:rsidRPr="00EF0684" w:rsidRDefault="005F789E" w:rsidP="003A1466">
            <w:pPr>
              <w:rPr>
                <w:sz w:val="20"/>
                <w:szCs w:val="20"/>
                <w:lang w:val="en-US"/>
              </w:rPr>
            </w:pPr>
            <w:r>
              <w:rPr>
                <w:sz w:val="20"/>
                <w:szCs w:val="20"/>
              </w:rPr>
              <w:t>10084</w:t>
            </w:r>
          </w:p>
        </w:tc>
        <w:tc>
          <w:tcPr>
            <w:tcW w:w="850" w:type="dxa"/>
          </w:tcPr>
          <w:p w14:paraId="0C253641" w14:textId="77777777" w:rsidR="005F789E" w:rsidRPr="00EF0684" w:rsidRDefault="005F789E" w:rsidP="003A1466">
            <w:pPr>
              <w:rPr>
                <w:sz w:val="20"/>
                <w:szCs w:val="20"/>
                <w:lang w:val="en-US"/>
              </w:rPr>
            </w:pPr>
          </w:p>
        </w:tc>
        <w:tc>
          <w:tcPr>
            <w:tcW w:w="4394" w:type="dxa"/>
          </w:tcPr>
          <w:p w14:paraId="0A9F0B59" w14:textId="77777777" w:rsidR="005F789E" w:rsidRPr="00EF0684" w:rsidRDefault="005F789E" w:rsidP="003A1466">
            <w:pPr>
              <w:rPr>
                <w:sz w:val="20"/>
                <w:szCs w:val="20"/>
                <w:lang w:val="en-US"/>
              </w:rPr>
            </w:pPr>
            <w:r>
              <w:rPr>
                <w:sz w:val="20"/>
                <w:szCs w:val="20"/>
              </w:rPr>
              <w:t xml:space="preserve">84 - System malfunction</w:t>
            </w:r>
          </w:p>
        </w:tc>
      </w:tr>
      <w:tr w:rsidR="005F789E" w:rsidRPr="00EF0684" w14:paraId="1283A9C6" w14:textId="77777777" w:rsidTr="003A1466">
        <w:trPr>
          <w:trHeight w:val="20"/>
        </w:trPr>
        <w:tc>
          <w:tcPr>
            <w:tcW w:w="3119" w:type="dxa"/>
          </w:tcPr>
          <w:p w14:paraId="4643B266" w14:textId="77777777" w:rsidR="005F789E" w:rsidRPr="00EF0684" w:rsidRDefault="005F789E" w:rsidP="003A1466">
            <w:pPr>
              <w:rPr>
                <w:sz w:val="20"/>
                <w:szCs w:val="20"/>
                <w:lang w:val="en-US"/>
              </w:rPr>
            </w:pPr>
            <w:r>
              <w:rPr>
                <w:sz w:val="20"/>
                <w:szCs w:val="20"/>
              </w:rPr>
              <w:t>ECR_WL_P085</w:t>
            </w:r>
          </w:p>
        </w:tc>
        <w:tc>
          <w:tcPr>
            <w:tcW w:w="851" w:type="dxa"/>
            <w:gridSpan w:val="2"/>
          </w:tcPr>
          <w:p w14:paraId="2E1FD4EA" w14:textId="77777777" w:rsidR="005F789E" w:rsidRPr="00EF0684" w:rsidRDefault="005F789E" w:rsidP="003A1466">
            <w:pPr>
              <w:rPr>
                <w:sz w:val="20"/>
                <w:szCs w:val="20"/>
                <w:lang w:val="en-US"/>
              </w:rPr>
            </w:pPr>
            <w:r>
              <w:rPr>
                <w:sz w:val="20"/>
                <w:szCs w:val="20"/>
              </w:rPr>
              <w:t>10085</w:t>
            </w:r>
          </w:p>
        </w:tc>
        <w:tc>
          <w:tcPr>
            <w:tcW w:w="850" w:type="dxa"/>
          </w:tcPr>
          <w:p w14:paraId="1637D107" w14:textId="77777777" w:rsidR="005F789E" w:rsidRPr="00EF0684" w:rsidRDefault="005F789E" w:rsidP="003A1466">
            <w:pPr>
              <w:rPr>
                <w:sz w:val="20"/>
                <w:szCs w:val="20"/>
                <w:lang w:val="en-US"/>
              </w:rPr>
            </w:pPr>
          </w:p>
        </w:tc>
        <w:tc>
          <w:tcPr>
            <w:tcW w:w="4394" w:type="dxa"/>
          </w:tcPr>
          <w:p w14:paraId="765ABFF9" w14:textId="77777777" w:rsidR="005F789E" w:rsidRPr="00EF0684" w:rsidRDefault="005F789E" w:rsidP="003A1466">
            <w:pPr>
              <w:rPr>
                <w:sz w:val="20"/>
                <w:szCs w:val="20"/>
                <w:lang w:val="en-US"/>
              </w:rPr>
            </w:pPr>
            <w:r>
              <w:rPr>
                <w:sz w:val="20"/>
                <w:szCs w:val="20"/>
              </w:rPr>
              <w:t xml:space="preserve">85 - No reason to decline</w:t>
            </w:r>
          </w:p>
        </w:tc>
      </w:tr>
      <w:tr w:rsidR="005F789E" w:rsidRPr="00EF0684" w14:paraId="70FDBC2E" w14:textId="77777777" w:rsidTr="003A1466">
        <w:trPr>
          <w:trHeight w:val="20"/>
        </w:trPr>
        <w:tc>
          <w:tcPr>
            <w:tcW w:w="3119" w:type="dxa"/>
          </w:tcPr>
          <w:p w14:paraId="6014BD36" w14:textId="77777777" w:rsidR="005F789E" w:rsidRPr="00EF0684" w:rsidRDefault="005F789E" w:rsidP="003A1466">
            <w:pPr>
              <w:rPr>
                <w:sz w:val="20"/>
                <w:szCs w:val="20"/>
                <w:lang w:val="en-US"/>
              </w:rPr>
            </w:pPr>
            <w:r>
              <w:rPr>
                <w:sz w:val="20"/>
                <w:szCs w:val="20"/>
              </w:rPr>
              <w:t>ECR_WL_P086</w:t>
            </w:r>
          </w:p>
        </w:tc>
        <w:tc>
          <w:tcPr>
            <w:tcW w:w="851" w:type="dxa"/>
            <w:gridSpan w:val="2"/>
          </w:tcPr>
          <w:p w14:paraId="16ABA7DF" w14:textId="77777777" w:rsidR="005F789E" w:rsidRPr="00EF0684" w:rsidRDefault="005F789E" w:rsidP="003A1466">
            <w:pPr>
              <w:rPr>
                <w:sz w:val="20"/>
                <w:szCs w:val="20"/>
                <w:lang w:val="en-US"/>
              </w:rPr>
            </w:pPr>
            <w:r>
              <w:rPr>
                <w:sz w:val="20"/>
                <w:szCs w:val="20"/>
              </w:rPr>
              <w:t>10086</w:t>
            </w:r>
          </w:p>
        </w:tc>
        <w:tc>
          <w:tcPr>
            <w:tcW w:w="850" w:type="dxa"/>
          </w:tcPr>
          <w:p w14:paraId="5253D507" w14:textId="77777777" w:rsidR="005F789E" w:rsidRPr="00EF0684" w:rsidRDefault="005F789E" w:rsidP="003A1466">
            <w:pPr>
              <w:rPr>
                <w:sz w:val="20"/>
                <w:szCs w:val="20"/>
                <w:lang w:val="en-US"/>
              </w:rPr>
            </w:pPr>
          </w:p>
        </w:tc>
        <w:tc>
          <w:tcPr>
            <w:tcW w:w="4394" w:type="dxa"/>
          </w:tcPr>
          <w:p w14:paraId="75203E2A" w14:textId="77777777" w:rsidR="005F789E" w:rsidRPr="00EF0684" w:rsidRDefault="005F789E" w:rsidP="003A1466">
            <w:pPr>
              <w:rPr>
                <w:sz w:val="20"/>
                <w:szCs w:val="20"/>
                <w:lang w:val="en-US"/>
              </w:rPr>
            </w:pPr>
            <w:r>
              <w:rPr>
                <w:sz w:val="20"/>
                <w:szCs w:val="20"/>
              </w:rPr>
              <w:t xml:space="preserve">86 - PIN validation is not possible</w:t>
            </w:r>
          </w:p>
        </w:tc>
      </w:tr>
      <w:tr w:rsidR="005F789E" w:rsidRPr="00EF0684" w14:paraId="6AD87563" w14:textId="77777777" w:rsidTr="003A1466">
        <w:trPr>
          <w:trHeight w:val="20"/>
        </w:trPr>
        <w:tc>
          <w:tcPr>
            <w:tcW w:w="3119" w:type="dxa"/>
          </w:tcPr>
          <w:p w14:paraId="51291257" w14:textId="77777777" w:rsidR="005F789E" w:rsidRPr="00EF0684" w:rsidRDefault="005F789E" w:rsidP="003A1466">
            <w:pPr>
              <w:rPr>
                <w:sz w:val="20"/>
                <w:szCs w:val="20"/>
                <w:lang w:val="en-US"/>
              </w:rPr>
            </w:pPr>
            <w:r>
              <w:rPr>
                <w:sz w:val="20"/>
                <w:szCs w:val="20"/>
              </w:rPr>
              <w:t>ECR_WL_P087</w:t>
            </w:r>
          </w:p>
        </w:tc>
        <w:tc>
          <w:tcPr>
            <w:tcW w:w="851" w:type="dxa"/>
            <w:gridSpan w:val="2"/>
          </w:tcPr>
          <w:p w14:paraId="2FB18785" w14:textId="77777777" w:rsidR="005F789E" w:rsidRPr="00EF0684" w:rsidRDefault="005F789E" w:rsidP="003A1466">
            <w:pPr>
              <w:rPr>
                <w:sz w:val="20"/>
                <w:szCs w:val="20"/>
                <w:lang w:val="en-US"/>
              </w:rPr>
            </w:pPr>
            <w:r>
              <w:rPr>
                <w:sz w:val="20"/>
                <w:szCs w:val="20"/>
              </w:rPr>
              <w:t>10087</w:t>
            </w:r>
          </w:p>
        </w:tc>
        <w:tc>
          <w:tcPr>
            <w:tcW w:w="850" w:type="dxa"/>
          </w:tcPr>
          <w:p w14:paraId="48A8D315" w14:textId="77777777" w:rsidR="005F789E" w:rsidRPr="00EF0684" w:rsidRDefault="005F789E" w:rsidP="003A1466">
            <w:pPr>
              <w:rPr>
                <w:sz w:val="20"/>
                <w:szCs w:val="20"/>
                <w:lang w:val="en-US"/>
              </w:rPr>
            </w:pPr>
          </w:p>
        </w:tc>
        <w:tc>
          <w:tcPr>
            <w:tcW w:w="4394" w:type="dxa"/>
          </w:tcPr>
          <w:p w14:paraId="0FB69756" w14:textId="77777777" w:rsidR="005F789E" w:rsidRPr="00EF0684" w:rsidRDefault="005F789E" w:rsidP="003A1466">
            <w:pPr>
              <w:rPr>
                <w:sz w:val="20"/>
                <w:szCs w:val="20"/>
                <w:lang w:val="en-US"/>
              </w:rPr>
            </w:pPr>
            <w:r>
              <w:rPr>
                <w:sz w:val="20"/>
                <w:szCs w:val="20"/>
              </w:rPr>
              <w:t xml:space="preserve">87 - System malfunction</w:t>
            </w:r>
          </w:p>
        </w:tc>
      </w:tr>
      <w:tr w:rsidR="005F789E" w:rsidRPr="00EF0684" w14:paraId="1D2F7AF8" w14:textId="77777777" w:rsidTr="003A1466">
        <w:trPr>
          <w:trHeight w:val="20"/>
        </w:trPr>
        <w:tc>
          <w:tcPr>
            <w:tcW w:w="3119" w:type="dxa"/>
          </w:tcPr>
          <w:p w14:paraId="0D1C4B2F" w14:textId="77777777" w:rsidR="005F789E" w:rsidRPr="00EF0684" w:rsidRDefault="005F789E" w:rsidP="003A1466">
            <w:pPr>
              <w:rPr>
                <w:sz w:val="20"/>
                <w:szCs w:val="20"/>
                <w:lang w:val="en-US"/>
              </w:rPr>
            </w:pPr>
            <w:r>
              <w:rPr>
                <w:sz w:val="20"/>
                <w:szCs w:val="20"/>
              </w:rPr>
              <w:t>ECR_WL_P088</w:t>
            </w:r>
          </w:p>
        </w:tc>
        <w:tc>
          <w:tcPr>
            <w:tcW w:w="851" w:type="dxa"/>
            <w:gridSpan w:val="2"/>
          </w:tcPr>
          <w:p w14:paraId="117CF310" w14:textId="77777777" w:rsidR="005F789E" w:rsidRPr="00EF0684" w:rsidRDefault="005F789E" w:rsidP="003A1466">
            <w:pPr>
              <w:rPr>
                <w:sz w:val="20"/>
                <w:szCs w:val="20"/>
                <w:lang w:val="en-US"/>
              </w:rPr>
            </w:pPr>
            <w:r>
              <w:rPr>
                <w:sz w:val="20"/>
                <w:szCs w:val="20"/>
              </w:rPr>
              <w:t>10088</w:t>
            </w:r>
          </w:p>
        </w:tc>
        <w:tc>
          <w:tcPr>
            <w:tcW w:w="850" w:type="dxa"/>
          </w:tcPr>
          <w:p w14:paraId="01856E01" w14:textId="77777777" w:rsidR="005F789E" w:rsidRPr="00EF0684" w:rsidRDefault="005F789E" w:rsidP="003A1466">
            <w:pPr>
              <w:rPr>
                <w:sz w:val="20"/>
                <w:szCs w:val="20"/>
                <w:lang w:val="en-US"/>
              </w:rPr>
            </w:pPr>
          </w:p>
        </w:tc>
        <w:tc>
          <w:tcPr>
            <w:tcW w:w="4394" w:type="dxa"/>
          </w:tcPr>
          <w:p w14:paraId="76D9D0E3" w14:textId="77777777" w:rsidR="005F789E" w:rsidRPr="00EF0684" w:rsidRDefault="005F789E" w:rsidP="003A1466">
            <w:pPr>
              <w:rPr>
                <w:sz w:val="20"/>
                <w:szCs w:val="20"/>
                <w:lang w:val="en-US"/>
              </w:rPr>
            </w:pPr>
            <w:r>
              <w:rPr>
                <w:sz w:val="20"/>
                <w:szCs w:val="20"/>
              </w:rPr>
              <w:t xml:space="preserve">88 - Coding error</w:t>
            </w:r>
          </w:p>
        </w:tc>
      </w:tr>
      <w:tr w:rsidR="005F789E" w:rsidRPr="00EF0684" w14:paraId="468E153B" w14:textId="77777777" w:rsidTr="003A1466">
        <w:trPr>
          <w:trHeight w:val="20"/>
        </w:trPr>
        <w:tc>
          <w:tcPr>
            <w:tcW w:w="3119" w:type="dxa"/>
          </w:tcPr>
          <w:p w14:paraId="418D4DB1" w14:textId="77777777" w:rsidR="005F789E" w:rsidRPr="00EF0684" w:rsidRDefault="005F789E" w:rsidP="003A1466">
            <w:pPr>
              <w:rPr>
                <w:sz w:val="20"/>
                <w:szCs w:val="20"/>
                <w:lang w:val="en-US"/>
              </w:rPr>
            </w:pPr>
            <w:r>
              <w:rPr>
                <w:sz w:val="20"/>
                <w:szCs w:val="20"/>
              </w:rPr>
              <w:t>ECR_WL_P089</w:t>
            </w:r>
          </w:p>
        </w:tc>
        <w:tc>
          <w:tcPr>
            <w:tcW w:w="851" w:type="dxa"/>
            <w:gridSpan w:val="2"/>
          </w:tcPr>
          <w:p w14:paraId="64EA51B8" w14:textId="77777777" w:rsidR="005F789E" w:rsidRPr="00EF0684" w:rsidRDefault="005F789E" w:rsidP="003A1466">
            <w:pPr>
              <w:rPr>
                <w:sz w:val="20"/>
                <w:szCs w:val="20"/>
                <w:lang w:val="en-US"/>
              </w:rPr>
            </w:pPr>
            <w:r>
              <w:rPr>
                <w:sz w:val="20"/>
                <w:szCs w:val="20"/>
              </w:rPr>
              <w:t>10089</w:t>
            </w:r>
          </w:p>
        </w:tc>
        <w:tc>
          <w:tcPr>
            <w:tcW w:w="850" w:type="dxa"/>
          </w:tcPr>
          <w:p w14:paraId="0C4DF88F" w14:textId="77777777" w:rsidR="005F789E" w:rsidRPr="00EF0684" w:rsidRDefault="005F789E" w:rsidP="003A1466">
            <w:pPr>
              <w:rPr>
                <w:sz w:val="20"/>
                <w:szCs w:val="20"/>
                <w:lang w:val="en-US"/>
              </w:rPr>
            </w:pPr>
          </w:p>
        </w:tc>
        <w:tc>
          <w:tcPr>
            <w:tcW w:w="4394" w:type="dxa"/>
          </w:tcPr>
          <w:p w14:paraId="26452AF7" w14:textId="77777777" w:rsidR="005F789E" w:rsidRPr="00EF0684" w:rsidRDefault="005F789E" w:rsidP="003A1466">
            <w:pPr>
              <w:rPr>
                <w:sz w:val="20"/>
                <w:szCs w:val="20"/>
                <w:lang w:val="en-US"/>
              </w:rPr>
            </w:pPr>
            <w:r>
              <w:rPr>
                <w:sz w:val="20"/>
                <w:szCs w:val="20"/>
              </w:rPr>
              <w:t xml:space="preserve">89 - System malfunction</w:t>
            </w:r>
          </w:p>
        </w:tc>
      </w:tr>
      <w:tr w:rsidR="005F789E" w:rsidRPr="00EF0684" w14:paraId="0E3A5615" w14:textId="77777777" w:rsidTr="003A1466">
        <w:trPr>
          <w:trHeight w:val="20"/>
        </w:trPr>
        <w:tc>
          <w:tcPr>
            <w:tcW w:w="3119" w:type="dxa"/>
          </w:tcPr>
          <w:p w14:paraId="53D1478F" w14:textId="77777777" w:rsidR="005F789E" w:rsidRPr="00EF0684" w:rsidRDefault="005F789E" w:rsidP="003A1466">
            <w:pPr>
              <w:rPr>
                <w:sz w:val="20"/>
                <w:szCs w:val="20"/>
                <w:lang w:val="en-US"/>
              </w:rPr>
            </w:pPr>
            <w:r>
              <w:rPr>
                <w:sz w:val="20"/>
                <w:szCs w:val="20"/>
              </w:rPr>
              <w:t>ECR_WL_P090</w:t>
            </w:r>
          </w:p>
        </w:tc>
        <w:tc>
          <w:tcPr>
            <w:tcW w:w="851" w:type="dxa"/>
            <w:gridSpan w:val="2"/>
          </w:tcPr>
          <w:p w14:paraId="1EB30B99" w14:textId="77777777" w:rsidR="005F789E" w:rsidRPr="00EF0684" w:rsidRDefault="005F789E" w:rsidP="003A1466">
            <w:pPr>
              <w:rPr>
                <w:sz w:val="20"/>
                <w:szCs w:val="20"/>
                <w:lang w:val="en-US"/>
              </w:rPr>
            </w:pPr>
            <w:r>
              <w:rPr>
                <w:sz w:val="20"/>
                <w:szCs w:val="20"/>
              </w:rPr>
              <w:t>10090</w:t>
            </w:r>
          </w:p>
        </w:tc>
        <w:tc>
          <w:tcPr>
            <w:tcW w:w="850" w:type="dxa"/>
          </w:tcPr>
          <w:p w14:paraId="55D0AD78" w14:textId="77777777" w:rsidR="005F789E" w:rsidRPr="00EF0684" w:rsidRDefault="005F789E" w:rsidP="003A1466">
            <w:pPr>
              <w:rPr>
                <w:sz w:val="20"/>
                <w:szCs w:val="20"/>
                <w:lang w:val="en-US"/>
              </w:rPr>
            </w:pPr>
          </w:p>
        </w:tc>
        <w:tc>
          <w:tcPr>
            <w:tcW w:w="4394" w:type="dxa"/>
          </w:tcPr>
          <w:p w14:paraId="419BB9F9" w14:textId="77777777" w:rsidR="005F789E" w:rsidRPr="00EF0684" w:rsidRDefault="005F789E" w:rsidP="003A1466">
            <w:pPr>
              <w:rPr>
                <w:sz w:val="20"/>
                <w:szCs w:val="20"/>
                <w:lang w:val="en-US"/>
              </w:rPr>
            </w:pPr>
            <w:r>
              <w:rPr>
                <w:sz w:val="20"/>
                <w:szCs w:val="20"/>
              </w:rPr>
              <w:t xml:space="preserve">90 - System malfunction</w:t>
            </w:r>
          </w:p>
        </w:tc>
      </w:tr>
      <w:tr w:rsidR="005F789E" w:rsidRPr="00EF0684" w14:paraId="0C74ACA8" w14:textId="77777777" w:rsidTr="003A1466">
        <w:trPr>
          <w:trHeight w:val="20"/>
        </w:trPr>
        <w:tc>
          <w:tcPr>
            <w:tcW w:w="3119" w:type="dxa"/>
          </w:tcPr>
          <w:p w14:paraId="6F052830" w14:textId="77777777" w:rsidR="005F789E" w:rsidRPr="00EF0684" w:rsidRDefault="005F789E" w:rsidP="003A1466">
            <w:pPr>
              <w:rPr>
                <w:sz w:val="20"/>
                <w:szCs w:val="20"/>
                <w:lang w:val="en-US"/>
              </w:rPr>
            </w:pPr>
            <w:r>
              <w:rPr>
                <w:sz w:val="20"/>
                <w:szCs w:val="20"/>
              </w:rPr>
              <w:lastRenderedPageBreak/>
              <w:t>ECR_WL_P091</w:t>
            </w:r>
          </w:p>
        </w:tc>
        <w:tc>
          <w:tcPr>
            <w:tcW w:w="851" w:type="dxa"/>
            <w:gridSpan w:val="2"/>
          </w:tcPr>
          <w:p w14:paraId="33E39AFF" w14:textId="77777777" w:rsidR="005F789E" w:rsidRPr="00EF0684" w:rsidRDefault="005F789E" w:rsidP="003A1466">
            <w:pPr>
              <w:rPr>
                <w:sz w:val="20"/>
                <w:szCs w:val="20"/>
                <w:lang w:val="en-US"/>
              </w:rPr>
            </w:pPr>
            <w:r>
              <w:rPr>
                <w:sz w:val="20"/>
                <w:szCs w:val="20"/>
              </w:rPr>
              <w:t>10091</w:t>
            </w:r>
          </w:p>
        </w:tc>
        <w:tc>
          <w:tcPr>
            <w:tcW w:w="850" w:type="dxa"/>
          </w:tcPr>
          <w:p w14:paraId="3DBDEF4B" w14:textId="77777777" w:rsidR="005F789E" w:rsidRPr="00EF0684" w:rsidRDefault="005F789E" w:rsidP="003A1466">
            <w:pPr>
              <w:rPr>
                <w:sz w:val="20"/>
                <w:szCs w:val="20"/>
                <w:lang w:val="en-US"/>
              </w:rPr>
            </w:pPr>
          </w:p>
        </w:tc>
        <w:tc>
          <w:tcPr>
            <w:tcW w:w="4394" w:type="dxa"/>
          </w:tcPr>
          <w:p w14:paraId="3A91F51A" w14:textId="77777777" w:rsidR="005F789E" w:rsidRPr="00EF0684" w:rsidRDefault="005F789E" w:rsidP="003A1466">
            <w:pPr>
              <w:rPr>
                <w:sz w:val="20"/>
                <w:szCs w:val="20"/>
                <w:lang w:val="en-US"/>
              </w:rPr>
            </w:pPr>
            <w:r>
              <w:rPr>
                <w:sz w:val="20"/>
                <w:szCs w:val="20"/>
              </w:rPr>
              <w:t xml:space="preserve">91 - Issuer unavailable </w:t>
            </w:r>
          </w:p>
        </w:tc>
      </w:tr>
      <w:tr w:rsidR="005F789E" w:rsidRPr="00EF0684" w14:paraId="32E384FE" w14:textId="77777777" w:rsidTr="003A1466">
        <w:trPr>
          <w:trHeight w:val="20"/>
        </w:trPr>
        <w:tc>
          <w:tcPr>
            <w:tcW w:w="3119" w:type="dxa"/>
          </w:tcPr>
          <w:p w14:paraId="73106412" w14:textId="77777777" w:rsidR="005F789E" w:rsidRPr="00EF0684" w:rsidRDefault="005F789E" w:rsidP="003A1466">
            <w:pPr>
              <w:rPr>
                <w:sz w:val="20"/>
                <w:szCs w:val="20"/>
                <w:lang w:val="en-US"/>
              </w:rPr>
            </w:pPr>
            <w:r>
              <w:rPr>
                <w:sz w:val="20"/>
                <w:szCs w:val="20"/>
              </w:rPr>
              <w:t>ECR_WL_P092</w:t>
            </w:r>
          </w:p>
        </w:tc>
        <w:tc>
          <w:tcPr>
            <w:tcW w:w="851" w:type="dxa"/>
            <w:gridSpan w:val="2"/>
          </w:tcPr>
          <w:p w14:paraId="56DC0BD6" w14:textId="77777777" w:rsidR="005F789E" w:rsidRPr="00EF0684" w:rsidRDefault="005F789E" w:rsidP="003A1466">
            <w:pPr>
              <w:rPr>
                <w:sz w:val="20"/>
                <w:szCs w:val="20"/>
                <w:lang w:val="en-US"/>
              </w:rPr>
            </w:pPr>
            <w:r>
              <w:rPr>
                <w:sz w:val="20"/>
                <w:szCs w:val="20"/>
              </w:rPr>
              <w:t>10092</w:t>
            </w:r>
          </w:p>
        </w:tc>
        <w:tc>
          <w:tcPr>
            <w:tcW w:w="850" w:type="dxa"/>
          </w:tcPr>
          <w:p w14:paraId="52BEEFFA" w14:textId="77777777" w:rsidR="005F789E" w:rsidRPr="00EF0684" w:rsidRDefault="005F789E" w:rsidP="003A1466">
            <w:pPr>
              <w:rPr>
                <w:sz w:val="20"/>
                <w:szCs w:val="20"/>
                <w:lang w:val="en-US"/>
              </w:rPr>
            </w:pPr>
          </w:p>
        </w:tc>
        <w:tc>
          <w:tcPr>
            <w:tcW w:w="4394" w:type="dxa"/>
          </w:tcPr>
          <w:p w14:paraId="02091E7E" w14:textId="77777777" w:rsidR="005F789E" w:rsidRPr="00EF0684" w:rsidRDefault="005F789E" w:rsidP="003A1466">
            <w:pPr>
              <w:rPr>
                <w:sz w:val="20"/>
                <w:szCs w:val="20"/>
                <w:lang w:val="en-US"/>
              </w:rPr>
            </w:pPr>
            <w:r>
              <w:rPr>
                <w:sz w:val="20"/>
                <w:szCs w:val="20"/>
              </w:rPr>
              <w:t xml:space="preserve">92 - Destination cannot be found </w:t>
            </w:r>
          </w:p>
        </w:tc>
      </w:tr>
      <w:tr w:rsidR="005F789E" w:rsidRPr="00EF0684" w14:paraId="466D1736" w14:textId="77777777" w:rsidTr="003A1466">
        <w:trPr>
          <w:trHeight w:val="20"/>
        </w:trPr>
        <w:tc>
          <w:tcPr>
            <w:tcW w:w="3119" w:type="dxa"/>
          </w:tcPr>
          <w:p w14:paraId="5D71C71C" w14:textId="77777777" w:rsidR="005F789E" w:rsidRPr="00EF0684" w:rsidRDefault="005F789E" w:rsidP="003A1466">
            <w:pPr>
              <w:rPr>
                <w:sz w:val="20"/>
                <w:szCs w:val="20"/>
                <w:lang w:val="en-US"/>
              </w:rPr>
            </w:pPr>
            <w:r>
              <w:rPr>
                <w:sz w:val="20"/>
                <w:szCs w:val="20"/>
              </w:rPr>
              <w:t>ECR_WL_P093</w:t>
            </w:r>
          </w:p>
        </w:tc>
        <w:tc>
          <w:tcPr>
            <w:tcW w:w="851" w:type="dxa"/>
            <w:gridSpan w:val="2"/>
          </w:tcPr>
          <w:p w14:paraId="70F06EE9" w14:textId="77777777" w:rsidR="005F789E" w:rsidRPr="00EF0684" w:rsidRDefault="005F789E" w:rsidP="003A1466">
            <w:pPr>
              <w:rPr>
                <w:sz w:val="20"/>
                <w:szCs w:val="20"/>
                <w:lang w:val="en-US"/>
              </w:rPr>
            </w:pPr>
            <w:r>
              <w:rPr>
                <w:sz w:val="20"/>
                <w:szCs w:val="20"/>
              </w:rPr>
              <w:t>10093</w:t>
            </w:r>
          </w:p>
        </w:tc>
        <w:tc>
          <w:tcPr>
            <w:tcW w:w="850" w:type="dxa"/>
          </w:tcPr>
          <w:p w14:paraId="52DBD682" w14:textId="77777777" w:rsidR="005F789E" w:rsidRPr="00EF0684" w:rsidRDefault="005F789E" w:rsidP="003A1466">
            <w:pPr>
              <w:rPr>
                <w:sz w:val="20"/>
                <w:szCs w:val="20"/>
                <w:lang w:val="en-US"/>
              </w:rPr>
            </w:pPr>
          </w:p>
        </w:tc>
        <w:tc>
          <w:tcPr>
            <w:tcW w:w="4394" w:type="dxa"/>
          </w:tcPr>
          <w:p w14:paraId="56C1086D" w14:textId="77777777" w:rsidR="005F789E" w:rsidRPr="00EF0684" w:rsidRDefault="005F789E" w:rsidP="003A1466">
            <w:pPr>
              <w:rPr>
                <w:sz w:val="20"/>
                <w:szCs w:val="20"/>
                <w:lang w:val="en-US"/>
              </w:rPr>
            </w:pPr>
            <w:r>
              <w:rPr>
                <w:sz w:val="20"/>
                <w:szCs w:val="20"/>
              </w:rPr>
              <w:t xml:space="preserve">93 - Transaction cannot be completed</w:t>
            </w:r>
          </w:p>
        </w:tc>
      </w:tr>
      <w:tr w:rsidR="005F789E" w:rsidRPr="00EF0684" w14:paraId="327E1EF9" w14:textId="77777777" w:rsidTr="003A1466">
        <w:trPr>
          <w:trHeight w:val="20"/>
        </w:trPr>
        <w:tc>
          <w:tcPr>
            <w:tcW w:w="3119" w:type="dxa"/>
          </w:tcPr>
          <w:p w14:paraId="622055BF" w14:textId="77777777" w:rsidR="005F789E" w:rsidRPr="00EF0684" w:rsidRDefault="005F789E" w:rsidP="003A1466">
            <w:pPr>
              <w:rPr>
                <w:sz w:val="20"/>
                <w:szCs w:val="20"/>
                <w:lang w:val="en-US"/>
              </w:rPr>
            </w:pPr>
            <w:r>
              <w:rPr>
                <w:sz w:val="20"/>
                <w:szCs w:val="20"/>
              </w:rPr>
              <w:t>ECR_WL_P094</w:t>
            </w:r>
          </w:p>
        </w:tc>
        <w:tc>
          <w:tcPr>
            <w:tcW w:w="851" w:type="dxa"/>
            <w:gridSpan w:val="2"/>
          </w:tcPr>
          <w:p w14:paraId="0D866625" w14:textId="77777777" w:rsidR="005F789E" w:rsidRPr="00EF0684" w:rsidRDefault="005F789E" w:rsidP="003A1466">
            <w:pPr>
              <w:rPr>
                <w:sz w:val="20"/>
                <w:szCs w:val="20"/>
                <w:lang w:val="en-US"/>
              </w:rPr>
            </w:pPr>
            <w:r>
              <w:rPr>
                <w:sz w:val="20"/>
                <w:szCs w:val="20"/>
              </w:rPr>
              <w:t>10094</w:t>
            </w:r>
          </w:p>
        </w:tc>
        <w:tc>
          <w:tcPr>
            <w:tcW w:w="850" w:type="dxa"/>
          </w:tcPr>
          <w:p w14:paraId="7809402D" w14:textId="77777777" w:rsidR="005F789E" w:rsidRPr="00EF0684" w:rsidRDefault="005F789E" w:rsidP="003A1466">
            <w:pPr>
              <w:rPr>
                <w:sz w:val="20"/>
                <w:szCs w:val="20"/>
                <w:lang w:val="en-US"/>
              </w:rPr>
            </w:pPr>
          </w:p>
        </w:tc>
        <w:tc>
          <w:tcPr>
            <w:tcW w:w="4394" w:type="dxa"/>
          </w:tcPr>
          <w:p w14:paraId="15EFFB08" w14:textId="77777777" w:rsidR="005F789E" w:rsidRPr="00EF0684" w:rsidRDefault="005F789E" w:rsidP="003A1466">
            <w:pPr>
              <w:rPr>
                <w:sz w:val="20"/>
                <w:szCs w:val="20"/>
                <w:lang w:val="en-US"/>
              </w:rPr>
            </w:pPr>
            <w:r>
              <w:rPr>
                <w:sz w:val="20"/>
                <w:szCs w:val="20"/>
              </w:rPr>
              <w:t xml:space="preserve">94 - Duplicate transmission</w:t>
            </w:r>
          </w:p>
        </w:tc>
      </w:tr>
      <w:tr w:rsidR="005F789E" w:rsidRPr="00EF0684" w14:paraId="51872CC1" w14:textId="77777777" w:rsidTr="003A1466">
        <w:trPr>
          <w:trHeight w:val="20"/>
        </w:trPr>
        <w:tc>
          <w:tcPr>
            <w:tcW w:w="3119" w:type="dxa"/>
          </w:tcPr>
          <w:p w14:paraId="2B7711B9" w14:textId="77777777" w:rsidR="005F789E" w:rsidRPr="00EF0684" w:rsidRDefault="005F789E" w:rsidP="003A1466">
            <w:pPr>
              <w:rPr>
                <w:sz w:val="20"/>
                <w:szCs w:val="20"/>
                <w:lang w:val="en-US"/>
              </w:rPr>
            </w:pPr>
            <w:r>
              <w:rPr>
                <w:sz w:val="20"/>
                <w:szCs w:val="20"/>
              </w:rPr>
              <w:t>ECR_WL_P095</w:t>
            </w:r>
          </w:p>
        </w:tc>
        <w:tc>
          <w:tcPr>
            <w:tcW w:w="851" w:type="dxa"/>
            <w:gridSpan w:val="2"/>
          </w:tcPr>
          <w:p w14:paraId="11EFA2D4" w14:textId="77777777" w:rsidR="005F789E" w:rsidRPr="00EF0684" w:rsidRDefault="005F789E" w:rsidP="003A1466">
            <w:pPr>
              <w:rPr>
                <w:sz w:val="20"/>
                <w:szCs w:val="20"/>
                <w:lang w:val="en-US"/>
              </w:rPr>
            </w:pPr>
            <w:r>
              <w:rPr>
                <w:sz w:val="20"/>
                <w:szCs w:val="20"/>
              </w:rPr>
              <w:t>10095</w:t>
            </w:r>
          </w:p>
        </w:tc>
        <w:tc>
          <w:tcPr>
            <w:tcW w:w="850" w:type="dxa"/>
          </w:tcPr>
          <w:p w14:paraId="31465078" w14:textId="77777777" w:rsidR="005F789E" w:rsidRPr="00EF0684" w:rsidRDefault="005F789E" w:rsidP="003A1466">
            <w:pPr>
              <w:rPr>
                <w:sz w:val="20"/>
                <w:szCs w:val="20"/>
                <w:lang w:val="en-US"/>
              </w:rPr>
            </w:pPr>
          </w:p>
        </w:tc>
        <w:tc>
          <w:tcPr>
            <w:tcW w:w="4394" w:type="dxa"/>
          </w:tcPr>
          <w:p w14:paraId="7189E0EF" w14:textId="77777777" w:rsidR="005F789E" w:rsidRPr="00EF0684" w:rsidRDefault="005F789E" w:rsidP="003A1466">
            <w:pPr>
              <w:rPr>
                <w:sz w:val="20"/>
                <w:szCs w:val="20"/>
                <w:lang w:val="en-US"/>
              </w:rPr>
            </w:pPr>
            <w:r>
              <w:rPr>
                <w:sz w:val="20"/>
                <w:szCs w:val="20"/>
              </w:rPr>
              <w:t xml:space="preserve">95 - System malfunction</w:t>
            </w:r>
          </w:p>
        </w:tc>
      </w:tr>
      <w:tr w:rsidR="005F789E" w:rsidRPr="00EF0684" w14:paraId="27C4458F" w14:textId="77777777" w:rsidTr="003A1466">
        <w:trPr>
          <w:trHeight w:val="20"/>
        </w:trPr>
        <w:tc>
          <w:tcPr>
            <w:tcW w:w="3119" w:type="dxa"/>
          </w:tcPr>
          <w:p w14:paraId="49CCD2BC" w14:textId="77777777" w:rsidR="005F789E" w:rsidRPr="00EF0684" w:rsidRDefault="005F789E" w:rsidP="003A1466">
            <w:pPr>
              <w:rPr>
                <w:sz w:val="20"/>
                <w:szCs w:val="20"/>
                <w:lang w:val="en-US"/>
              </w:rPr>
            </w:pPr>
            <w:r>
              <w:rPr>
                <w:sz w:val="20"/>
                <w:szCs w:val="20"/>
              </w:rPr>
              <w:t>ECR_WL_P096</w:t>
            </w:r>
          </w:p>
        </w:tc>
        <w:tc>
          <w:tcPr>
            <w:tcW w:w="851" w:type="dxa"/>
            <w:gridSpan w:val="2"/>
          </w:tcPr>
          <w:p w14:paraId="51BD6258" w14:textId="77777777" w:rsidR="005F789E" w:rsidRPr="00EF0684" w:rsidRDefault="005F789E" w:rsidP="003A1466">
            <w:pPr>
              <w:rPr>
                <w:sz w:val="20"/>
                <w:szCs w:val="20"/>
                <w:lang w:val="en-US"/>
              </w:rPr>
            </w:pPr>
            <w:r>
              <w:rPr>
                <w:sz w:val="20"/>
                <w:szCs w:val="20"/>
              </w:rPr>
              <w:t>10096</w:t>
            </w:r>
          </w:p>
        </w:tc>
        <w:tc>
          <w:tcPr>
            <w:tcW w:w="850" w:type="dxa"/>
          </w:tcPr>
          <w:p w14:paraId="6972A0F5" w14:textId="77777777" w:rsidR="005F789E" w:rsidRPr="00EF0684" w:rsidRDefault="005F789E" w:rsidP="003A1466">
            <w:pPr>
              <w:rPr>
                <w:sz w:val="20"/>
                <w:szCs w:val="20"/>
                <w:lang w:val="en-US"/>
              </w:rPr>
            </w:pPr>
          </w:p>
        </w:tc>
        <w:tc>
          <w:tcPr>
            <w:tcW w:w="4394" w:type="dxa"/>
          </w:tcPr>
          <w:p w14:paraId="6D95D2C8" w14:textId="77777777" w:rsidR="005F789E" w:rsidRPr="00EF0684" w:rsidRDefault="005F789E" w:rsidP="003A1466">
            <w:pPr>
              <w:rPr>
                <w:sz w:val="20"/>
                <w:szCs w:val="20"/>
                <w:lang w:val="en-US"/>
              </w:rPr>
            </w:pPr>
            <w:r>
              <w:rPr>
                <w:sz w:val="20"/>
                <w:szCs w:val="20"/>
              </w:rPr>
              <w:t xml:space="preserve">96 - System malfunction</w:t>
            </w:r>
          </w:p>
        </w:tc>
      </w:tr>
      <w:tr w:rsidR="005F789E" w:rsidRPr="00EF0684" w14:paraId="51B1AAAD" w14:textId="77777777" w:rsidTr="003A1466">
        <w:trPr>
          <w:trHeight w:val="20"/>
        </w:trPr>
        <w:tc>
          <w:tcPr>
            <w:tcW w:w="3119" w:type="dxa"/>
          </w:tcPr>
          <w:p w14:paraId="2FAD3F04" w14:textId="77777777" w:rsidR="005F789E" w:rsidRPr="00EF0684" w:rsidRDefault="005F789E" w:rsidP="003A1466">
            <w:pPr>
              <w:rPr>
                <w:sz w:val="20"/>
                <w:szCs w:val="20"/>
                <w:lang w:val="en-US"/>
              </w:rPr>
            </w:pPr>
            <w:r>
              <w:rPr>
                <w:sz w:val="20"/>
                <w:szCs w:val="20"/>
              </w:rPr>
              <w:t>ECR_WL_P097</w:t>
            </w:r>
          </w:p>
        </w:tc>
        <w:tc>
          <w:tcPr>
            <w:tcW w:w="851" w:type="dxa"/>
            <w:gridSpan w:val="2"/>
          </w:tcPr>
          <w:p w14:paraId="24573B8B" w14:textId="77777777" w:rsidR="005F789E" w:rsidRPr="00EF0684" w:rsidRDefault="005F789E" w:rsidP="003A1466">
            <w:pPr>
              <w:rPr>
                <w:sz w:val="20"/>
                <w:szCs w:val="20"/>
                <w:lang w:val="en-US"/>
              </w:rPr>
            </w:pPr>
            <w:r>
              <w:rPr>
                <w:sz w:val="20"/>
                <w:szCs w:val="20"/>
              </w:rPr>
              <w:t>10097</w:t>
            </w:r>
          </w:p>
        </w:tc>
        <w:tc>
          <w:tcPr>
            <w:tcW w:w="850" w:type="dxa"/>
          </w:tcPr>
          <w:p w14:paraId="41941B16" w14:textId="77777777" w:rsidR="005F789E" w:rsidRPr="00EF0684" w:rsidRDefault="005F789E" w:rsidP="003A1466">
            <w:pPr>
              <w:rPr>
                <w:sz w:val="20"/>
                <w:szCs w:val="20"/>
                <w:lang w:val="en-US"/>
              </w:rPr>
            </w:pPr>
          </w:p>
        </w:tc>
        <w:tc>
          <w:tcPr>
            <w:tcW w:w="4394" w:type="dxa"/>
          </w:tcPr>
          <w:p w14:paraId="69E001CB" w14:textId="77777777" w:rsidR="005F789E" w:rsidRPr="00EF0684" w:rsidRDefault="005F789E" w:rsidP="003A1466">
            <w:pPr>
              <w:rPr>
                <w:sz w:val="20"/>
                <w:szCs w:val="20"/>
                <w:lang w:val="en-US"/>
              </w:rPr>
            </w:pPr>
            <w:r>
              <w:rPr>
                <w:sz w:val="20"/>
                <w:szCs w:val="20"/>
              </w:rPr>
              <w:t xml:space="preserve">97 - System malfunction</w:t>
            </w:r>
          </w:p>
        </w:tc>
      </w:tr>
      <w:tr w:rsidR="005F789E" w:rsidRPr="00EF0684" w14:paraId="154DDBC5" w14:textId="77777777" w:rsidTr="003A1466">
        <w:trPr>
          <w:trHeight w:val="20"/>
        </w:trPr>
        <w:tc>
          <w:tcPr>
            <w:tcW w:w="3119" w:type="dxa"/>
          </w:tcPr>
          <w:p w14:paraId="27ED9833" w14:textId="77777777" w:rsidR="005F789E" w:rsidRPr="00EF0684" w:rsidRDefault="005F789E" w:rsidP="003A1466">
            <w:pPr>
              <w:rPr>
                <w:sz w:val="20"/>
                <w:szCs w:val="20"/>
                <w:lang w:val="en-US"/>
              </w:rPr>
            </w:pPr>
            <w:r>
              <w:rPr>
                <w:sz w:val="20"/>
                <w:szCs w:val="20"/>
              </w:rPr>
              <w:t>ECR_WL_P098</w:t>
            </w:r>
          </w:p>
        </w:tc>
        <w:tc>
          <w:tcPr>
            <w:tcW w:w="851" w:type="dxa"/>
            <w:gridSpan w:val="2"/>
          </w:tcPr>
          <w:p w14:paraId="60F49ED6" w14:textId="77777777" w:rsidR="005F789E" w:rsidRPr="00EF0684" w:rsidRDefault="005F789E" w:rsidP="003A1466">
            <w:pPr>
              <w:rPr>
                <w:sz w:val="20"/>
                <w:szCs w:val="20"/>
                <w:lang w:val="en-US"/>
              </w:rPr>
            </w:pPr>
            <w:r>
              <w:rPr>
                <w:sz w:val="20"/>
                <w:szCs w:val="20"/>
              </w:rPr>
              <w:t>10098</w:t>
            </w:r>
          </w:p>
        </w:tc>
        <w:tc>
          <w:tcPr>
            <w:tcW w:w="850" w:type="dxa"/>
          </w:tcPr>
          <w:p w14:paraId="237E6E6E" w14:textId="77777777" w:rsidR="005F789E" w:rsidRPr="00EF0684" w:rsidRDefault="005F789E" w:rsidP="003A1466">
            <w:pPr>
              <w:rPr>
                <w:sz w:val="20"/>
                <w:szCs w:val="20"/>
                <w:lang w:val="en-US"/>
              </w:rPr>
            </w:pPr>
          </w:p>
        </w:tc>
        <w:tc>
          <w:tcPr>
            <w:tcW w:w="4394" w:type="dxa"/>
          </w:tcPr>
          <w:p w14:paraId="445F4103" w14:textId="77777777" w:rsidR="005F789E" w:rsidRPr="00EF0684" w:rsidRDefault="005F789E" w:rsidP="003A1466">
            <w:pPr>
              <w:rPr>
                <w:sz w:val="20"/>
                <w:szCs w:val="20"/>
                <w:lang w:val="en-US"/>
              </w:rPr>
            </w:pPr>
            <w:r>
              <w:rPr>
                <w:sz w:val="20"/>
                <w:szCs w:val="20"/>
              </w:rPr>
              <w:t xml:space="preserve">98 - System malfunction</w:t>
            </w:r>
          </w:p>
        </w:tc>
      </w:tr>
      <w:tr w:rsidR="005F789E" w:rsidRPr="00EF0684" w14:paraId="488CE906" w14:textId="77777777" w:rsidTr="003A1466">
        <w:trPr>
          <w:trHeight w:val="20"/>
        </w:trPr>
        <w:tc>
          <w:tcPr>
            <w:tcW w:w="3119" w:type="dxa"/>
          </w:tcPr>
          <w:p w14:paraId="66F4D993" w14:textId="77777777" w:rsidR="005F789E" w:rsidRPr="00EF0684" w:rsidRDefault="005F789E" w:rsidP="003A1466">
            <w:pPr>
              <w:rPr>
                <w:sz w:val="20"/>
                <w:szCs w:val="20"/>
                <w:lang w:val="en-US"/>
              </w:rPr>
            </w:pPr>
            <w:r>
              <w:rPr>
                <w:sz w:val="20"/>
                <w:szCs w:val="20"/>
              </w:rPr>
              <w:t>ECR_WL_P099</w:t>
            </w:r>
          </w:p>
        </w:tc>
        <w:tc>
          <w:tcPr>
            <w:tcW w:w="851" w:type="dxa"/>
            <w:gridSpan w:val="2"/>
          </w:tcPr>
          <w:p w14:paraId="5A4BC168" w14:textId="77777777" w:rsidR="005F789E" w:rsidRPr="00EF0684" w:rsidRDefault="005F789E" w:rsidP="003A1466">
            <w:pPr>
              <w:rPr>
                <w:sz w:val="20"/>
                <w:szCs w:val="20"/>
                <w:lang w:val="en-US"/>
              </w:rPr>
            </w:pPr>
            <w:r>
              <w:rPr>
                <w:sz w:val="20"/>
                <w:szCs w:val="20"/>
              </w:rPr>
              <w:t>10099</w:t>
            </w:r>
          </w:p>
        </w:tc>
        <w:tc>
          <w:tcPr>
            <w:tcW w:w="850" w:type="dxa"/>
          </w:tcPr>
          <w:p w14:paraId="274786ED" w14:textId="77777777" w:rsidR="005F789E" w:rsidRPr="00EF0684" w:rsidRDefault="005F789E" w:rsidP="003A1466">
            <w:pPr>
              <w:rPr>
                <w:sz w:val="20"/>
                <w:szCs w:val="20"/>
                <w:lang w:val="en-US"/>
              </w:rPr>
            </w:pPr>
          </w:p>
        </w:tc>
        <w:tc>
          <w:tcPr>
            <w:tcW w:w="4394" w:type="dxa"/>
          </w:tcPr>
          <w:p w14:paraId="7E100B42" w14:textId="77777777" w:rsidR="005F789E" w:rsidRPr="00EF0684" w:rsidRDefault="005F789E" w:rsidP="003A1466">
            <w:pPr>
              <w:rPr>
                <w:sz w:val="20"/>
                <w:szCs w:val="20"/>
                <w:lang w:val="en-US"/>
              </w:rPr>
            </w:pPr>
            <w:r>
              <w:rPr>
                <w:sz w:val="20"/>
                <w:szCs w:val="20"/>
              </w:rPr>
              <w:t xml:space="preserve">99 - PIN data required</w:t>
            </w:r>
          </w:p>
        </w:tc>
      </w:tr>
      <w:tr w:rsidR="005F789E" w:rsidRPr="00EF0684" w14:paraId="2BAD48AA" w14:textId="77777777" w:rsidTr="003A1466">
        <w:trPr>
          <w:trHeight w:val="20"/>
        </w:trPr>
        <w:tc>
          <w:tcPr>
            <w:tcW w:w="3119" w:type="dxa"/>
          </w:tcPr>
          <w:p w14:paraId="60D4635E" w14:textId="77777777" w:rsidR="005F789E" w:rsidRPr="00EF0684" w:rsidRDefault="005F789E" w:rsidP="003A1466">
            <w:pPr>
              <w:rPr>
                <w:sz w:val="20"/>
                <w:szCs w:val="20"/>
                <w:lang w:val="en-US"/>
              </w:rPr>
            </w:pPr>
          </w:p>
        </w:tc>
        <w:tc>
          <w:tcPr>
            <w:tcW w:w="851" w:type="dxa"/>
            <w:gridSpan w:val="2"/>
          </w:tcPr>
          <w:p w14:paraId="4EF50555" w14:textId="77777777" w:rsidR="005F789E" w:rsidRPr="00EF0684" w:rsidRDefault="005F789E" w:rsidP="003A1466">
            <w:pPr>
              <w:rPr>
                <w:sz w:val="20"/>
                <w:szCs w:val="20"/>
                <w:lang w:val="en-US"/>
              </w:rPr>
            </w:pPr>
          </w:p>
        </w:tc>
        <w:tc>
          <w:tcPr>
            <w:tcW w:w="850" w:type="dxa"/>
          </w:tcPr>
          <w:p w14:paraId="28DA7535" w14:textId="77777777" w:rsidR="005F789E" w:rsidRPr="00EF0684" w:rsidRDefault="005F789E" w:rsidP="003A1466">
            <w:pPr>
              <w:rPr>
                <w:sz w:val="20"/>
                <w:szCs w:val="20"/>
                <w:lang w:val="en-US"/>
              </w:rPr>
            </w:pPr>
          </w:p>
        </w:tc>
        <w:tc>
          <w:tcPr>
            <w:tcW w:w="4394" w:type="dxa"/>
          </w:tcPr>
          <w:p w14:paraId="5FCF383C" w14:textId="77777777" w:rsidR="005F789E" w:rsidRPr="00EF0684" w:rsidRDefault="005F789E" w:rsidP="003A1466">
            <w:pPr>
              <w:rPr>
                <w:sz w:val="20"/>
                <w:szCs w:val="20"/>
                <w:lang w:val="en-US"/>
              </w:rPr>
            </w:pPr>
          </w:p>
        </w:tc>
      </w:tr>
      <w:tr w:rsidR="005F789E" w:rsidRPr="00D326FF" w14:paraId="34E20DA9" w14:textId="77777777" w:rsidTr="003A1466">
        <w:trPr>
          <w:trHeight w:val="20"/>
        </w:trPr>
        <w:tc>
          <w:tcPr>
            <w:tcW w:w="3119" w:type="dxa"/>
          </w:tcPr>
          <w:p w14:paraId="31C966B1" w14:textId="77777777" w:rsidR="005F789E" w:rsidRPr="000E2808" w:rsidRDefault="005F789E" w:rsidP="003A1466">
            <w:pPr>
              <w:rPr>
                <w:sz w:val="20"/>
                <w:szCs w:val="20"/>
              </w:rPr>
            </w:pPr>
            <w:r>
              <w:rPr>
                <w:sz w:val="20"/>
                <w:szCs w:val="20"/>
              </w:rPr>
              <w:t>ECR_WL_P0CE</w:t>
            </w:r>
          </w:p>
        </w:tc>
        <w:tc>
          <w:tcPr>
            <w:tcW w:w="738" w:type="dxa"/>
          </w:tcPr>
          <w:p w14:paraId="16757257" w14:textId="77777777" w:rsidR="005F789E" w:rsidRPr="000E2808" w:rsidRDefault="005F789E" w:rsidP="003A1466">
            <w:pPr>
              <w:rPr>
                <w:sz w:val="20"/>
                <w:szCs w:val="20"/>
              </w:rPr>
            </w:pPr>
            <w:r>
              <w:rPr>
                <w:sz w:val="20"/>
                <w:szCs w:val="20"/>
              </w:rPr>
              <w:t>14000</w:t>
            </w:r>
          </w:p>
        </w:tc>
        <w:tc>
          <w:tcPr>
            <w:tcW w:w="963" w:type="dxa"/>
            <w:gridSpan w:val="2"/>
          </w:tcPr>
          <w:p w14:paraId="32B02582" w14:textId="77777777" w:rsidR="005F789E" w:rsidRPr="00D326FF" w:rsidRDefault="005F789E" w:rsidP="003A1466">
            <w:pPr>
              <w:rPr>
                <w:sz w:val="20"/>
                <w:szCs w:val="20"/>
              </w:rPr>
            </w:pPr>
          </w:p>
        </w:tc>
        <w:tc>
          <w:tcPr>
            <w:tcW w:w="4394" w:type="dxa"/>
          </w:tcPr>
          <w:p w14:paraId="2A9BC505" w14:textId="77777777" w:rsidR="005F789E" w:rsidRPr="000E2808" w:rsidRDefault="005F789E" w:rsidP="003A1466">
            <w:pPr>
              <w:rPr>
                <w:sz w:val="20"/>
                <w:szCs w:val="20"/>
              </w:rPr>
            </w:pPr>
            <w:r>
              <w:rPr>
                <w:sz w:val="20"/>
                <w:szCs w:val="20"/>
              </w:rPr>
              <w:t xml:space="preserve">CE - Communication error</w:t>
            </w:r>
          </w:p>
        </w:tc>
      </w:tr>
      <w:tr w:rsidR="005F789E" w:rsidRPr="00D326FF" w14:paraId="1DA9ADBF" w14:textId="77777777" w:rsidTr="003A1466">
        <w:trPr>
          <w:trHeight w:val="20"/>
        </w:trPr>
        <w:tc>
          <w:tcPr>
            <w:tcW w:w="3119" w:type="dxa"/>
          </w:tcPr>
          <w:p w14:paraId="5F32D2C0" w14:textId="77777777" w:rsidR="005F789E" w:rsidRPr="000E2808" w:rsidRDefault="005F789E" w:rsidP="003A1466">
            <w:pPr>
              <w:rPr>
                <w:sz w:val="20"/>
                <w:szCs w:val="20"/>
              </w:rPr>
            </w:pPr>
            <w:r>
              <w:rPr>
                <w:sz w:val="20"/>
                <w:szCs w:val="20"/>
              </w:rPr>
              <w:t>ECR_WL_P0LC</w:t>
            </w:r>
          </w:p>
        </w:tc>
        <w:tc>
          <w:tcPr>
            <w:tcW w:w="738" w:type="dxa"/>
          </w:tcPr>
          <w:p w14:paraId="3BCBFF18" w14:textId="77777777" w:rsidR="005F789E" w:rsidRPr="000E2808" w:rsidRDefault="005F789E" w:rsidP="003A1466">
            <w:pPr>
              <w:rPr>
                <w:sz w:val="20"/>
                <w:szCs w:val="20"/>
              </w:rPr>
            </w:pPr>
            <w:r>
              <w:rPr>
                <w:sz w:val="20"/>
                <w:szCs w:val="20"/>
              </w:rPr>
              <w:t>14001</w:t>
            </w:r>
          </w:p>
        </w:tc>
        <w:tc>
          <w:tcPr>
            <w:tcW w:w="963" w:type="dxa"/>
            <w:gridSpan w:val="2"/>
          </w:tcPr>
          <w:p w14:paraId="1C06126A" w14:textId="77777777" w:rsidR="005F789E" w:rsidRPr="00D326FF" w:rsidRDefault="005F789E" w:rsidP="003A1466">
            <w:pPr>
              <w:rPr>
                <w:sz w:val="20"/>
                <w:szCs w:val="20"/>
              </w:rPr>
            </w:pPr>
          </w:p>
        </w:tc>
        <w:tc>
          <w:tcPr>
            <w:tcW w:w="4394" w:type="dxa"/>
          </w:tcPr>
          <w:p w14:paraId="2FFD260E" w14:textId="77777777" w:rsidR="005F789E" w:rsidRPr="000E2808" w:rsidRDefault="005F789E" w:rsidP="003A1466">
            <w:pPr>
              <w:rPr>
                <w:sz w:val="20"/>
                <w:szCs w:val="20"/>
              </w:rPr>
            </w:pPr>
            <w:r>
              <w:rPr>
                <w:sz w:val="20"/>
                <w:szCs w:val="20"/>
              </w:rPr>
              <w:t xml:space="preserve">LC - Communication error</w:t>
            </w:r>
          </w:p>
        </w:tc>
      </w:tr>
      <w:tr w:rsidR="005F789E" w:rsidRPr="00D326FF" w14:paraId="6504B45D" w14:textId="77777777" w:rsidTr="003A1466">
        <w:trPr>
          <w:trHeight w:val="20"/>
        </w:trPr>
        <w:tc>
          <w:tcPr>
            <w:tcW w:w="3119" w:type="dxa"/>
          </w:tcPr>
          <w:p w14:paraId="117B36E1" w14:textId="77777777" w:rsidR="005F789E" w:rsidRPr="000E2808" w:rsidRDefault="005F789E" w:rsidP="003A1466">
            <w:pPr>
              <w:rPr>
                <w:sz w:val="20"/>
                <w:szCs w:val="20"/>
              </w:rPr>
            </w:pPr>
            <w:r>
              <w:rPr>
                <w:sz w:val="20"/>
                <w:szCs w:val="20"/>
              </w:rPr>
              <w:t>ECR_WL_P0ND</w:t>
            </w:r>
          </w:p>
        </w:tc>
        <w:tc>
          <w:tcPr>
            <w:tcW w:w="738" w:type="dxa"/>
          </w:tcPr>
          <w:p w14:paraId="3EF51BF2" w14:textId="77777777" w:rsidR="005F789E" w:rsidRPr="000E2808" w:rsidRDefault="005F789E" w:rsidP="003A1466">
            <w:pPr>
              <w:rPr>
                <w:sz w:val="20"/>
                <w:szCs w:val="20"/>
              </w:rPr>
            </w:pPr>
            <w:r>
              <w:rPr>
                <w:sz w:val="20"/>
                <w:szCs w:val="20"/>
              </w:rPr>
              <w:t>14002</w:t>
            </w:r>
          </w:p>
        </w:tc>
        <w:tc>
          <w:tcPr>
            <w:tcW w:w="963" w:type="dxa"/>
            <w:gridSpan w:val="2"/>
          </w:tcPr>
          <w:p w14:paraId="5C3DF452" w14:textId="77777777" w:rsidR="005F789E" w:rsidRPr="00D326FF" w:rsidRDefault="005F789E" w:rsidP="003A1466">
            <w:pPr>
              <w:rPr>
                <w:sz w:val="20"/>
                <w:szCs w:val="20"/>
              </w:rPr>
            </w:pPr>
          </w:p>
        </w:tc>
        <w:tc>
          <w:tcPr>
            <w:tcW w:w="4394" w:type="dxa"/>
          </w:tcPr>
          <w:p w14:paraId="4FD2CCB9" w14:textId="77777777" w:rsidR="005F789E" w:rsidRPr="000E2808" w:rsidRDefault="005F789E" w:rsidP="003A1466">
            <w:pPr>
              <w:rPr>
                <w:sz w:val="20"/>
                <w:szCs w:val="20"/>
              </w:rPr>
            </w:pPr>
            <w:r>
              <w:rPr>
                <w:sz w:val="20"/>
                <w:szCs w:val="20"/>
              </w:rPr>
              <w:t xml:space="preserve">ND - Communication error</w:t>
            </w:r>
          </w:p>
        </w:tc>
      </w:tr>
      <w:tr w:rsidR="005F789E" w:rsidRPr="00D326FF" w14:paraId="6F7C9D94" w14:textId="77777777" w:rsidTr="003A1466">
        <w:trPr>
          <w:trHeight w:val="20"/>
        </w:trPr>
        <w:tc>
          <w:tcPr>
            <w:tcW w:w="3119" w:type="dxa"/>
          </w:tcPr>
          <w:p w14:paraId="008847DA" w14:textId="77777777" w:rsidR="005F789E" w:rsidRPr="000E2808" w:rsidRDefault="005F789E" w:rsidP="003A1466">
            <w:pPr>
              <w:rPr>
                <w:sz w:val="20"/>
                <w:szCs w:val="20"/>
              </w:rPr>
            </w:pPr>
            <w:r>
              <w:rPr>
                <w:sz w:val="20"/>
                <w:szCs w:val="20"/>
              </w:rPr>
              <w:t>ECR_WL_P0TO</w:t>
            </w:r>
          </w:p>
        </w:tc>
        <w:tc>
          <w:tcPr>
            <w:tcW w:w="738" w:type="dxa"/>
          </w:tcPr>
          <w:p w14:paraId="07393789" w14:textId="77777777" w:rsidR="005F789E" w:rsidRPr="000E2808" w:rsidRDefault="005F789E" w:rsidP="003A1466">
            <w:pPr>
              <w:rPr>
                <w:sz w:val="20"/>
                <w:szCs w:val="20"/>
              </w:rPr>
            </w:pPr>
            <w:r>
              <w:rPr>
                <w:sz w:val="20"/>
                <w:szCs w:val="20"/>
              </w:rPr>
              <w:t>14003</w:t>
            </w:r>
          </w:p>
        </w:tc>
        <w:tc>
          <w:tcPr>
            <w:tcW w:w="963" w:type="dxa"/>
            <w:gridSpan w:val="2"/>
          </w:tcPr>
          <w:p w14:paraId="3914453C" w14:textId="77777777" w:rsidR="005F789E" w:rsidRPr="00D326FF" w:rsidRDefault="005F789E" w:rsidP="003A1466">
            <w:pPr>
              <w:rPr>
                <w:sz w:val="20"/>
                <w:szCs w:val="20"/>
              </w:rPr>
            </w:pPr>
          </w:p>
        </w:tc>
        <w:tc>
          <w:tcPr>
            <w:tcW w:w="4394" w:type="dxa"/>
          </w:tcPr>
          <w:p w14:paraId="59B0D232" w14:textId="77777777" w:rsidR="005F789E" w:rsidRPr="000E2808" w:rsidRDefault="005F789E" w:rsidP="003A1466">
            <w:pPr>
              <w:rPr>
                <w:sz w:val="20"/>
                <w:szCs w:val="20"/>
              </w:rPr>
            </w:pPr>
            <w:r>
              <w:rPr>
                <w:sz w:val="20"/>
                <w:szCs w:val="20"/>
              </w:rPr>
              <w:t xml:space="preserve">TO - Communication error</w:t>
            </w:r>
          </w:p>
        </w:tc>
      </w:tr>
      <w:tr w:rsidR="005F789E" w:rsidRPr="00D326FF" w14:paraId="4C1F90A7" w14:textId="77777777" w:rsidTr="003A1466">
        <w:trPr>
          <w:trHeight w:val="20"/>
        </w:trPr>
        <w:tc>
          <w:tcPr>
            <w:tcW w:w="3119" w:type="dxa"/>
          </w:tcPr>
          <w:p w14:paraId="1AB639AB" w14:textId="77777777" w:rsidR="005F789E" w:rsidRPr="000E2808" w:rsidRDefault="005F789E" w:rsidP="003A1466">
            <w:pPr>
              <w:rPr>
                <w:sz w:val="20"/>
                <w:szCs w:val="20"/>
              </w:rPr>
            </w:pPr>
            <w:r>
              <w:rPr>
                <w:sz w:val="20"/>
                <w:szCs w:val="20"/>
              </w:rPr>
              <w:t>ECR_WL_P0JF</w:t>
            </w:r>
          </w:p>
        </w:tc>
        <w:tc>
          <w:tcPr>
            <w:tcW w:w="738" w:type="dxa"/>
          </w:tcPr>
          <w:p w14:paraId="5BCF152F" w14:textId="77777777" w:rsidR="005F789E" w:rsidRPr="000E2808" w:rsidRDefault="005F789E" w:rsidP="003A1466">
            <w:pPr>
              <w:rPr>
                <w:sz w:val="20"/>
                <w:szCs w:val="20"/>
              </w:rPr>
            </w:pPr>
            <w:r>
              <w:rPr>
                <w:sz w:val="20"/>
                <w:szCs w:val="20"/>
              </w:rPr>
              <w:t>14004</w:t>
            </w:r>
          </w:p>
        </w:tc>
        <w:tc>
          <w:tcPr>
            <w:tcW w:w="963" w:type="dxa"/>
            <w:gridSpan w:val="2"/>
          </w:tcPr>
          <w:p w14:paraId="326C9187" w14:textId="77777777" w:rsidR="005F789E" w:rsidRPr="00D326FF" w:rsidRDefault="005F789E" w:rsidP="003A1466">
            <w:pPr>
              <w:rPr>
                <w:sz w:val="20"/>
                <w:szCs w:val="20"/>
              </w:rPr>
            </w:pPr>
          </w:p>
        </w:tc>
        <w:tc>
          <w:tcPr>
            <w:tcW w:w="4394" w:type="dxa"/>
          </w:tcPr>
          <w:p w14:paraId="0A17BFA3" w14:textId="77777777" w:rsidR="005F789E" w:rsidRPr="000E2808" w:rsidRDefault="005F789E" w:rsidP="003A1466">
            <w:pPr>
              <w:rPr>
                <w:sz w:val="20"/>
                <w:szCs w:val="20"/>
              </w:rPr>
            </w:pPr>
            <w:r>
              <w:rPr>
                <w:sz w:val="20"/>
                <w:szCs w:val="20"/>
              </w:rPr>
              <w:t xml:space="preserve">JF - Batch needs settled</w:t>
            </w:r>
          </w:p>
        </w:tc>
      </w:tr>
      <w:tr w:rsidR="005F789E" w:rsidRPr="00D326FF" w14:paraId="3834E677" w14:textId="77777777" w:rsidTr="003A1466">
        <w:trPr>
          <w:trHeight w:val="20"/>
        </w:trPr>
        <w:tc>
          <w:tcPr>
            <w:tcW w:w="3119" w:type="dxa"/>
          </w:tcPr>
          <w:p w14:paraId="71FD3899" w14:textId="77777777" w:rsidR="005F789E" w:rsidRPr="000E2808" w:rsidRDefault="005F789E" w:rsidP="003A1466">
            <w:pPr>
              <w:rPr>
                <w:sz w:val="20"/>
                <w:szCs w:val="20"/>
              </w:rPr>
            </w:pPr>
            <w:r>
              <w:rPr>
                <w:sz w:val="20"/>
                <w:szCs w:val="20"/>
              </w:rPr>
              <w:t>ECR_WL_P0B1</w:t>
            </w:r>
          </w:p>
        </w:tc>
        <w:tc>
          <w:tcPr>
            <w:tcW w:w="738" w:type="dxa"/>
          </w:tcPr>
          <w:p w14:paraId="1A712EEF" w14:textId="77777777" w:rsidR="005F789E" w:rsidRPr="000E2808" w:rsidRDefault="005F789E" w:rsidP="003A1466">
            <w:pPr>
              <w:rPr>
                <w:sz w:val="20"/>
                <w:szCs w:val="20"/>
              </w:rPr>
            </w:pPr>
            <w:r>
              <w:rPr>
                <w:sz w:val="20"/>
                <w:szCs w:val="20"/>
              </w:rPr>
              <w:t>14005</w:t>
            </w:r>
          </w:p>
        </w:tc>
        <w:tc>
          <w:tcPr>
            <w:tcW w:w="963" w:type="dxa"/>
            <w:gridSpan w:val="2"/>
          </w:tcPr>
          <w:p w14:paraId="0322494A" w14:textId="77777777" w:rsidR="005F789E" w:rsidRPr="00D326FF" w:rsidRDefault="005F789E" w:rsidP="003A1466">
            <w:pPr>
              <w:rPr>
                <w:sz w:val="20"/>
                <w:szCs w:val="20"/>
              </w:rPr>
            </w:pPr>
          </w:p>
        </w:tc>
        <w:tc>
          <w:tcPr>
            <w:tcW w:w="4394" w:type="dxa"/>
          </w:tcPr>
          <w:p w14:paraId="556253C7" w14:textId="77777777" w:rsidR="005F789E" w:rsidRPr="000E2808" w:rsidRDefault="005F789E" w:rsidP="003A1466">
            <w:pPr>
              <w:rPr>
                <w:sz w:val="20"/>
                <w:szCs w:val="20"/>
              </w:rPr>
            </w:pPr>
            <w:r>
              <w:rPr>
                <w:sz w:val="20"/>
                <w:szCs w:val="20"/>
              </w:rPr>
              <w:t xml:space="preserve">B1 - System malfunction</w:t>
            </w:r>
          </w:p>
        </w:tc>
      </w:tr>
      <w:tr w:rsidR="005F789E" w:rsidRPr="00D326FF" w14:paraId="3E5E17A0" w14:textId="77777777" w:rsidTr="003A1466">
        <w:trPr>
          <w:trHeight w:val="20"/>
        </w:trPr>
        <w:tc>
          <w:tcPr>
            <w:tcW w:w="3119" w:type="dxa"/>
          </w:tcPr>
          <w:p w14:paraId="607A46A9" w14:textId="77777777" w:rsidR="005F789E" w:rsidRPr="000E2808" w:rsidRDefault="005F789E" w:rsidP="003A1466">
            <w:pPr>
              <w:rPr>
                <w:sz w:val="20"/>
                <w:szCs w:val="20"/>
              </w:rPr>
            </w:pPr>
            <w:r>
              <w:rPr>
                <w:sz w:val="20"/>
                <w:szCs w:val="20"/>
              </w:rPr>
              <w:t>ECR_WL_P0BH</w:t>
            </w:r>
          </w:p>
        </w:tc>
        <w:tc>
          <w:tcPr>
            <w:tcW w:w="738" w:type="dxa"/>
          </w:tcPr>
          <w:p w14:paraId="4DF59CA8" w14:textId="77777777" w:rsidR="005F789E" w:rsidRPr="000E2808" w:rsidRDefault="005F789E" w:rsidP="003A1466">
            <w:pPr>
              <w:rPr>
                <w:sz w:val="20"/>
                <w:szCs w:val="20"/>
              </w:rPr>
            </w:pPr>
            <w:r>
              <w:rPr>
                <w:sz w:val="20"/>
                <w:szCs w:val="20"/>
              </w:rPr>
              <w:t>14006</w:t>
            </w:r>
          </w:p>
        </w:tc>
        <w:tc>
          <w:tcPr>
            <w:tcW w:w="963" w:type="dxa"/>
            <w:gridSpan w:val="2"/>
          </w:tcPr>
          <w:p w14:paraId="6287BC02" w14:textId="77777777" w:rsidR="005F789E" w:rsidRPr="00D326FF" w:rsidRDefault="005F789E" w:rsidP="003A1466">
            <w:pPr>
              <w:rPr>
                <w:sz w:val="20"/>
                <w:szCs w:val="20"/>
              </w:rPr>
            </w:pPr>
          </w:p>
        </w:tc>
        <w:tc>
          <w:tcPr>
            <w:tcW w:w="4394" w:type="dxa"/>
          </w:tcPr>
          <w:p w14:paraId="0C4496E9" w14:textId="77777777" w:rsidR="005F789E" w:rsidRPr="000E2808" w:rsidRDefault="005F789E" w:rsidP="003A1466">
            <w:pPr>
              <w:rPr>
                <w:sz w:val="20"/>
                <w:szCs w:val="20"/>
              </w:rPr>
            </w:pPr>
            <w:r>
              <w:rPr>
                <w:sz w:val="20"/>
                <w:szCs w:val="20"/>
              </w:rPr>
              <w:t xml:space="preserve">BH - Bad host</w:t>
            </w:r>
          </w:p>
        </w:tc>
      </w:tr>
      <w:tr w:rsidR="005F789E" w:rsidRPr="00D326FF" w14:paraId="3B3D1365" w14:textId="77777777" w:rsidTr="003A1466">
        <w:trPr>
          <w:trHeight w:val="20"/>
        </w:trPr>
        <w:tc>
          <w:tcPr>
            <w:tcW w:w="3119" w:type="dxa"/>
          </w:tcPr>
          <w:p w14:paraId="3ABD2AB2" w14:textId="77777777" w:rsidR="005F789E" w:rsidRPr="000E2808" w:rsidRDefault="005F789E" w:rsidP="003A1466">
            <w:pPr>
              <w:rPr>
                <w:sz w:val="20"/>
                <w:szCs w:val="20"/>
              </w:rPr>
            </w:pPr>
            <w:r>
              <w:rPr>
                <w:sz w:val="20"/>
                <w:szCs w:val="20"/>
              </w:rPr>
              <w:t>ECR_WL_P0XX</w:t>
            </w:r>
          </w:p>
        </w:tc>
        <w:tc>
          <w:tcPr>
            <w:tcW w:w="738" w:type="dxa"/>
          </w:tcPr>
          <w:p w14:paraId="061BB2C7" w14:textId="77777777" w:rsidR="005F789E" w:rsidRPr="000E2808" w:rsidRDefault="005F789E" w:rsidP="003A1466">
            <w:pPr>
              <w:rPr>
                <w:sz w:val="20"/>
                <w:szCs w:val="20"/>
              </w:rPr>
            </w:pPr>
            <w:r>
              <w:rPr>
                <w:sz w:val="20"/>
                <w:szCs w:val="20"/>
              </w:rPr>
              <w:t>14007</w:t>
            </w:r>
          </w:p>
        </w:tc>
        <w:tc>
          <w:tcPr>
            <w:tcW w:w="963" w:type="dxa"/>
            <w:gridSpan w:val="2"/>
          </w:tcPr>
          <w:p w14:paraId="6FA63409" w14:textId="77777777" w:rsidR="005F789E" w:rsidRPr="00D326FF" w:rsidRDefault="005F789E" w:rsidP="003A1466">
            <w:pPr>
              <w:rPr>
                <w:sz w:val="20"/>
                <w:szCs w:val="20"/>
              </w:rPr>
            </w:pPr>
          </w:p>
        </w:tc>
        <w:tc>
          <w:tcPr>
            <w:tcW w:w="4394" w:type="dxa"/>
          </w:tcPr>
          <w:p w14:paraId="562742DE" w14:textId="77777777" w:rsidR="005F789E" w:rsidRPr="000E2808" w:rsidRDefault="005F789E" w:rsidP="003A1466">
            <w:pPr>
              <w:rPr>
                <w:sz w:val="20"/>
                <w:szCs w:val="20"/>
              </w:rPr>
            </w:pPr>
            <w:r>
              <w:rPr>
                <w:sz w:val="20"/>
                <w:szCs w:val="20"/>
              </w:rPr>
              <w:t xml:space="preserve">XX - System malfunction</w:t>
            </w:r>
          </w:p>
        </w:tc>
      </w:tr>
      <w:tr w:rsidR="005F789E" w:rsidRPr="00D326FF" w14:paraId="39B3A717" w14:textId="77777777" w:rsidTr="003A1466">
        <w:trPr>
          <w:trHeight w:val="20"/>
        </w:trPr>
        <w:tc>
          <w:tcPr>
            <w:tcW w:w="3119" w:type="dxa"/>
          </w:tcPr>
          <w:p w14:paraId="311DCDE1" w14:textId="77777777" w:rsidR="005F789E" w:rsidRPr="000E2808" w:rsidRDefault="005F789E" w:rsidP="003A1466">
            <w:pPr>
              <w:rPr>
                <w:sz w:val="20"/>
                <w:szCs w:val="20"/>
              </w:rPr>
            </w:pPr>
            <w:r>
              <w:rPr>
                <w:sz w:val="20"/>
                <w:szCs w:val="20"/>
              </w:rPr>
              <w:t>ECR_WL_P0UN</w:t>
            </w:r>
          </w:p>
        </w:tc>
        <w:tc>
          <w:tcPr>
            <w:tcW w:w="738" w:type="dxa"/>
          </w:tcPr>
          <w:p w14:paraId="5F6FEF74" w14:textId="77777777" w:rsidR="005F789E" w:rsidRPr="000E2808" w:rsidRDefault="005F789E" w:rsidP="003A1466">
            <w:pPr>
              <w:rPr>
                <w:sz w:val="20"/>
                <w:szCs w:val="20"/>
              </w:rPr>
            </w:pPr>
            <w:r>
              <w:rPr>
                <w:sz w:val="20"/>
                <w:szCs w:val="20"/>
              </w:rPr>
              <w:t>14008</w:t>
            </w:r>
          </w:p>
        </w:tc>
        <w:tc>
          <w:tcPr>
            <w:tcW w:w="963" w:type="dxa"/>
            <w:gridSpan w:val="2"/>
          </w:tcPr>
          <w:p w14:paraId="64421040" w14:textId="77777777" w:rsidR="005F789E" w:rsidRPr="00D326FF" w:rsidRDefault="005F789E" w:rsidP="003A1466">
            <w:pPr>
              <w:rPr>
                <w:sz w:val="20"/>
                <w:szCs w:val="20"/>
              </w:rPr>
            </w:pPr>
          </w:p>
        </w:tc>
        <w:tc>
          <w:tcPr>
            <w:tcW w:w="4394" w:type="dxa"/>
          </w:tcPr>
          <w:p w14:paraId="557662A8" w14:textId="77777777" w:rsidR="005F789E" w:rsidRPr="000E2808" w:rsidRDefault="005F789E" w:rsidP="003A1466">
            <w:pPr>
              <w:rPr>
                <w:sz w:val="20"/>
                <w:szCs w:val="20"/>
              </w:rPr>
            </w:pPr>
            <w:r>
              <w:rPr>
                <w:sz w:val="20"/>
                <w:szCs w:val="20"/>
              </w:rPr>
              <w:t xml:space="preserve">UN - System malfunction</w:t>
            </w:r>
          </w:p>
        </w:tc>
      </w:tr>
      <w:tr w:rsidR="005F789E" w:rsidRPr="00D326FF" w14:paraId="228558B1" w14:textId="77777777" w:rsidTr="003A1466">
        <w:trPr>
          <w:trHeight w:val="20"/>
        </w:trPr>
        <w:tc>
          <w:tcPr>
            <w:tcW w:w="3119" w:type="dxa"/>
          </w:tcPr>
          <w:p w14:paraId="3C1DF1F3" w14:textId="77777777" w:rsidR="005F789E" w:rsidRPr="000E2808" w:rsidRDefault="005F789E" w:rsidP="003A1466">
            <w:pPr>
              <w:rPr>
                <w:sz w:val="20"/>
                <w:szCs w:val="20"/>
              </w:rPr>
            </w:pPr>
            <w:r>
              <w:rPr>
                <w:sz w:val="20"/>
                <w:szCs w:val="20"/>
              </w:rPr>
              <w:t>ECR_WL_P0N0</w:t>
            </w:r>
          </w:p>
        </w:tc>
        <w:tc>
          <w:tcPr>
            <w:tcW w:w="738" w:type="dxa"/>
          </w:tcPr>
          <w:p w14:paraId="63D7D3E3" w14:textId="77777777" w:rsidR="005F789E" w:rsidRPr="000E2808" w:rsidRDefault="005F789E" w:rsidP="003A1466">
            <w:pPr>
              <w:rPr>
                <w:sz w:val="20"/>
                <w:szCs w:val="20"/>
              </w:rPr>
            </w:pPr>
            <w:r>
              <w:rPr>
                <w:sz w:val="20"/>
                <w:szCs w:val="20"/>
              </w:rPr>
              <w:t>14009</w:t>
            </w:r>
          </w:p>
        </w:tc>
        <w:tc>
          <w:tcPr>
            <w:tcW w:w="963" w:type="dxa"/>
            <w:gridSpan w:val="2"/>
          </w:tcPr>
          <w:p w14:paraId="69E898C8" w14:textId="77777777" w:rsidR="005F789E" w:rsidRPr="00D326FF" w:rsidRDefault="005F789E" w:rsidP="003A1466">
            <w:pPr>
              <w:rPr>
                <w:sz w:val="20"/>
                <w:szCs w:val="20"/>
              </w:rPr>
            </w:pPr>
          </w:p>
        </w:tc>
        <w:tc>
          <w:tcPr>
            <w:tcW w:w="4394" w:type="dxa"/>
          </w:tcPr>
          <w:p w14:paraId="1B3A3163" w14:textId="77777777" w:rsidR="005F789E" w:rsidRPr="000E2808" w:rsidRDefault="005F789E" w:rsidP="003A1466">
            <w:pPr>
              <w:rPr>
                <w:sz w:val="20"/>
                <w:szCs w:val="20"/>
              </w:rPr>
            </w:pPr>
            <w:r>
              <w:rPr>
                <w:sz w:val="20"/>
                <w:szCs w:val="20"/>
              </w:rPr>
              <w:t>N0 - Force STIP</w:t>
            </w:r>
          </w:p>
        </w:tc>
      </w:tr>
      <w:tr w:rsidR="005F789E" w:rsidRPr="00D326FF" w14:paraId="1A584435" w14:textId="77777777" w:rsidTr="003A1466">
        <w:trPr>
          <w:trHeight w:val="20"/>
        </w:trPr>
        <w:tc>
          <w:tcPr>
            <w:tcW w:w="3119" w:type="dxa"/>
          </w:tcPr>
          <w:p w14:paraId="70A83AD7" w14:textId="77777777" w:rsidR="005F789E" w:rsidRPr="000E2808" w:rsidRDefault="005F789E" w:rsidP="003A1466">
            <w:pPr>
              <w:rPr>
                <w:sz w:val="20"/>
                <w:szCs w:val="20"/>
              </w:rPr>
            </w:pPr>
            <w:r>
              <w:rPr>
                <w:sz w:val="20"/>
                <w:szCs w:val="20"/>
              </w:rPr>
              <w:t>ECR_WL_P0N1</w:t>
            </w:r>
          </w:p>
        </w:tc>
        <w:tc>
          <w:tcPr>
            <w:tcW w:w="738" w:type="dxa"/>
          </w:tcPr>
          <w:p w14:paraId="00E64152" w14:textId="77777777" w:rsidR="005F789E" w:rsidRPr="000E2808" w:rsidRDefault="005F789E" w:rsidP="003A1466">
            <w:pPr>
              <w:rPr>
                <w:sz w:val="20"/>
                <w:szCs w:val="20"/>
              </w:rPr>
            </w:pPr>
            <w:r>
              <w:rPr>
                <w:sz w:val="20"/>
                <w:szCs w:val="20"/>
              </w:rPr>
              <w:t>14010</w:t>
            </w:r>
          </w:p>
        </w:tc>
        <w:tc>
          <w:tcPr>
            <w:tcW w:w="963" w:type="dxa"/>
            <w:gridSpan w:val="2"/>
          </w:tcPr>
          <w:p w14:paraId="1C6499F8" w14:textId="77777777" w:rsidR="005F789E" w:rsidRPr="00D326FF" w:rsidRDefault="005F789E" w:rsidP="003A1466">
            <w:pPr>
              <w:rPr>
                <w:sz w:val="20"/>
                <w:szCs w:val="20"/>
              </w:rPr>
            </w:pPr>
          </w:p>
        </w:tc>
        <w:tc>
          <w:tcPr>
            <w:tcW w:w="4394" w:type="dxa"/>
          </w:tcPr>
          <w:p w14:paraId="5A7374E4" w14:textId="77777777" w:rsidR="005F789E" w:rsidRPr="000E2808" w:rsidRDefault="005F789E" w:rsidP="003A1466">
            <w:pPr>
              <w:rPr>
                <w:sz w:val="20"/>
                <w:szCs w:val="20"/>
              </w:rPr>
            </w:pPr>
            <w:r>
              <w:rPr>
                <w:sz w:val="20"/>
                <w:szCs w:val="20"/>
              </w:rPr>
              <w:t xml:space="preserve">N1 - Service not allowed</w:t>
            </w:r>
          </w:p>
        </w:tc>
      </w:tr>
      <w:tr w:rsidR="005F789E" w:rsidRPr="00D326FF" w14:paraId="002EA732" w14:textId="77777777" w:rsidTr="003A1466">
        <w:trPr>
          <w:trHeight w:val="20"/>
        </w:trPr>
        <w:tc>
          <w:tcPr>
            <w:tcW w:w="3119" w:type="dxa"/>
          </w:tcPr>
          <w:p w14:paraId="473D5A4E" w14:textId="77777777" w:rsidR="005F789E" w:rsidRPr="000E2808" w:rsidRDefault="005F789E" w:rsidP="003A1466">
            <w:pPr>
              <w:rPr>
                <w:sz w:val="20"/>
                <w:szCs w:val="20"/>
              </w:rPr>
            </w:pPr>
            <w:r>
              <w:rPr>
                <w:sz w:val="20"/>
                <w:szCs w:val="20"/>
              </w:rPr>
              <w:t>ECR_WL_P0N2</w:t>
            </w:r>
          </w:p>
        </w:tc>
        <w:tc>
          <w:tcPr>
            <w:tcW w:w="738" w:type="dxa"/>
          </w:tcPr>
          <w:p w14:paraId="17BE2CE4" w14:textId="77777777" w:rsidR="005F789E" w:rsidRPr="000E2808" w:rsidRDefault="005F789E" w:rsidP="003A1466">
            <w:pPr>
              <w:rPr>
                <w:sz w:val="20"/>
                <w:szCs w:val="20"/>
              </w:rPr>
            </w:pPr>
            <w:r>
              <w:rPr>
                <w:sz w:val="20"/>
                <w:szCs w:val="20"/>
              </w:rPr>
              <w:t>14011</w:t>
            </w:r>
          </w:p>
        </w:tc>
        <w:tc>
          <w:tcPr>
            <w:tcW w:w="963" w:type="dxa"/>
            <w:gridSpan w:val="2"/>
          </w:tcPr>
          <w:p w14:paraId="75CCF666" w14:textId="77777777" w:rsidR="005F789E" w:rsidRPr="00D326FF" w:rsidRDefault="005F789E" w:rsidP="003A1466">
            <w:pPr>
              <w:rPr>
                <w:sz w:val="20"/>
                <w:szCs w:val="20"/>
              </w:rPr>
            </w:pPr>
          </w:p>
        </w:tc>
        <w:tc>
          <w:tcPr>
            <w:tcW w:w="4394" w:type="dxa"/>
          </w:tcPr>
          <w:p w14:paraId="5315A382" w14:textId="77777777" w:rsidR="005F789E" w:rsidRPr="000E2808" w:rsidRDefault="005F789E" w:rsidP="003A1466">
            <w:pPr>
              <w:rPr>
                <w:sz w:val="20"/>
                <w:szCs w:val="20"/>
              </w:rPr>
            </w:pPr>
            <w:r>
              <w:rPr>
                <w:sz w:val="20"/>
                <w:szCs w:val="20"/>
              </w:rPr>
              <w:t xml:space="preserve">N2 - PIN tries exceeded</w:t>
            </w:r>
          </w:p>
        </w:tc>
      </w:tr>
      <w:tr w:rsidR="005F789E" w:rsidRPr="00D326FF" w14:paraId="35B74161" w14:textId="77777777" w:rsidTr="003A1466">
        <w:trPr>
          <w:trHeight w:val="20"/>
        </w:trPr>
        <w:tc>
          <w:tcPr>
            <w:tcW w:w="3119" w:type="dxa"/>
          </w:tcPr>
          <w:p w14:paraId="18D0CB09" w14:textId="77777777" w:rsidR="005F789E" w:rsidRPr="000E2808" w:rsidRDefault="005F789E" w:rsidP="003A1466">
            <w:pPr>
              <w:rPr>
                <w:sz w:val="20"/>
                <w:szCs w:val="20"/>
              </w:rPr>
            </w:pPr>
            <w:r>
              <w:rPr>
                <w:sz w:val="20"/>
                <w:szCs w:val="20"/>
              </w:rPr>
              <w:t>ECR_WL_P0N3</w:t>
            </w:r>
          </w:p>
        </w:tc>
        <w:tc>
          <w:tcPr>
            <w:tcW w:w="738" w:type="dxa"/>
          </w:tcPr>
          <w:p w14:paraId="1D09CFA5" w14:textId="77777777" w:rsidR="005F789E" w:rsidRPr="000E2808" w:rsidRDefault="005F789E" w:rsidP="003A1466">
            <w:pPr>
              <w:rPr>
                <w:sz w:val="20"/>
                <w:szCs w:val="20"/>
              </w:rPr>
            </w:pPr>
            <w:r>
              <w:rPr>
                <w:sz w:val="20"/>
                <w:szCs w:val="20"/>
              </w:rPr>
              <w:t>14012</w:t>
            </w:r>
          </w:p>
        </w:tc>
        <w:tc>
          <w:tcPr>
            <w:tcW w:w="963" w:type="dxa"/>
            <w:gridSpan w:val="2"/>
          </w:tcPr>
          <w:p w14:paraId="1C6FB7B4" w14:textId="77777777" w:rsidR="005F789E" w:rsidRPr="00D326FF" w:rsidRDefault="005F789E" w:rsidP="003A1466">
            <w:pPr>
              <w:rPr>
                <w:sz w:val="20"/>
                <w:szCs w:val="20"/>
              </w:rPr>
            </w:pPr>
          </w:p>
        </w:tc>
        <w:tc>
          <w:tcPr>
            <w:tcW w:w="4394" w:type="dxa"/>
          </w:tcPr>
          <w:p w14:paraId="04E73A61" w14:textId="77777777" w:rsidR="005F789E" w:rsidRPr="000E2808" w:rsidRDefault="005F789E" w:rsidP="003A1466">
            <w:pPr>
              <w:rPr>
                <w:sz w:val="20"/>
                <w:szCs w:val="20"/>
              </w:rPr>
            </w:pPr>
            <w:r>
              <w:rPr>
                <w:sz w:val="20"/>
                <w:szCs w:val="20"/>
              </w:rPr>
              <w:t xml:space="preserve">N3 - Cash service not available</w:t>
            </w:r>
          </w:p>
        </w:tc>
      </w:tr>
      <w:tr w:rsidR="005F789E" w:rsidRPr="00D326FF" w14:paraId="562B72D1" w14:textId="77777777" w:rsidTr="003A1466">
        <w:trPr>
          <w:trHeight w:val="20"/>
        </w:trPr>
        <w:tc>
          <w:tcPr>
            <w:tcW w:w="3119" w:type="dxa"/>
          </w:tcPr>
          <w:p w14:paraId="5253EB2C" w14:textId="77777777" w:rsidR="005F789E" w:rsidRPr="000E2808" w:rsidRDefault="005F789E" w:rsidP="003A1466">
            <w:pPr>
              <w:rPr>
                <w:sz w:val="20"/>
                <w:szCs w:val="20"/>
              </w:rPr>
            </w:pPr>
            <w:r>
              <w:rPr>
                <w:sz w:val="20"/>
                <w:szCs w:val="20"/>
              </w:rPr>
              <w:t>ECR_WL_P0N4</w:t>
            </w:r>
          </w:p>
        </w:tc>
        <w:tc>
          <w:tcPr>
            <w:tcW w:w="738" w:type="dxa"/>
          </w:tcPr>
          <w:p w14:paraId="7871D504" w14:textId="77777777" w:rsidR="005F789E" w:rsidRPr="000E2808" w:rsidRDefault="005F789E" w:rsidP="003A1466">
            <w:pPr>
              <w:rPr>
                <w:sz w:val="20"/>
                <w:szCs w:val="20"/>
              </w:rPr>
            </w:pPr>
            <w:r>
              <w:rPr>
                <w:sz w:val="20"/>
                <w:szCs w:val="20"/>
              </w:rPr>
              <w:t>14013</w:t>
            </w:r>
          </w:p>
        </w:tc>
        <w:tc>
          <w:tcPr>
            <w:tcW w:w="963" w:type="dxa"/>
            <w:gridSpan w:val="2"/>
          </w:tcPr>
          <w:p w14:paraId="4205F915" w14:textId="77777777" w:rsidR="005F789E" w:rsidRPr="00D326FF" w:rsidRDefault="005F789E" w:rsidP="003A1466">
            <w:pPr>
              <w:rPr>
                <w:sz w:val="20"/>
                <w:szCs w:val="20"/>
              </w:rPr>
            </w:pPr>
          </w:p>
        </w:tc>
        <w:tc>
          <w:tcPr>
            <w:tcW w:w="4394" w:type="dxa"/>
          </w:tcPr>
          <w:p w14:paraId="7A317391" w14:textId="77777777" w:rsidR="005F789E" w:rsidRPr="000E2808" w:rsidRDefault="005F789E" w:rsidP="003A1466">
            <w:pPr>
              <w:rPr>
                <w:sz w:val="20"/>
                <w:szCs w:val="20"/>
              </w:rPr>
            </w:pPr>
            <w:r>
              <w:rPr>
                <w:sz w:val="20"/>
                <w:szCs w:val="20"/>
              </w:rPr>
              <w:t xml:space="preserve">N4 - Cash back exceeds issuer limit</w:t>
            </w:r>
          </w:p>
        </w:tc>
      </w:tr>
      <w:tr w:rsidR="005F789E" w:rsidRPr="00D326FF" w14:paraId="33E994DA" w14:textId="77777777" w:rsidTr="003A1466">
        <w:trPr>
          <w:trHeight w:val="20"/>
        </w:trPr>
        <w:tc>
          <w:tcPr>
            <w:tcW w:w="3119" w:type="dxa"/>
          </w:tcPr>
          <w:p w14:paraId="5BE0A08E" w14:textId="77777777" w:rsidR="005F789E" w:rsidRPr="000E2808" w:rsidRDefault="005F789E" w:rsidP="003A1466">
            <w:pPr>
              <w:rPr>
                <w:sz w:val="20"/>
                <w:szCs w:val="20"/>
              </w:rPr>
            </w:pPr>
            <w:r>
              <w:rPr>
                <w:sz w:val="20"/>
                <w:szCs w:val="20"/>
              </w:rPr>
              <w:t>ECR_WL_P0N7</w:t>
            </w:r>
          </w:p>
        </w:tc>
        <w:tc>
          <w:tcPr>
            <w:tcW w:w="738" w:type="dxa"/>
          </w:tcPr>
          <w:p w14:paraId="537C3F40" w14:textId="77777777" w:rsidR="005F789E" w:rsidRPr="000E2808" w:rsidRDefault="005F789E" w:rsidP="003A1466">
            <w:pPr>
              <w:rPr>
                <w:sz w:val="20"/>
                <w:szCs w:val="20"/>
              </w:rPr>
            </w:pPr>
            <w:r>
              <w:rPr>
                <w:sz w:val="20"/>
                <w:szCs w:val="20"/>
              </w:rPr>
              <w:t>14014</w:t>
            </w:r>
          </w:p>
        </w:tc>
        <w:tc>
          <w:tcPr>
            <w:tcW w:w="963" w:type="dxa"/>
            <w:gridSpan w:val="2"/>
          </w:tcPr>
          <w:p w14:paraId="60936805" w14:textId="77777777" w:rsidR="005F789E" w:rsidRPr="00D326FF" w:rsidRDefault="005F789E" w:rsidP="003A1466">
            <w:pPr>
              <w:rPr>
                <w:sz w:val="20"/>
                <w:szCs w:val="20"/>
              </w:rPr>
            </w:pPr>
          </w:p>
        </w:tc>
        <w:tc>
          <w:tcPr>
            <w:tcW w:w="4394" w:type="dxa"/>
          </w:tcPr>
          <w:p w14:paraId="120A65A1" w14:textId="77777777" w:rsidR="005F789E" w:rsidRPr="000E2808" w:rsidRDefault="005F789E" w:rsidP="003A1466">
            <w:pPr>
              <w:rPr>
                <w:sz w:val="20"/>
                <w:szCs w:val="20"/>
              </w:rPr>
            </w:pPr>
            <w:r>
              <w:rPr>
                <w:sz w:val="20"/>
                <w:szCs w:val="20"/>
              </w:rPr>
              <w:t xml:space="preserve">N7 - Decline for CVV2 failure</w:t>
            </w:r>
          </w:p>
        </w:tc>
      </w:tr>
      <w:tr w:rsidR="005F789E" w:rsidRPr="00D326FF" w14:paraId="75C2D9D6" w14:textId="77777777" w:rsidTr="003A1466">
        <w:trPr>
          <w:trHeight w:val="20"/>
        </w:trPr>
        <w:tc>
          <w:tcPr>
            <w:tcW w:w="3119" w:type="dxa"/>
          </w:tcPr>
          <w:p w14:paraId="23002DFD" w14:textId="77777777" w:rsidR="005F789E" w:rsidRPr="000E2808" w:rsidRDefault="005F789E" w:rsidP="003A1466">
            <w:pPr>
              <w:rPr>
                <w:sz w:val="20"/>
                <w:szCs w:val="20"/>
              </w:rPr>
            </w:pPr>
            <w:r>
              <w:rPr>
                <w:sz w:val="20"/>
                <w:szCs w:val="20"/>
              </w:rPr>
              <w:t>ECR_WL_P0N8</w:t>
            </w:r>
          </w:p>
        </w:tc>
        <w:tc>
          <w:tcPr>
            <w:tcW w:w="738" w:type="dxa"/>
          </w:tcPr>
          <w:p w14:paraId="58F0FEA0" w14:textId="77777777" w:rsidR="005F789E" w:rsidRPr="000E2808" w:rsidRDefault="005F789E" w:rsidP="003A1466">
            <w:pPr>
              <w:rPr>
                <w:sz w:val="20"/>
                <w:szCs w:val="20"/>
              </w:rPr>
            </w:pPr>
            <w:r>
              <w:rPr>
                <w:sz w:val="20"/>
                <w:szCs w:val="20"/>
              </w:rPr>
              <w:t>14015</w:t>
            </w:r>
          </w:p>
        </w:tc>
        <w:tc>
          <w:tcPr>
            <w:tcW w:w="963" w:type="dxa"/>
            <w:gridSpan w:val="2"/>
          </w:tcPr>
          <w:p w14:paraId="3065376A" w14:textId="77777777" w:rsidR="005F789E" w:rsidRPr="00D326FF" w:rsidRDefault="005F789E" w:rsidP="003A1466">
            <w:pPr>
              <w:rPr>
                <w:sz w:val="20"/>
                <w:szCs w:val="20"/>
              </w:rPr>
            </w:pPr>
          </w:p>
        </w:tc>
        <w:tc>
          <w:tcPr>
            <w:tcW w:w="4394" w:type="dxa"/>
          </w:tcPr>
          <w:p w14:paraId="360B9794" w14:textId="77777777" w:rsidR="005F789E" w:rsidRPr="000E2808" w:rsidRDefault="005F789E" w:rsidP="003A1466">
            <w:pPr>
              <w:rPr>
                <w:sz w:val="20"/>
                <w:szCs w:val="20"/>
              </w:rPr>
            </w:pPr>
            <w:r>
              <w:rPr>
                <w:sz w:val="20"/>
                <w:szCs w:val="20"/>
              </w:rPr>
              <w:t xml:space="preserve">N8 - CVV not verfied</w:t>
            </w:r>
          </w:p>
        </w:tc>
      </w:tr>
      <w:tr w:rsidR="005F789E" w:rsidRPr="00D326FF" w14:paraId="4E1B4EB9" w14:textId="77777777" w:rsidTr="003A1466">
        <w:trPr>
          <w:trHeight w:val="20"/>
        </w:trPr>
        <w:tc>
          <w:tcPr>
            <w:tcW w:w="3119" w:type="dxa"/>
          </w:tcPr>
          <w:p w14:paraId="4F2BD51C" w14:textId="77777777" w:rsidR="005F789E" w:rsidRPr="000E2808" w:rsidRDefault="005F789E" w:rsidP="003A1466">
            <w:pPr>
              <w:rPr>
                <w:sz w:val="20"/>
                <w:szCs w:val="20"/>
              </w:rPr>
            </w:pPr>
            <w:r>
              <w:rPr>
                <w:sz w:val="20"/>
                <w:szCs w:val="20"/>
              </w:rPr>
              <w:t>ECR_WL_P0N9</w:t>
            </w:r>
          </w:p>
        </w:tc>
        <w:tc>
          <w:tcPr>
            <w:tcW w:w="738" w:type="dxa"/>
          </w:tcPr>
          <w:p w14:paraId="5F9B8270" w14:textId="77777777" w:rsidR="005F789E" w:rsidRPr="000E2808" w:rsidRDefault="005F789E" w:rsidP="003A1466">
            <w:pPr>
              <w:rPr>
                <w:sz w:val="20"/>
                <w:szCs w:val="20"/>
              </w:rPr>
            </w:pPr>
            <w:r>
              <w:rPr>
                <w:sz w:val="20"/>
                <w:szCs w:val="20"/>
              </w:rPr>
              <w:t>14016</w:t>
            </w:r>
          </w:p>
        </w:tc>
        <w:tc>
          <w:tcPr>
            <w:tcW w:w="963" w:type="dxa"/>
            <w:gridSpan w:val="2"/>
          </w:tcPr>
          <w:p w14:paraId="6BE7F8C6" w14:textId="77777777" w:rsidR="005F789E" w:rsidRPr="00D326FF" w:rsidRDefault="005F789E" w:rsidP="003A1466">
            <w:pPr>
              <w:rPr>
                <w:sz w:val="20"/>
                <w:szCs w:val="20"/>
              </w:rPr>
            </w:pPr>
          </w:p>
        </w:tc>
        <w:tc>
          <w:tcPr>
            <w:tcW w:w="4394" w:type="dxa"/>
          </w:tcPr>
          <w:p w14:paraId="3D3FA7F6" w14:textId="77777777" w:rsidR="005F789E" w:rsidRPr="000E2808" w:rsidRDefault="005F789E" w:rsidP="003A1466">
            <w:pPr>
              <w:rPr>
                <w:sz w:val="20"/>
                <w:szCs w:val="20"/>
              </w:rPr>
            </w:pPr>
            <w:r>
              <w:rPr>
                <w:sz w:val="20"/>
                <w:szCs w:val="20"/>
              </w:rPr>
              <w:t xml:space="preserve">N9 - Incorrect CVV</w:t>
            </w:r>
          </w:p>
        </w:tc>
      </w:tr>
      <w:tr w:rsidR="005F789E" w:rsidRPr="00D326FF" w14:paraId="75FED865" w14:textId="77777777" w:rsidTr="003A1466">
        <w:trPr>
          <w:trHeight w:val="20"/>
        </w:trPr>
        <w:tc>
          <w:tcPr>
            <w:tcW w:w="3119" w:type="dxa"/>
          </w:tcPr>
          <w:p w14:paraId="08A7FE8E" w14:textId="77777777" w:rsidR="005F789E" w:rsidRPr="000E2808" w:rsidRDefault="005F789E" w:rsidP="003A1466">
            <w:pPr>
              <w:rPr>
                <w:sz w:val="20"/>
                <w:szCs w:val="20"/>
              </w:rPr>
            </w:pPr>
            <w:r>
              <w:rPr>
                <w:sz w:val="20"/>
                <w:szCs w:val="20"/>
              </w:rPr>
              <w:t>ECR_WL_P0NX</w:t>
            </w:r>
          </w:p>
        </w:tc>
        <w:tc>
          <w:tcPr>
            <w:tcW w:w="738" w:type="dxa"/>
          </w:tcPr>
          <w:p w14:paraId="2FDD3DEA" w14:textId="77777777" w:rsidR="005F789E" w:rsidRPr="000E2808" w:rsidRDefault="005F789E" w:rsidP="003A1466">
            <w:pPr>
              <w:rPr>
                <w:sz w:val="20"/>
                <w:szCs w:val="20"/>
              </w:rPr>
            </w:pPr>
            <w:r>
              <w:rPr>
                <w:sz w:val="20"/>
                <w:szCs w:val="20"/>
              </w:rPr>
              <w:t>14017</w:t>
            </w:r>
          </w:p>
        </w:tc>
        <w:tc>
          <w:tcPr>
            <w:tcW w:w="963" w:type="dxa"/>
            <w:gridSpan w:val="2"/>
          </w:tcPr>
          <w:p w14:paraId="559D19EA" w14:textId="77777777" w:rsidR="005F789E" w:rsidRPr="00D326FF" w:rsidRDefault="005F789E" w:rsidP="003A1466">
            <w:pPr>
              <w:rPr>
                <w:sz w:val="20"/>
                <w:szCs w:val="20"/>
              </w:rPr>
            </w:pPr>
          </w:p>
        </w:tc>
        <w:tc>
          <w:tcPr>
            <w:tcW w:w="4394" w:type="dxa"/>
          </w:tcPr>
          <w:p w14:paraId="06F81308" w14:textId="77777777" w:rsidR="005F789E" w:rsidRPr="000E2808" w:rsidRDefault="005F789E" w:rsidP="003A1466">
            <w:pPr>
              <w:rPr>
                <w:sz w:val="20"/>
                <w:szCs w:val="20"/>
              </w:rPr>
            </w:pPr>
            <w:r>
              <w:rPr>
                <w:sz w:val="20"/>
                <w:szCs w:val="20"/>
              </w:rPr>
              <w:t xml:space="preserve">NX - Declined by ICC</w:t>
            </w:r>
          </w:p>
        </w:tc>
      </w:tr>
      <w:tr w:rsidR="005F789E" w:rsidRPr="00D326FF" w14:paraId="49B4CC41" w14:textId="77777777" w:rsidTr="003A1466">
        <w:trPr>
          <w:trHeight w:val="20"/>
        </w:trPr>
        <w:tc>
          <w:tcPr>
            <w:tcW w:w="3119" w:type="dxa"/>
          </w:tcPr>
          <w:p w14:paraId="4CC08743" w14:textId="77777777" w:rsidR="005F789E" w:rsidRPr="000E2808" w:rsidRDefault="005F789E" w:rsidP="003A1466">
            <w:pPr>
              <w:rPr>
                <w:sz w:val="20"/>
                <w:szCs w:val="20"/>
              </w:rPr>
            </w:pPr>
            <w:r>
              <w:rPr>
                <w:sz w:val="20"/>
                <w:szCs w:val="20"/>
              </w:rPr>
              <w:t>ECR_WL_P0P2</w:t>
            </w:r>
          </w:p>
        </w:tc>
        <w:tc>
          <w:tcPr>
            <w:tcW w:w="738" w:type="dxa"/>
          </w:tcPr>
          <w:p w14:paraId="1111F6D3" w14:textId="77777777" w:rsidR="005F789E" w:rsidRPr="000E2808" w:rsidRDefault="005F789E" w:rsidP="003A1466">
            <w:pPr>
              <w:rPr>
                <w:sz w:val="20"/>
                <w:szCs w:val="20"/>
              </w:rPr>
            </w:pPr>
            <w:r>
              <w:rPr>
                <w:sz w:val="20"/>
                <w:szCs w:val="20"/>
              </w:rPr>
              <w:t>14018</w:t>
            </w:r>
          </w:p>
        </w:tc>
        <w:tc>
          <w:tcPr>
            <w:tcW w:w="963" w:type="dxa"/>
            <w:gridSpan w:val="2"/>
          </w:tcPr>
          <w:p w14:paraId="7936BC30" w14:textId="77777777" w:rsidR="005F789E" w:rsidRPr="00D326FF" w:rsidRDefault="005F789E" w:rsidP="003A1466">
            <w:pPr>
              <w:rPr>
                <w:sz w:val="20"/>
                <w:szCs w:val="20"/>
              </w:rPr>
            </w:pPr>
          </w:p>
        </w:tc>
        <w:tc>
          <w:tcPr>
            <w:tcW w:w="4394" w:type="dxa"/>
          </w:tcPr>
          <w:p w14:paraId="43DE7ED7" w14:textId="77777777" w:rsidR="005F789E" w:rsidRPr="000E2808" w:rsidRDefault="005F789E" w:rsidP="003A1466">
            <w:pPr>
              <w:rPr>
                <w:sz w:val="20"/>
                <w:szCs w:val="20"/>
              </w:rPr>
            </w:pPr>
            <w:r>
              <w:rPr>
                <w:sz w:val="20"/>
                <w:szCs w:val="20"/>
              </w:rPr>
              <w:t xml:space="preserve">P2 - Invalid biller information</w:t>
            </w:r>
          </w:p>
        </w:tc>
      </w:tr>
      <w:tr w:rsidR="005F789E" w:rsidRPr="00D326FF" w14:paraId="0288D2A5" w14:textId="77777777" w:rsidTr="003A1466">
        <w:trPr>
          <w:trHeight w:val="20"/>
        </w:trPr>
        <w:tc>
          <w:tcPr>
            <w:tcW w:w="3119" w:type="dxa"/>
          </w:tcPr>
          <w:p w14:paraId="380CC4C3" w14:textId="77777777" w:rsidR="005F789E" w:rsidRPr="000E2808" w:rsidRDefault="005F789E" w:rsidP="003A1466">
            <w:pPr>
              <w:rPr>
                <w:sz w:val="20"/>
                <w:szCs w:val="20"/>
              </w:rPr>
            </w:pPr>
            <w:r>
              <w:rPr>
                <w:sz w:val="20"/>
                <w:szCs w:val="20"/>
              </w:rPr>
              <w:t>ECR_WL_P0P5</w:t>
            </w:r>
          </w:p>
        </w:tc>
        <w:tc>
          <w:tcPr>
            <w:tcW w:w="738" w:type="dxa"/>
          </w:tcPr>
          <w:p w14:paraId="5CE53CF0" w14:textId="77777777" w:rsidR="005F789E" w:rsidRPr="000E2808" w:rsidRDefault="005F789E" w:rsidP="003A1466">
            <w:pPr>
              <w:rPr>
                <w:sz w:val="20"/>
                <w:szCs w:val="20"/>
              </w:rPr>
            </w:pPr>
            <w:r>
              <w:rPr>
                <w:sz w:val="20"/>
                <w:szCs w:val="20"/>
              </w:rPr>
              <w:t>14019</w:t>
            </w:r>
          </w:p>
        </w:tc>
        <w:tc>
          <w:tcPr>
            <w:tcW w:w="963" w:type="dxa"/>
            <w:gridSpan w:val="2"/>
          </w:tcPr>
          <w:p w14:paraId="615FA3B2" w14:textId="77777777" w:rsidR="005F789E" w:rsidRPr="00D326FF" w:rsidRDefault="005F789E" w:rsidP="003A1466">
            <w:pPr>
              <w:rPr>
                <w:sz w:val="20"/>
                <w:szCs w:val="20"/>
              </w:rPr>
            </w:pPr>
          </w:p>
        </w:tc>
        <w:tc>
          <w:tcPr>
            <w:tcW w:w="4394" w:type="dxa"/>
          </w:tcPr>
          <w:p w14:paraId="2D17BBB5" w14:textId="77777777" w:rsidR="005F789E" w:rsidRPr="000E2808" w:rsidRDefault="005F789E" w:rsidP="003A1466">
            <w:pPr>
              <w:rPr>
                <w:sz w:val="20"/>
                <w:szCs w:val="20"/>
              </w:rPr>
            </w:pPr>
            <w:r>
              <w:rPr>
                <w:sz w:val="20"/>
                <w:szCs w:val="20"/>
              </w:rPr>
              <w:t xml:space="preserve">P5 - PIN change/unblock declined</w:t>
            </w:r>
          </w:p>
        </w:tc>
      </w:tr>
      <w:tr w:rsidR="005F789E" w:rsidRPr="00D326FF" w14:paraId="51A15292" w14:textId="77777777" w:rsidTr="003A1466">
        <w:trPr>
          <w:trHeight w:val="20"/>
        </w:trPr>
        <w:tc>
          <w:tcPr>
            <w:tcW w:w="3119" w:type="dxa"/>
          </w:tcPr>
          <w:p w14:paraId="5605A6C8" w14:textId="77777777" w:rsidR="005F789E" w:rsidRPr="000E2808" w:rsidRDefault="005F789E" w:rsidP="003A1466">
            <w:pPr>
              <w:rPr>
                <w:sz w:val="20"/>
                <w:szCs w:val="20"/>
              </w:rPr>
            </w:pPr>
            <w:r>
              <w:rPr>
                <w:sz w:val="20"/>
                <w:szCs w:val="20"/>
              </w:rPr>
              <w:t>ECR_WL_P0P6</w:t>
            </w:r>
          </w:p>
        </w:tc>
        <w:tc>
          <w:tcPr>
            <w:tcW w:w="738" w:type="dxa"/>
          </w:tcPr>
          <w:p w14:paraId="31DC3242" w14:textId="77777777" w:rsidR="005F789E" w:rsidRPr="000E2808" w:rsidRDefault="005F789E" w:rsidP="003A1466">
            <w:pPr>
              <w:rPr>
                <w:sz w:val="20"/>
                <w:szCs w:val="20"/>
              </w:rPr>
            </w:pPr>
            <w:r>
              <w:rPr>
                <w:sz w:val="20"/>
                <w:szCs w:val="20"/>
              </w:rPr>
              <w:t>14020</w:t>
            </w:r>
          </w:p>
        </w:tc>
        <w:tc>
          <w:tcPr>
            <w:tcW w:w="963" w:type="dxa"/>
            <w:gridSpan w:val="2"/>
          </w:tcPr>
          <w:p w14:paraId="6780D229" w14:textId="77777777" w:rsidR="005F789E" w:rsidRPr="00D326FF" w:rsidRDefault="005F789E" w:rsidP="003A1466">
            <w:pPr>
              <w:rPr>
                <w:sz w:val="20"/>
                <w:szCs w:val="20"/>
              </w:rPr>
            </w:pPr>
          </w:p>
        </w:tc>
        <w:tc>
          <w:tcPr>
            <w:tcW w:w="4394" w:type="dxa"/>
          </w:tcPr>
          <w:p w14:paraId="540B53F9" w14:textId="77777777" w:rsidR="005F789E" w:rsidRPr="000E2808" w:rsidRDefault="005F789E" w:rsidP="003A1466">
            <w:pPr>
              <w:rPr>
                <w:sz w:val="20"/>
                <w:szCs w:val="20"/>
              </w:rPr>
            </w:pPr>
            <w:r>
              <w:rPr>
                <w:sz w:val="20"/>
                <w:szCs w:val="20"/>
              </w:rPr>
              <w:t xml:space="preserve">P6 - Unsafe PIN</w:t>
            </w:r>
          </w:p>
        </w:tc>
      </w:tr>
      <w:tr w:rsidR="005F789E" w:rsidRPr="00D326FF" w14:paraId="43DD59A5" w14:textId="77777777" w:rsidTr="003A1466">
        <w:trPr>
          <w:trHeight w:val="20"/>
        </w:trPr>
        <w:tc>
          <w:tcPr>
            <w:tcW w:w="3119" w:type="dxa"/>
          </w:tcPr>
          <w:p w14:paraId="34E98015" w14:textId="77777777" w:rsidR="005F789E" w:rsidRPr="000E2808" w:rsidRDefault="005F789E" w:rsidP="003A1466">
            <w:pPr>
              <w:rPr>
                <w:sz w:val="20"/>
                <w:szCs w:val="20"/>
              </w:rPr>
            </w:pPr>
            <w:r>
              <w:rPr>
                <w:sz w:val="20"/>
                <w:szCs w:val="20"/>
              </w:rPr>
              <w:t>ECR_WL_P0Q1</w:t>
            </w:r>
          </w:p>
        </w:tc>
        <w:tc>
          <w:tcPr>
            <w:tcW w:w="738" w:type="dxa"/>
          </w:tcPr>
          <w:p w14:paraId="7CE385AF" w14:textId="77777777" w:rsidR="005F789E" w:rsidRPr="000E2808" w:rsidRDefault="005F789E" w:rsidP="003A1466">
            <w:pPr>
              <w:rPr>
                <w:sz w:val="20"/>
                <w:szCs w:val="20"/>
              </w:rPr>
            </w:pPr>
            <w:r>
              <w:rPr>
                <w:sz w:val="20"/>
                <w:szCs w:val="20"/>
              </w:rPr>
              <w:t>14021</w:t>
            </w:r>
          </w:p>
        </w:tc>
        <w:tc>
          <w:tcPr>
            <w:tcW w:w="963" w:type="dxa"/>
            <w:gridSpan w:val="2"/>
          </w:tcPr>
          <w:p w14:paraId="3F8C8588" w14:textId="77777777" w:rsidR="005F789E" w:rsidRPr="00D326FF" w:rsidRDefault="005F789E" w:rsidP="003A1466">
            <w:pPr>
              <w:rPr>
                <w:sz w:val="20"/>
                <w:szCs w:val="20"/>
              </w:rPr>
            </w:pPr>
          </w:p>
        </w:tc>
        <w:tc>
          <w:tcPr>
            <w:tcW w:w="4394" w:type="dxa"/>
          </w:tcPr>
          <w:p w14:paraId="0CEB8F19" w14:textId="77777777" w:rsidR="005F789E" w:rsidRPr="000E2808" w:rsidRDefault="005F789E" w:rsidP="003A1466">
            <w:pPr>
              <w:rPr>
                <w:sz w:val="20"/>
                <w:szCs w:val="20"/>
              </w:rPr>
            </w:pPr>
            <w:r>
              <w:rPr>
                <w:sz w:val="20"/>
                <w:szCs w:val="20"/>
              </w:rPr>
              <w:t xml:space="preserve">Q1 - Card authentication failed</w:t>
            </w:r>
          </w:p>
        </w:tc>
      </w:tr>
      <w:tr w:rsidR="005F789E" w:rsidRPr="00D326FF" w14:paraId="26967045" w14:textId="77777777" w:rsidTr="003A1466">
        <w:trPr>
          <w:trHeight w:val="20"/>
        </w:trPr>
        <w:tc>
          <w:tcPr>
            <w:tcW w:w="3119" w:type="dxa"/>
          </w:tcPr>
          <w:p w14:paraId="1DC4E530" w14:textId="77777777" w:rsidR="005F789E" w:rsidRPr="000E2808" w:rsidRDefault="005F789E" w:rsidP="003A1466">
            <w:pPr>
              <w:rPr>
                <w:sz w:val="20"/>
                <w:szCs w:val="20"/>
              </w:rPr>
            </w:pPr>
            <w:r>
              <w:rPr>
                <w:sz w:val="20"/>
                <w:szCs w:val="20"/>
              </w:rPr>
              <w:t>ECR_WL_P0R0</w:t>
            </w:r>
          </w:p>
        </w:tc>
        <w:tc>
          <w:tcPr>
            <w:tcW w:w="738" w:type="dxa"/>
          </w:tcPr>
          <w:p w14:paraId="2599188A" w14:textId="77777777" w:rsidR="005F789E" w:rsidRPr="000E2808" w:rsidRDefault="005F789E" w:rsidP="003A1466">
            <w:pPr>
              <w:rPr>
                <w:sz w:val="20"/>
                <w:szCs w:val="20"/>
              </w:rPr>
            </w:pPr>
            <w:r>
              <w:rPr>
                <w:sz w:val="20"/>
                <w:szCs w:val="20"/>
              </w:rPr>
              <w:t>14022</w:t>
            </w:r>
          </w:p>
        </w:tc>
        <w:tc>
          <w:tcPr>
            <w:tcW w:w="963" w:type="dxa"/>
            <w:gridSpan w:val="2"/>
          </w:tcPr>
          <w:p w14:paraId="7D4F1F26" w14:textId="77777777" w:rsidR="005F789E" w:rsidRPr="00D326FF" w:rsidRDefault="005F789E" w:rsidP="003A1466">
            <w:pPr>
              <w:rPr>
                <w:sz w:val="20"/>
                <w:szCs w:val="20"/>
              </w:rPr>
            </w:pPr>
          </w:p>
        </w:tc>
        <w:tc>
          <w:tcPr>
            <w:tcW w:w="4394" w:type="dxa"/>
          </w:tcPr>
          <w:p w14:paraId="5F6AFDC6" w14:textId="77777777" w:rsidR="005F789E" w:rsidRPr="000E2808" w:rsidRDefault="005F789E" w:rsidP="003A1466">
            <w:pPr>
              <w:rPr>
                <w:sz w:val="20"/>
                <w:szCs w:val="20"/>
              </w:rPr>
            </w:pPr>
            <w:r>
              <w:rPr>
                <w:sz w:val="20"/>
                <w:szCs w:val="20"/>
              </w:rPr>
              <w:t xml:space="preserve">R0 - Stop payment order</w:t>
            </w:r>
          </w:p>
        </w:tc>
      </w:tr>
      <w:tr w:rsidR="005F789E" w:rsidRPr="00D326FF" w14:paraId="7522D166" w14:textId="77777777" w:rsidTr="003A1466">
        <w:trPr>
          <w:trHeight w:val="20"/>
        </w:trPr>
        <w:tc>
          <w:tcPr>
            <w:tcW w:w="3119" w:type="dxa"/>
          </w:tcPr>
          <w:p w14:paraId="745DCAA6" w14:textId="77777777" w:rsidR="005F789E" w:rsidRPr="000E2808" w:rsidRDefault="005F789E" w:rsidP="003A1466">
            <w:pPr>
              <w:rPr>
                <w:sz w:val="20"/>
                <w:szCs w:val="20"/>
              </w:rPr>
            </w:pPr>
            <w:r>
              <w:rPr>
                <w:sz w:val="20"/>
                <w:szCs w:val="20"/>
              </w:rPr>
              <w:t>ECR_WL_P0R1</w:t>
            </w:r>
          </w:p>
        </w:tc>
        <w:tc>
          <w:tcPr>
            <w:tcW w:w="738" w:type="dxa"/>
          </w:tcPr>
          <w:p w14:paraId="4D343C5D" w14:textId="77777777" w:rsidR="005F789E" w:rsidRPr="000E2808" w:rsidRDefault="005F789E" w:rsidP="003A1466">
            <w:pPr>
              <w:rPr>
                <w:sz w:val="20"/>
                <w:szCs w:val="20"/>
              </w:rPr>
            </w:pPr>
            <w:r>
              <w:rPr>
                <w:sz w:val="20"/>
                <w:szCs w:val="20"/>
              </w:rPr>
              <w:t>14023</w:t>
            </w:r>
          </w:p>
        </w:tc>
        <w:tc>
          <w:tcPr>
            <w:tcW w:w="963" w:type="dxa"/>
            <w:gridSpan w:val="2"/>
          </w:tcPr>
          <w:p w14:paraId="67FC9193" w14:textId="77777777" w:rsidR="005F789E" w:rsidRPr="00D326FF" w:rsidRDefault="005F789E" w:rsidP="003A1466">
            <w:pPr>
              <w:rPr>
                <w:sz w:val="20"/>
                <w:szCs w:val="20"/>
              </w:rPr>
            </w:pPr>
          </w:p>
        </w:tc>
        <w:tc>
          <w:tcPr>
            <w:tcW w:w="4394" w:type="dxa"/>
          </w:tcPr>
          <w:p w14:paraId="5F69B3C7" w14:textId="77777777" w:rsidR="005F789E" w:rsidRPr="000E2808" w:rsidRDefault="005F789E" w:rsidP="003A1466">
            <w:pPr>
              <w:rPr>
                <w:sz w:val="20"/>
                <w:szCs w:val="20"/>
              </w:rPr>
            </w:pPr>
            <w:r>
              <w:rPr>
                <w:sz w:val="20"/>
                <w:szCs w:val="20"/>
              </w:rPr>
              <w:t xml:space="preserve">R1 - Revocation of authorization</w:t>
            </w:r>
          </w:p>
        </w:tc>
      </w:tr>
      <w:tr w:rsidR="005F789E" w:rsidRPr="00D326FF" w14:paraId="751EFA16" w14:textId="77777777" w:rsidTr="003A1466">
        <w:trPr>
          <w:trHeight w:val="20"/>
        </w:trPr>
        <w:tc>
          <w:tcPr>
            <w:tcW w:w="3119" w:type="dxa"/>
          </w:tcPr>
          <w:p w14:paraId="53C83CC6" w14:textId="77777777" w:rsidR="005F789E" w:rsidRPr="000E2808" w:rsidRDefault="005F789E" w:rsidP="003A1466">
            <w:pPr>
              <w:rPr>
                <w:sz w:val="20"/>
                <w:szCs w:val="20"/>
              </w:rPr>
            </w:pPr>
            <w:r>
              <w:rPr>
                <w:sz w:val="20"/>
                <w:szCs w:val="20"/>
              </w:rPr>
              <w:t>ECR_WL_P0R3</w:t>
            </w:r>
          </w:p>
        </w:tc>
        <w:tc>
          <w:tcPr>
            <w:tcW w:w="738" w:type="dxa"/>
          </w:tcPr>
          <w:p w14:paraId="43D0688C" w14:textId="77777777" w:rsidR="005F789E" w:rsidRPr="000E2808" w:rsidRDefault="005F789E" w:rsidP="003A1466">
            <w:pPr>
              <w:rPr>
                <w:sz w:val="20"/>
                <w:szCs w:val="20"/>
              </w:rPr>
            </w:pPr>
            <w:r>
              <w:rPr>
                <w:sz w:val="20"/>
                <w:szCs w:val="20"/>
              </w:rPr>
              <w:t>14024</w:t>
            </w:r>
          </w:p>
        </w:tc>
        <w:tc>
          <w:tcPr>
            <w:tcW w:w="963" w:type="dxa"/>
            <w:gridSpan w:val="2"/>
          </w:tcPr>
          <w:p w14:paraId="2D479CED" w14:textId="77777777" w:rsidR="005F789E" w:rsidRPr="00D326FF" w:rsidRDefault="005F789E" w:rsidP="003A1466">
            <w:pPr>
              <w:rPr>
                <w:sz w:val="20"/>
                <w:szCs w:val="20"/>
              </w:rPr>
            </w:pPr>
          </w:p>
        </w:tc>
        <w:tc>
          <w:tcPr>
            <w:tcW w:w="4394" w:type="dxa"/>
          </w:tcPr>
          <w:p w14:paraId="2F5BF050" w14:textId="77777777" w:rsidR="005F789E" w:rsidRPr="000E2808" w:rsidRDefault="005F789E" w:rsidP="003A1466">
            <w:pPr>
              <w:rPr>
                <w:sz w:val="20"/>
                <w:szCs w:val="20"/>
              </w:rPr>
            </w:pPr>
            <w:r>
              <w:rPr>
                <w:sz w:val="20"/>
                <w:szCs w:val="20"/>
              </w:rPr>
              <w:t xml:space="preserve">R3 - Revocation of authorization</w:t>
            </w:r>
          </w:p>
        </w:tc>
      </w:tr>
      <w:tr w:rsidR="005F789E" w:rsidRPr="00D326FF" w14:paraId="13269C11" w14:textId="77777777" w:rsidTr="003A1466">
        <w:trPr>
          <w:trHeight w:val="20"/>
        </w:trPr>
        <w:tc>
          <w:tcPr>
            <w:tcW w:w="3119" w:type="dxa"/>
          </w:tcPr>
          <w:p w14:paraId="406D13B4" w14:textId="77777777" w:rsidR="005F789E" w:rsidRPr="000E2808" w:rsidRDefault="005F789E" w:rsidP="003A1466">
            <w:pPr>
              <w:rPr>
                <w:sz w:val="20"/>
                <w:szCs w:val="20"/>
              </w:rPr>
            </w:pPr>
            <w:r>
              <w:rPr>
                <w:sz w:val="20"/>
                <w:szCs w:val="20"/>
              </w:rPr>
              <w:t>ECR_WL_P0XA</w:t>
            </w:r>
          </w:p>
        </w:tc>
        <w:tc>
          <w:tcPr>
            <w:tcW w:w="738" w:type="dxa"/>
          </w:tcPr>
          <w:p w14:paraId="3399C804" w14:textId="77777777" w:rsidR="005F789E" w:rsidRPr="000E2808" w:rsidRDefault="005F789E" w:rsidP="003A1466">
            <w:pPr>
              <w:rPr>
                <w:sz w:val="20"/>
                <w:szCs w:val="20"/>
              </w:rPr>
            </w:pPr>
            <w:r>
              <w:rPr>
                <w:sz w:val="20"/>
                <w:szCs w:val="20"/>
              </w:rPr>
              <w:t>14025</w:t>
            </w:r>
          </w:p>
        </w:tc>
        <w:tc>
          <w:tcPr>
            <w:tcW w:w="963" w:type="dxa"/>
            <w:gridSpan w:val="2"/>
          </w:tcPr>
          <w:p w14:paraId="2D9B2350" w14:textId="77777777" w:rsidR="005F789E" w:rsidRPr="00D326FF" w:rsidRDefault="005F789E" w:rsidP="003A1466">
            <w:pPr>
              <w:rPr>
                <w:sz w:val="20"/>
                <w:szCs w:val="20"/>
              </w:rPr>
            </w:pPr>
          </w:p>
        </w:tc>
        <w:tc>
          <w:tcPr>
            <w:tcW w:w="4394" w:type="dxa"/>
          </w:tcPr>
          <w:p w14:paraId="33A67015" w14:textId="77777777" w:rsidR="005F789E" w:rsidRPr="000E2808" w:rsidRDefault="005F789E" w:rsidP="003A1466">
            <w:pPr>
              <w:rPr>
                <w:sz w:val="20"/>
                <w:szCs w:val="20"/>
              </w:rPr>
            </w:pPr>
            <w:r>
              <w:rPr>
                <w:sz w:val="20"/>
                <w:szCs w:val="20"/>
              </w:rPr>
              <w:t xml:space="preserve">XA - Forward to issuer</w:t>
            </w:r>
          </w:p>
        </w:tc>
      </w:tr>
      <w:tr w:rsidR="005F789E" w:rsidRPr="00D326FF" w14:paraId="7D22D654" w14:textId="77777777" w:rsidTr="003A1466">
        <w:trPr>
          <w:trHeight w:val="20"/>
        </w:trPr>
        <w:tc>
          <w:tcPr>
            <w:tcW w:w="3119" w:type="dxa"/>
          </w:tcPr>
          <w:p w14:paraId="4B3DE1C3" w14:textId="77777777" w:rsidR="005F789E" w:rsidRPr="000E2808" w:rsidRDefault="005F789E" w:rsidP="003A1466">
            <w:pPr>
              <w:rPr>
                <w:sz w:val="20"/>
                <w:szCs w:val="20"/>
              </w:rPr>
            </w:pPr>
            <w:r>
              <w:rPr>
                <w:sz w:val="20"/>
                <w:szCs w:val="20"/>
              </w:rPr>
              <w:t>ECR_WL_P0XD</w:t>
            </w:r>
          </w:p>
        </w:tc>
        <w:tc>
          <w:tcPr>
            <w:tcW w:w="738" w:type="dxa"/>
          </w:tcPr>
          <w:p w14:paraId="200AC86A" w14:textId="77777777" w:rsidR="005F789E" w:rsidRPr="000E2808" w:rsidRDefault="005F789E" w:rsidP="003A1466">
            <w:pPr>
              <w:rPr>
                <w:sz w:val="20"/>
                <w:szCs w:val="20"/>
              </w:rPr>
            </w:pPr>
            <w:r>
              <w:rPr>
                <w:sz w:val="20"/>
                <w:szCs w:val="20"/>
              </w:rPr>
              <w:t>14026</w:t>
            </w:r>
          </w:p>
        </w:tc>
        <w:tc>
          <w:tcPr>
            <w:tcW w:w="963" w:type="dxa"/>
            <w:gridSpan w:val="2"/>
          </w:tcPr>
          <w:p w14:paraId="58B7446D" w14:textId="77777777" w:rsidR="005F789E" w:rsidRPr="00D326FF" w:rsidRDefault="005F789E" w:rsidP="003A1466">
            <w:pPr>
              <w:rPr>
                <w:sz w:val="20"/>
                <w:szCs w:val="20"/>
              </w:rPr>
            </w:pPr>
          </w:p>
        </w:tc>
        <w:tc>
          <w:tcPr>
            <w:tcW w:w="4394" w:type="dxa"/>
          </w:tcPr>
          <w:p w14:paraId="09C8F31A" w14:textId="77777777" w:rsidR="005F789E" w:rsidRPr="000E2808" w:rsidRDefault="005F789E" w:rsidP="003A1466">
            <w:pPr>
              <w:rPr>
                <w:sz w:val="20"/>
                <w:szCs w:val="20"/>
              </w:rPr>
            </w:pPr>
            <w:r>
              <w:rPr>
                <w:sz w:val="20"/>
                <w:szCs w:val="20"/>
              </w:rPr>
              <w:t xml:space="preserve">XD - Forward to issuer</w:t>
            </w:r>
          </w:p>
        </w:tc>
      </w:tr>
      <w:tr w:rsidR="005F789E" w:rsidRPr="00D326FF" w14:paraId="44F5BEDF" w14:textId="77777777" w:rsidTr="003A1466">
        <w:trPr>
          <w:trHeight w:val="20"/>
        </w:trPr>
        <w:tc>
          <w:tcPr>
            <w:tcW w:w="3119" w:type="dxa"/>
          </w:tcPr>
          <w:p w14:paraId="3C8542F6" w14:textId="77777777" w:rsidR="005F789E" w:rsidRPr="000E2808" w:rsidRDefault="005F789E" w:rsidP="003A1466">
            <w:pPr>
              <w:rPr>
                <w:sz w:val="20"/>
                <w:szCs w:val="20"/>
              </w:rPr>
            </w:pPr>
            <w:r>
              <w:rPr>
                <w:sz w:val="20"/>
                <w:szCs w:val="20"/>
              </w:rPr>
              <w:t>ECR_WL_P0Z1</w:t>
            </w:r>
          </w:p>
        </w:tc>
        <w:tc>
          <w:tcPr>
            <w:tcW w:w="738" w:type="dxa"/>
          </w:tcPr>
          <w:p w14:paraId="5F66A750" w14:textId="77777777" w:rsidR="005F789E" w:rsidRPr="000E2808" w:rsidRDefault="005F789E" w:rsidP="003A1466">
            <w:pPr>
              <w:rPr>
                <w:sz w:val="20"/>
                <w:szCs w:val="20"/>
              </w:rPr>
            </w:pPr>
            <w:r>
              <w:rPr>
                <w:sz w:val="20"/>
                <w:szCs w:val="20"/>
              </w:rPr>
              <w:t>14027</w:t>
            </w:r>
          </w:p>
        </w:tc>
        <w:tc>
          <w:tcPr>
            <w:tcW w:w="963" w:type="dxa"/>
            <w:gridSpan w:val="2"/>
          </w:tcPr>
          <w:p w14:paraId="002DA100" w14:textId="77777777" w:rsidR="005F789E" w:rsidRPr="00D326FF" w:rsidRDefault="005F789E" w:rsidP="003A1466">
            <w:pPr>
              <w:rPr>
                <w:sz w:val="20"/>
                <w:szCs w:val="20"/>
              </w:rPr>
            </w:pPr>
          </w:p>
        </w:tc>
        <w:tc>
          <w:tcPr>
            <w:tcW w:w="4394" w:type="dxa"/>
          </w:tcPr>
          <w:p w14:paraId="718636EB" w14:textId="77777777" w:rsidR="005F789E" w:rsidRPr="000E2808" w:rsidRDefault="005F789E" w:rsidP="003A1466">
            <w:pPr>
              <w:rPr>
                <w:sz w:val="20"/>
                <w:szCs w:val="20"/>
              </w:rPr>
            </w:pPr>
            <w:r>
              <w:rPr>
                <w:sz w:val="20"/>
                <w:szCs w:val="20"/>
              </w:rPr>
              <w:t xml:space="preserve">Z1 - Declined by ICC</w:t>
            </w:r>
          </w:p>
        </w:tc>
      </w:tr>
      <w:tr w:rsidR="005F789E" w:rsidRPr="00D326FF" w14:paraId="024CF84B" w14:textId="77777777" w:rsidTr="003A1466">
        <w:trPr>
          <w:trHeight w:val="20"/>
        </w:trPr>
        <w:tc>
          <w:tcPr>
            <w:tcW w:w="3119" w:type="dxa"/>
          </w:tcPr>
          <w:p w14:paraId="22A84FA6" w14:textId="77777777" w:rsidR="005F789E" w:rsidRPr="000E2808" w:rsidRDefault="005F789E" w:rsidP="003A1466">
            <w:pPr>
              <w:rPr>
                <w:sz w:val="20"/>
                <w:szCs w:val="20"/>
              </w:rPr>
            </w:pPr>
            <w:r>
              <w:rPr>
                <w:sz w:val="20"/>
                <w:szCs w:val="20"/>
              </w:rPr>
              <w:t>ECR_WL_P0Z3</w:t>
            </w:r>
          </w:p>
        </w:tc>
        <w:tc>
          <w:tcPr>
            <w:tcW w:w="738" w:type="dxa"/>
          </w:tcPr>
          <w:p w14:paraId="2E045697" w14:textId="77777777" w:rsidR="005F789E" w:rsidRPr="000E2808" w:rsidRDefault="005F789E" w:rsidP="003A1466">
            <w:pPr>
              <w:rPr>
                <w:sz w:val="20"/>
                <w:szCs w:val="20"/>
              </w:rPr>
            </w:pPr>
            <w:r>
              <w:rPr>
                <w:sz w:val="20"/>
                <w:szCs w:val="20"/>
              </w:rPr>
              <w:t>14028</w:t>
            </w:r>
          </w:p>
        </w:tc>
        <w:tc>
          <w:tcPr>
            <w:tcW w:w="963" w:type="dxa"/>
            <w:gridSpan w:val="2"/>
          </w:tcPr>
          <w:p w14:paraId="777ABD0A" w14:textId="77777777" w:rsidR="005F789E" w:rsidRPr="00D326FF" w:rsidRDefault="005F789E" w:rsidP="003A1466">
            <w:pPr>
              <w:rPr>
                <w:sz w:val="20"/>
                <w:szCs w:val="20"/>
              </w:rPr>
            </w:pPr>
          </w:p>
        </w:tc>
        <w:tc>
          <w:tcPr>
            <w:tcW w:w="4394" w:type="dxa"/>
          </w:tcPr>
          <w:p w14:paraId="3AB30ED6" w14:textId="77777777" w:rsidR="005F789E" w:rsidRPr="000E2808" w:rsidRDefault="005F789E" w:rsidP="003A1466">
            <w:pPr>
              <w:rPr>
                <w:sz w:val="20"/>
                <w:szCs w:val="20"/>
              </w:rPr>
            </w:pPr>
            <w:r>
              <w:rPr>
                <w:sz w:val="20"/>
                <w:szCs w:val="20"/>
              </w:rPr>
              <w:t xml:space="preserve">Z3 - Unable to go online</w:t>
            </w:r>
          </w:p>
        </w:tc>
      </w:tr>
      <w:tr w:rsidR="005F789E" w:rsidRPr="00D326FF" w14:paraId="20FE6BFC" w14:textId="77777777" w:rsidTr="003A1466">
        <w:trPr>
          <w:trHeight w:val="20"/>
        </w:trPr>
        <w:tc>
          <w:tcPr>
            <w:tcW w:w="3119" w:type="dxa"/>
          </w:tcPr>
          <w:p w14:paraId="5DDE12D6" w14:textId="77777777" w:rsidR="005F789E" w:rsidRPr="000E2808" w:rsidRDefault="005F789E" w:rsidP="003A1466">
            <w:pPr>
              <w:rPr>
                <w:sz w:val="20"/>
                <w:szCs w:val="20"/>
              </w:rPr>
            </w:pPr>
            <w:r>
              <w:rPr>
                <w:sz w:val="20"/>
                <w:szCs w:val="20"/>
              </w:rPr>
              <w:t>ECR_WL_P0BB</w:t>
            </w:r>
          </w:p>
        </w:tc>
        <w:tc>
          <w:tcPr>
            <w:tcW w:w="738" w:type="dxa"/>
          </w:tcPr>
          <w:p w14:paraId="2B85816C" w14:textId="77777777" w:rsidR="005F789E" w:rsidRPr="000E2808" w:rsidRDefault="005F789E" w:rsidP="003A1466">
            <w:pPr>
              <w:rPr>
                <w:sz w:val="20"/>
                <w:szCs w:val="20"/>
              </w:rPr>
            </w:pPr>
            <w:r>
              <w:rPr>
                <w:sz w:val="20"/>
                <w:szCs w:val="20"/>
              </w:rPr>
              <w:t>14029</w:t>
            </w:r>
          </w:p>
        </w:tc>
        <w:tc>
          <w:tcPr>
            <w:tcW w:w="963" w:type="dxa"/>
            <w:gridSpan w:val="2"/>
          </w:tcPr>
          <w:p w14:paraId="3BC2E95F" w14:textId="77777777" w:rsidR="005F789E" w:rsidRPr="00D326FF" w:rsidRDefault="005F789E" w:rsidP="003A1466">
            <w:pPr>
              <w:rPr>
                <w:sz w:val="20"/>
                <w:szCs w:val="20"/>
              </w:rPr>
            </w:pPr>
          </w:p>
        </w:tc>
        <w:tc>
          <w:tcPr>
            <w:tcW w:w="4394" w:type="dxa"/>
          </w:tcPr>
          <w:p w14:paraId="3F7FB2E2" w14:textId="77777777" w:rsidR="005F789E" w:rsidRPr="000E2808" w:rsidRDefault="005F789E" w:rsidP="003A1466">
            <w:pPr>
              <w:rPr>
                <w:sz w:val="20"/>
                <w:szCs w:val="20"/>
              </w:rPr>
            </w:pPr>
            <w:r>
              <w:rPr>
                <w:sz w:val="20"/>
                <w:szCs w:val="20"/>
              </w:rPr>
              <w:t xml:space="preserve">BB - Decline</w:t>
            </w:r>
          </w:p>
        </w:tc>
      </w:tr>
      <w:tr w:rsidR="005F789E" w:rsidRPr="00D326FF" w14:paraId="611EA2A7" w14:textId="77777777" w:rsidTr="003A1466">
        <w:trPr>
          <w:trHeight w:val="20"/>
        </w:trPr>
        <w:tc>
          <w:tcPr>
            <w:tcW w:w="3119" w:type="dxa"/>
          </w:tcPr>
          <w:p w14:paraId="5B815AE4" w14:textId="77777777" w:rsidR="005F789E" w:rsidRPr="000E2808" w:rsidRDefault="005F789E" w:rsidP="003A1466">
            <w:pPr>
              <w:rPr>
                <w:sz w:val="20"/>
                <w:szCs w:val="20"/>
              </w:rPr>
            </w:pPr>
            <w:r>
              <w:rPr>
                <w:sz w:val="20"/>
                <w:szCs w:val="20"/>
              </w:rPr>
              <w:t>ECR_WL_P0BD</w:t>
            </w:r>
          </w:p>
        </w:tc>
        <w:tc>
          <w:tcPr>
            <w:tcW w:w="738" w:type="dxa"/>
          </w:tcPr>
          <w:p w14:paraId="0C88CD73" w14:textId="77777777" w:rsidR="005F789E" w:rsidRPr="000E2808" w:rsidRDefault="005F789E" w:rsidP="003A1466">
            <w:pPr>
              <w:rPr>
                <w:sz w:val="20"/>
                <w:szCs w:val="20"/>
              </w:rPr>
            </w:pPr>
            <w:r>
              <w:rPr>
                <w:sz w:val="20"/>
                <w:szCs w:val="20"/>
              </w:rPr>
              <w:t>14030</w:t>
            </w:r>
          </w:p>
        </w:tc>
        <w:tc>
          <w:tcPr>
            <w:tcW w:w="963" w:type="dxa"/>
            <w:gridSpan w:val="2"/>
          </w:tcPr>
          <w:p w14:paraId="773E687A" w14:textId="77777777" w:rsidR="005F789E" w:rsidRPr="00D326FF" w:rsidRDefault="005F789E" w:rsidP="003A1466">
            <w:pPr>
              <w:rPr>
                <w:sz w:val="20"/>
                <w:szCs w:val="20"/>
              </w:rPr>
            </w:pPr>
          </w:p>
        </w:tc>
        <w:tc>
          <w:tcPr>
            <w:tcW w:w="4394" w:type="dxa"/>
          </w:tcPr>
          <w:p w14:paraId="303AF6E6" w14:textId="77777777" w:rsidR="005F789E" w:rsidRPr="000E2808" w:rsidRDefault="005F789E" w:rsidP="003A1466">
            <w:pPr>
              <w:rPr>
                <w:sz w:val="20"/>
                <w:szCs w:val="20"/>
              </w:rPr>
            </w:pPr>
            <w:r>
              <w:rPr>
                <w:sz w:val="20"/>
                <w:szCs w:val="20"/>
              </w:rPr>
              <w:t xml:space="preserve">BD - Decline</w:t>
            </w:r>
          </w:p>
        </w:tc>
      </w:tr>
      <w:tr w:rsidR="005F789E" w:rsidRPr="00D326FF" w14:paraId="05967D4F" w14:textId="77777777" w:rsidTr="003A1466">
        <w:trPr>
          <w:trHeight w:val="20"/>
        </w:trPr>
        <w:tc>
          <w:tcPr>
            <w:tcW w:w="3119" w:type="dxa"/>
          </w:tcPr>
          <w:p w14:paraId="6F52DD59" w14:textId="77777777" w:rsidR="005F789E" w:rsidRPr="000E2808" w:rsidRDefault="005F789E" w:rsidP="003A1466">
            <w:pPr>
              <w:rPr>
                <w:sz w:val="20"/>
                <w:szCs w:val="20"/>
              </w:rPr>
            </w:pPr>
            <w:r>
              <w:rPr>
                <w:sz w:val="20"/>
                <w:szCs w:val="20"/>
              </w:rPr>
              <w:t>ECR_WL_P0DT</w:t>
            </w:r>
          </w:p>
        </w:tc>
        <w:tc>
          <w:tcPr>
            <w:tcW w:w="738" w:type="dxa"/>
          </w:tcPr>
          <w:p w14:paraId="590282C3" w14:textId="77777777" w:rsidR="005F789E" w:rsidRPr="000E2808" w:rsidRDefault="005F789E" w:rsidP="003A1466">
            <w:pPr>
              <w:rPr>
                <w:sz w:val="20"/>
                <w:szCs w:val="20"/>
              </w:rPr>
            </w:pPr>
            <w:r>
              <w:rPr>
                <w:sz w:val="20"/>
                <w:szCs w:val="20"/>
              </w:rPr>
              <w:t>14031</w:t>
            </w:r>
          </w:p>
        </w:tc>
        <w:tc>
          <w:tcPr>
            <w:tcW w:w="963" w:type="dxa"/>
            <w:gridSpan w:val="2"/>
          </w:tcPr>
          <w:p w14:paraId="505F4E2D" w14:textId="77777777" w:rsidR="005F789E" w:rsidRPr="00D326FF" w:rsidRDefault="005F789E" w:rsidP="003A1466">
            <w:pPr>
              <w:rPr>
                <w:sz w:val="20"/>
                <w:szCs w:val="20"/>
              </w:rPr>
            </w:pPr>
          </w:p>
        </w:tc>
        <w:tc>
          <w:tcPr>
            <w:tcW w:w="4394" w:type="dxa"/>
          </w:tcPr>
          <w:p w14:paraId="7346FE4B" w14:textId="77777777" w:rsidR="005F789E" w:rsidRPr="000E2808" w:rsidRDefault="005F789E" w:rsidP="003A1466">
            <w:pPr>
              <w:rPr>
                <w:sz w:val="20"/>
                <w:szCs w:val="20"/>
              </w:rPr>
            </w:pPr>
            <w:r>
              <w:rPr>
                <w:sz w:val="20"/>
                <w:szCs w:val="20"/>
              </w:rPr>
              <w:t xml:space="preserve">DT - Decline</w:t>
            </w:r>
          </w:p>
        </w:tc>
      </w:tr>
      <w:tr w:rsidR="005F789E" w:rsidRPr="00D326FF" w14:paraId="73458382" w14:textId="77777777" w:rsidTr="003A1466">
        <w:trPr>
          <w:trHeight w:val="20"/>
        </w:trPr>
        <w:tc>
          <w:tcPr>
            <w:tcW w:w="3119" w:type="dxa"/>
          </w:tcPr>
          <w:p w14:paraId="7951EF20" w14:textId="77777777" w:rsidR="005F789E" w:rsidRPr="000E2808" w:rsidRDefault="005F789E" w:rsidP="003A1466">
            <w:pPr>
              <w:rPr>
                <w:sz w:val="20"/>
                <w:szCs w:val="20"/>
              </w:rPr>
            </w:pPr>
            <w:r>
              <w:rPr>
                <w:sz w:val="20"/>
                <w:szCs w:val="20"/>
              </w:rPr>
              <w:t>ECR_WL_P0IA</w:t>
            </w:r>
          </w:p>
        </w:tc>
        <w:tc>
          <w:tcPr>
            <w:tcW w:w="738" w:type="dxa"/>
          </w:tcPr>
          <w:p w14:paraId="574F9E01" w14:textId="77777777" w:rsidR="005F789E" w:rsidRPr="000E2808" w:rsidRDefault="005F789E" w:rsidP="003A1466">
            <w:pPr>
              <w:rPr>
                <w:sz w:val="20"/>
                <w:szCs w:val="20"/>
              </w:rPr>
            </w:pPr>
            <w:r>
              <w:rPr>
                <w:sz w:val="20"/>
                <w:szCs w:val="20"/>
              </w:rPr>
              <w:t>14032</w:t>
            </w:r>
          </w:p>
        </w:tc>
        <w:tc>
          <w:tcPr>
            <w:tcW w:w="963" w:type="dxa"/>
            <w:gridSpan w:val="2"/>
          </w:tcPr>
          <w:p w14:paraId="246D5E1D" w14:textId="77777777" w:rsidR="005F789E" w:rsidRPr="00D326FF" w:rsidRDefault="005F789E" w:rsidP="003A1466">
            <w:pPr>
              <w:rPr>
                <w:sz w:val="20"/>
                <w:szCs w:val="20"/>
              </w:rPr>
            </w:pPr>
          </w:p>
        </w:tc>
        <w:tc>
          <w:tcPr>
            <w:tcW w:w="4394" w:type="dxa"/>
          </w:tcPr>
          <w:p w14:paraId="12C03888" w14:textId="77777777" w:rsidR="005F789E" w:rsidRPr="000E2808" w:rsidRDefault="005F789E" w:rsidP="003A1466">
            <w:pPr>
              <w:rPr>
                <w:sz w:val="20"/>
                <w:szCs w:val="20"/>
              </w:rPr>
            </w:pPr>
            <w:r>
              <w:rPr>
                <w:sz w:val="20"/>
                <w:szCs w:val="20"/>
              </w:rPr>
              <w:t xml:space="preserve">IA - Invalid amount</w:t>
            </w:r>
          </w:p>
        </w:tc>
      </w:tr>
      <w:tr w:rsidR="005F789E" w:rsidRPr="00D326FF" w14:paraId="5CD6A7FA" w14:textId="77777777" w:rsidTr="003A1466">
        <w:trPr>
          <w:trHeight w:val="20"/>
        </w:trPr>
        <w:tc>
          <w:tcPr>
            <w:tcW w:w="3119" w:type="dxa"/>
          </w:tcPr>
          <w:p w14:paraId="4CD304B7" w14:textId="77777777" w:rsidR="005F789E" w:rsidRPr="000E2808" w:rsidRDefault="005F789E" w:rsidP="003A1466">
            <w:pPr>
              <w:rPr>
                <w:sz w:val="20"/>
                <w:szCs w:val="20"/>
              </w:rPr>
            </w:pPr>
            <w:r>
              <w:rPr>
                <w:sz w:val="20"/>
                <w:szCs w:val="20"/>
              </w:rPr>
              <w:t>ECR_WL_P0ID</w:t>
            </w:r>
          </w:p>
        </w:tc>
        <w:tc>
          <w:tcPr>
            <w:tcW w:w="738" w:type="dxa"/>
          </w:tcPr>
          <w:p w14:paraId="5668CF4C" w14:textId="77777777" w:rsidR="005F789E" w:rsidRPr="000E2808" w:rsidRDefault="005F789E" w:rsidP="003A1466">
            <w:pPr>
              <w:rPr>
                <w:sz w:val="20"/>
                <w:szCs w:val="20"/>
              </w:rPr>
            </w:pPr>
            <w:r>
              <w:rPr>
                <w:sz w:val="20"/>
                <w:szCs w:val="20"/>
              </w:rPr>
              <w:t>14033</w:t>
            </w:r>
          </w:p>
        </w:tc>
        <w:tc>
          <w:tcPr>
            <w:tcW w:w="963" w:type="dxa"/>
            <w:gridSpan w:val="2"/>
          </w:tcPr>
          <w:p w14:paraId="0DE58941" w14:textId="77777777" w:rsidR="005F789E" w:rsidRPr="00D326FF" w:rsidRDefault="005F789E" w:rsidP="003A1466">
            <w:pPr>
              <w:rPr>
                <w:sz w:val="20"/>
                <w:szCs w:val="20"/>
              </w:rPr>
            </w:pPr>
          </w:p>
        </w:tc>
        <w:tc>
          <w:tcPr>
            <w:tcW w:w="4394" w:type="dxa"/>
          </w:tcPr>
          <w:p w14:paraId="39CF32A5" w14:textId="77777777" w:rsidR="005F789E" w:rsidRPr="000E2808" w:rsidRDefault="005F789E" w:rsidP="003A1466">
            <w:pPr>
              <w:rPr>
                <w:sz w:val="20"/>
                <w:szCs w:val="20"/>
              </w:rPr>
            </w:pPr>
            <w:r>
              <w:rPr>
                <w:sz w:val="20"/>
                <w:szCs w:val="20"/>
              </w:rPr>
              <w:t xml:space="preserve">ID - Decline</w:t>
            </w:r>
          </w:p>
        </w:tc>
      </w:tr>
      <w:tr w:rsidR="005F789E" w:rsidRPr="00D326FF" w14:paraId="7D3A7962" w14:textId="77777777" w:rsidTr="003A1466">
        <w:trPr>
          <w:trHeight w:val="20"/>
        </w:trPr>
        <w:tc>
          <w:tcPr>
            <w:tcW w:w="3119" w:type="dxa"/>
          </w:tcPr>
          <w:p w14:paraId="31F6F8F7" w14:textId="77777777" w:rsidR="005F789E" w:rsidRPr="000E2808" w:rsidRDefault="005F789E" w:rsidP="003A1466">
            <w:pPr>
              <w:rPr>
                <w:sz w:val="20"/>
                <w:szCs w:val="20"/>
              </w:rPr>
            </w:pPr>
            <w:r>
              <w:rPr>
                <w:sz w:val="20"/>
                <w:szCs w:val="20"/>
              </w:rPr>
              <w:t>ECR_WL_P0IM</w:t>
            </w:r>
          </w:p>
        </w:tc>
        <w:tc>
          <w:tcPr>
            <w:tcW w:w="738" w:type="dxa"/>
          </w:tcPr>
          <w:p w14:paraId="6AB9D8B8" w14:textId="77777777" w:rsidR="005F789E" w:rsidRPr="000E2808" w:rsidRDefault="005F789E" w:rsidP="003A1466">
            <w:pPr>
              <w:rPr>
                <w:sz w:val="20"/>
                <w:szCs w:val="20"/>
              </w:rPr>
            </w:pPr>
            <w:r>
              <w:rPr>
                <w:sz w:val="20"/>
                <w:szCs w:val="20"/>
              </w:rPr>
              <w:t>14034</w:t>
            </w:r>
          </w:p>
        </w:tc>
        <w:tc>
          <w:tcPr>
            <w:tcW w:w="963" w:type="dxa"/>
            <w:gridSpan w:val="2"/>
          </w:tcPr>
          <w:p w14:paraId="76BC0580" w14:textId="77777777" w:rsidR="005F789E" w:rsidRPr="00D326FF" w:rsidRDefault="005F789E" w:rsidP="003A1466">
            <w:pPr>
              <w:rPr>
                <w:sz w:val="20"/>
                <w:szCs w:val="20"/>
              </w:rPr>
            </w:pPr>
          </w:p>
        </w:tc>
        <w:tc>
          <w:tcPr>
            <w:tcW w:w="4394" w:type="dxa"/>
          </w:tcPr>
          <w:p w14:paraId="262BE69A" w14:textId="77777777" w:rsidR="005F789E" w:rsidRPr="000E2808" w:rsidRDefault="005F789E" w:rsidP="003A1466">
            <w:pPr>
              <w:rPr>
                <w:sz w:val="20"/>
                <w:szCs w:val="20"/>
              </w:rPr>
            </w:pPr>
            <w:r>
              <w:rPr>
                <w:sz w:val="20"/>
                <w:szCs w:val="20"/>
              </w:rPr>
              <w:t xml:space="preserve">IM - Decline</w:t>
            </w:r>
          </w:p>
        </w:tc>
      </w:tr>
      <w:tr w:rsidR="005F789E" w:rsidRPr="00D326FF" w14:paraId="64D66D7D" w14:textId="77777777" w:rsidTr="003A1466">
        <w:trPr>
          <w:trHeight w:val="20"/>
        </w:trPr>
        <w:tc>
          <w:tcPr>
            <w:tcW w:w="3119" w:type="dxa"/>
          </w:tcPr>
          <w:p w14:paraId="474FA3D4" w14:textId="77777777" w:rsidR="005F789E" w:rsidRPr="000E2808" w:rsidRDefault="005F789E" w:rsidP="003A1466">
            <w:pPr>
              <w:rPr>
                <w:sz w:val="20"/>
                <w:szCs w:val="20"/>
              </w:rPr>
            </w:pPr>
            <w:r>
              <w:rPr>
                <w:sz w:val="20"/>
                <w:szCs w:val="20"/>
              </w:rPr>
              <w:t>ECR_WL_P0IR</w:t>
            </w:r>
          </w:p>
        </w:tc>
        <w:tc>
          <w:tcPr>
            <w:tcW w:w="738" w:type="dxa"/>
          </w:tcPr>
          <w:p w14:paraId="554CE657" w14:textId="77777777" w:rsidR="005F789E" w:rsidRPr="000E2808" w:rsidRDefault="005F789E" w:rsidP="003A1466">
            <w:pPr>
              <w:rPr>
                <w:sz w:val="20"/>
                <w:szCs w:val="20"/>
              </w:rPr>
            </w:pPr>
            <w:r>
              <w:rPr>
                <w:sz w:val="20"/>
                <w:szCs w:val="20"/>
              </w:rPr>
              <w:t>14035</w:t>
            </w:r>
          </w:p>
        </w:tc>
        <w:tc>
          <w:tcPr>
            <w:tcW w:w="963" w:type="dxa"/>
            <w:gridSpan w:val="2"/>
          </w:tcPr>
          <w:p w14:paraId="022D67C8" w14:textId="77777777" w:rsidR="005F789E" w:rsidRPr="00D326FF" w:rsidRDefault="005F789E" w:rsidP="003A1466">
            <w:pPr>
              <w:rPr>
                <w:sz w:val="20"/>
                <w:szCs w:val="20"/>
              </w:rPr>
            </w:pPr>
          </w:p>
        </w:tc>
        <w:tc>
          <w:tcPr>
            <w:tcW w:w="4394" w:type="dxa"/>
          </w:tcPr>
          <w:p w14:paraId="22F324C5" w14:textId="77777777" w:rsidR="005F789E" w:rsidRPr="000E2808" w:rsidRDefault="005F789E" w:rsidP="003A1466">
            <w:pPr>
              <w:rPr>
                <w:sz w:val="20"/>
                <w:szCs w:val="20"/>
              </w:rPr>
            </w:pPr>
            <w:r>
              <w:rPr>
                <w:sz w:val="20"/>
                <w:szCs w:val="20"/>
              </w:rPr>
              <w:t xml:space="preserve">IR - Decline</w:t>
            </w:r>
          </w:p>
        </w:tc>
      </w:tr>
      <w:tr w:rsidR="005F789E" w:rsidRPr="00D326FF" w14:paraId="28A8CCF6" w14:textId="77777777" w:rsidTr="003A1466">
        <w:trPr>
          <w:trHeight w:val="20"/>
        </w:trPr>
        <w:tc>
          <w:tcPr>
            <w:tcW w:w="3119" w:type="dxa"/>
          </w:tcPr>
          <w:p w14:paraId="11332FAD" w14:textId="77777777" w:rsidR="005F789E" w:rsidRPr="000E2808" w:rsidRDefault="005F789E" w:rsidP="003A1466">
            <w:pPr>
              <w:rPr>
                <w:sz w:val="20"/>
                <w:szCs w:val="20"/>
              </w:rPr>
            </w:pPr>
            <w:r>
              <w:rPr>
                <w:sz w:val="20"/>
                <w:szCs w:val="20"/>
              </w:rPr>
              <w:t>ECR_WL_P0NB</w:t>
            </w:r>
          </w:p>
        </w:tc>
        <w:tc>
          <w:tcPr>
            <w:tcW w:w="738" w:type="dxa"/>
          </w:tcPr>
          <w:p w14:paraId="73B8BC76" w14:textId="77777777" w:rsidR="005F789E" w:rsidRPr="000E2808" w:rsidRDefault="005F789E" w:rsidP="003A1466">
            <w:pPr>
              <w:rPr>
                <w:sz w:val="20"/>
                <w:szCs w:val="20"/>
              </w:rPr>
            </w:pPr>
            <w:r>
              <w:rPr>
                <w:sz w:val="20"/>
                <w:szCs w:val="20"/>
              </w:rPr>
              <w:t>14036</w:t>
            </w:r>
          </w:p>
        </w:tc>
        <w:tc>
          <w:tcPr>
            <w:tcW w:w="963" w:type="dxa"/>
            <w:gridSpan w:val="2"/>
          </w:tcPr>
          <w:p w14:paraId="1122F90D" w14:textId="77777777" w:rsidR="005F789E" w:rsidRPr="00D326FF" w:rsidRDefault="005F789E" w:rsidP="003A1466">
            <w:pPr>
              <w:rPr>
                <w:sz w:val="20"/>
                <w:szCs w:val="20"/>
              </w:rPr>
            </w:pPr>
          </w:p>
        </w:tc>
        <w:tc>
          <w:tcPr>
            <w:tcW w:w="4394" w:type="dxa"/>
          </w:tcPr>
          <w:p w14:paraId="05B916B5" w14:textId="77777777" w:rsidR="005F789E" w:rsidRPr="000E2808" w:rsidRDefault="005F789E" w:rsidP="003A1466">
            <w:pPr>
              <w:rPr>
                <w:sz w:val="20"/>
                <w:szCs w:val="20"/>
              </w:rPr>
            </w:pPr>
            <w:r>
              <w:rPr>
                <w:sz w:val="20"/>
                <w:szCs w:val="20"/>
              </w:rPr>
              <w:t xml:space="preserve">NB - Decline</w:t>
            </w:r>
          </w:p>
        </w:tc>
      </w:tr>
      <w:tr w:rsidR="005F789E" w:rsidRPr="00D326FF" w14:paraId="0DA216F7" w14:textId="77777777" w:rsidTr="003A1466">
        <w:trPr>
          <w:trHeight w:val="20"/>
        </w:trPr>
        <w:tc>
          <w:tcPr>
            <w:tcW w:w="3119" w:type="dxa"/>
          </w:tcPr>
          <w:p w14:paraId="6ECBBD79" w14:textId="77777777" w:rsidR="005F789E" w:rsidRPr="000E2808" w:rsidRDefault="005F789E" w:rsidP="003A1466">
            <w:pPr>
              <w:rPr>
                <w:sz w:val="20"/>
                <w:szCs w:val="20"/>
              </w:rPr>
            </w:pPr>
            <w:r>
              <w:rPr>
                <w:sz w:val="20"/>
                <w:szCs w:val="20"/>
              </w:rPr>
              <w:t>ECR_WL_P0NC</w:t>
            </w:r>
          </w:p>
        </w:tc>
        <w:tc>
          <w:tcPr>
            <w:tcW w:w="738" w:type="dxa"/>
          </w:tcPr>
          <w:p w14:paraId="1930CF6F" w14:textId="77777777" w:rsidR="005F789E" w:rsidRPr="000E2808" w:rsidRDefault="005F789E" w:rsidP="003A1466">
            <w:pPr>
              <w:rPr>
                <w:sz w:val="20"/>
                <w:szCs w:val="20"/>
              </w:rPr>
            </w:pPr>
            <w:r>
              <w:rPr>
                <w:sz w:val="20"/>
                <w:szCs w:val="20"/>
              </w:rPr>
              <w:t>14037</w:t>
            </w:r>
          </w:p>
        </w:tc>
        <w:tc>
          <w:tcPr>
            <w:tcW w:w="963" w:type="dxa"/>
            <w:gridSpan w:val="2"/>
          </w:tcPr>
          <w:p w14:paraId="00928E33" w14:textId="77777777" w:rsidR="005F789E" w:rsidRPr="00D326FF" w:rsidRDefault="005F789E" w:rsidP="003A1466">
            <w:pPr>
              <w:rPr>
                <w:sz w:val="20"/>
                <w:szCs w:val="20"/>
              </w:rPr>
            </w:pPr>
          </w:p>
        </w:tc>
        <w:tc>
          <w:tcPr>
            <w:tcW w:w="4394" w:type="dxa"/>
          </w:tcPr>
          <w:p w14:paraId="1165E8D6" w14:textId="77777777" w:rsidR="005F789E" w:rsidRPr="000E2808" w:rsidRDefault="005F789E" w:rsidP="003A1466">
            <w:pPr>
              <w:rPr>
                <w:sz w:val="20"/>
                <w:szCs w:val="20"/>
              </w:rPr>
            </w:pPr>
            <w:r>
              <w:rPr>
                <w:sz w:val="20"/>
                <w:szCs w:val="20"/>
              </w:rPr>
              <w:t xml:space="preserve">NC - Decline</w:t>
            </w:r>
          </w:p>
        </w:tc>
      </w:tr>
      <w:tr w:rsidR="005F789E" w:rsidRPr="00D326FF" w14:paraId="6F866ED3" w14:textId="77777777" w:rsidTr="003A1466">
        <w:trPr>
          <w:trHeight w:val="20"/>
        </w:trPr>
        <w:tc>
          <w:tcPr>
            <w:tcW w:w="3119" w:type="dxa"/>
          </w:tcPr>
          <w:p w14:paraId="1E57A9B5" w14:textId="77777777" w:rsidR="005F789E" w:rsidRPr="000E2808" w:rsidRDefault="005F789E" w:rsidP="003A1466">
            <w:pPr>
              <w:rPr>
                <w:sz w:val="20"/>
                <w:szCs w:val="20"/>
              </w:rPr>
            </w:pPr>
            <w:r>
              <w:rPr>
                <w:sz w:val="20"/>
                <w:szCs w:val="20"/>
              </w:rPr>
              <w:t>ECR_WL_P0NR</w:t>
            </w:r>
          </w:p>
        </w:tc>
        <w:tc>
          <w:tcPr>
            <w:tcW w:w="738" w:type="dxa"/>
          </w:tcPr>
          <w:p w14:paraId="241647C7" w14:textId="77777777" w:rsidR="005F789E" w:rsidRPr="000E2808" w:rsidRDefault="005F789E" w:rsidP="003A1466">
            <w:pPr>
              <w:rPr>
                <w:sz w:val="20"/>
                <w:szCs w:val="20"/>
              </w:rPr>
            </w:pPr>
            <w:r>
              <w:rPr>
                <w:sz w:val="20"/>
                <w:szCs w:val="20"/>
              </w:rPr>
              <w:t>14038</w:t>
            </w:r>
          </w:p>
        </w:tc>
        <w:tc>
          <w:tcPr>
            <w:tcW w:w="963" w:type="dxa"/>
            <w:gridSpan w:val="2"/>
          </w:tcPr>
          <w:p w14:paraId="05CC7646" w14:textId="77777777" w:rsidR="005F789E" w:rsidRPr="00D326FF" w:rsidRDefault="005F789E" w:rsidP="003A1466">
            <w:pPr>
              <w:rPr>
                <w:sz w:val="20"/>
                <w:szCs w:val="20"/>
              </w:rPr>
            </w:pPr>
          </w:p>
        </w:tc>
        <w:tc>
          <w:tcPr>
            <w:tcW w:w="4394" w:type="dxa"/>
          </w:tcPr>
          <w:p w14:paraId="0FE21684" w14:textId="77777777" w:rsidR="005F789E" w:rsidRPr="000E2808" w:rsidRDefault="005F789E" w:rsidP="003A1466">
            <w:pPr>
              <w:rPr>
                <w:sz w:val="20"/>
                <w:szCs w:val="20"/>
              </w:rPr>
            </w:pPr>
            <w:r>
              <w:rPr>
                <w:sz w:val="20"/>
                <w:szCs w:val="20"/>
              </w:rPr>
              <w:t xml:space="preserve">NR - Decline</w:t>
            </w:r>
          </w:p>
        </w:tc>
      </w:tr>
      <w:tr w:rsidR="005F789E" w:rsidRPr="00D326FF" w14:paraId="1537A4E3" w14:textId="77777777" w:rsidTr="003A1466">
        <w:trPr>
          <w:trHeight w:val="20"/>
        </w:trPr>
        <w:tc>
          <w:tcPr>
            <w:tcW w:w="3119" w:type="dxa"/>
          </w:tcPr>
          <w:p w14:paraId="135684EF" w14:textId="77777777" w:rsidR="005F789E" w:rsidRPr="000E2808" w:rsidRDefault="005F789E" w:rsidP="003A1466">
            <w:pPr>
              <w:rPr>
                <w:sz w:val="20"/>
                <w:szCs w:val="20"/>
              </w:rPr>
            </w:pPr>
            <w:r>
              <w:rPr>
                <w:sz w:val="20"/>
                <w:szCs w:val="20"/>
              </w:rPr>
              <w:t>ECR_WL_P0OR</w:t>
            </w:r>
          </w:p>
        </w:tc>
        <w:tc>
          <w:tcPr>
            <w:tcW w:w="738" w:type="dxa"/>
          </w:tcPr>
          <w:p w14:paraId="793692D2" w14:textId="77777777" w:rsidR="005F789E" w:rsidRPr="000E2808" w:rsidRDefault="005F789E" w:rsidP="003A1466">
            <w:pPr>
              <w:rPr>
                <w:sz w:val="20"/>
                <w:szCs w:val="20"/>
              </w:rPr>
            </w:pPr>
            <w:r>
              <w:rPr>
                <w:sz w:val="20"/>
                <w:szCs w:val="20"/>
              </w:rPr>
              <w:t>14039</w:t>
            </w:r>
          </w:p>
        </w:tc>
        <w:tc>
          <w:tcPr>
            <w:tcW w:w="963" w:type="dxa"/>
            <w:gridSpan w:val="2"/>
          </w:tcPr>
          <w:p w14:paraId="3DAB85DD" w14:textId="77777777" w:rsidR="005F789E" w:rsidRPr="00D326FF" w:rsidRDefault="005F789E" w:rsidP="003A1466">
            <w:pPr>
              <w:rPr>
                <w:sz w:val="20"/>
                <w:szCs w:val="20"/>
              </w:rPr>
            </w:pPr>
          </w:p>
        </w:tc>
        <w:tc>
          <w:tcPr>
            <w:tcW w:w="4394" w:type="dxa"/>
          </w:tcPr>
          <w:p w14:paraId="783B479F" w14:textId="77777777" w:rsidR="005F789E" w:rsidRPr="000E2808" w:rsidRDefault="005F789E" w:rsidP="003A1466">
            <w:pPr>
              <w:rPr>
                <w:sz w:val="20"/>
                <w:szCs w:val="20"/>
              </w:rPr>
            </w:pPr>
            <w:r>
              <w:rPr>
                <w:sz w:val="20"/>
                <w:szCs w:val="20"/>
              </w:rPr>
              <w:t xml:space="preserve">OR - Decline</w:t>
            </w:r>
          </w:p>
        </w:tc>
      </w:tr>
      <w:tr w:rsidR="005F789E" w:rsidRPr="00D326FF" w14:paraId="0249D806" w14:textId="77777777" w:rsidTr="003A1466">
        <w:trPr>
          <w:trHeight w:val="20"/>
        </w:trPr>
        <w:tc>
          <w:tcPr>
            <w:tcW w:w="3119" w:type="dxa"/>
          </w:tcPr>
          <w:p w14:paraId="12BD5157" w14:textId="77777777" w:rsidR="005F789E" w:rsidRPr="000E2808" w:rsidRDefault="005F789E" w:rsidP="003A1466">
            <w:pPr>
              <w:rPr>
                <w:sz w:val="20"/>
                <w:szCs w:val="20"/>
              </w:rPr>
            </w:pPr>
            <w:r>
              <w:rPr>
                <w:sz w:val="20"/>
                <w:szCs w:val="20"/>
              </w:rPr>
              <w:t>ECR_WL_P0RE</w:t>
            </w:r>
          </w:p>
        </w:tc>
        <w:tc>
          <w:tcPr>
            <w:tcW w:w="738" w:type="dxa"/>
          </w:tcPr>
          <w:p w14:paraId="03E624EA" w14:textId="77777777" w:rsidR="005F789E" w:rsidRPr="000E2808" w:rsidRDefault="005F789E" w:rsidP="003A1466">
            <w:pPr>
              <w:rPr>
                <w:sz w:val="20"/>
                <w:szCs w:val="20"/>
              </w:rPr>
            </w:pPr>
            <w:r>
              <w:rPr>
                <w:sz w:val="20"/>
                <w:szCs w:val="20"/>
              </w:rPr>
              <w:t>14040</w:t>
            </w:r>
          </w:p>
        </w:tc>
        <w:tc>
          <w:tcPr>
            <w:tcW w:w="963" w:type="dxa"/>
            <w:gridSpan w:val="2"/>
          </w:tcPr>
          <w:p w14:paraId="2F22E23A" w14:textId="77777777" w:rsidR="005F789E" w:rsidRPr="00D326FF" w:rsidRDefault="005F789E" w:rsidP="003A1466">
            <w:pPr>
              <w:rPr>
                <w:sz w:val="20"/>
                <w:szCs w:val="20"/>
              </w:rPr>
            </w:pPr>
          </w:p>
        </w:tc>
        <w:tc>
          <w:tcPr>
            <w:tcW w:w="4394" w:type="dxa"/>
          </w:tcPr>
          <w:p w14:paraId="684D8DE7" w14:textId="77777777" w:rsidR="005F789E" w:rsidRPr="000E2808" w:rsidRDefault="005F789E" w:rsidP="003A1466">
            <w:pPr>
              <w:rPr>
                <w:sz w:val="20"/>
                <w:szCs w:val="20"/>
              </w:rPr>
            </w:pPr>
            <w:r>
              <w:rPr>
                <w:sz w:val="20"/>
                <w:szCs w:val="20"/>
              </w:rPr>
              <w:t xml:space="preserve">RE - Decline</w:t>
            </w:r>
          </w:p>
        </w:tc>
      </w:tr>
      <w:tr w:rsidR="005F789E" w:rsidRPr="00D326FF" w14:paraId="6F03DFF5" w14:textId="77777777" w:rsidTr="003A1466">
        <w:trPr>
          <w:trHeight w:val="20"/>
        </w:trPr>
        <w:tc>
          <w:tcPr>
            <w:tcW w:w="3119" w:type="dxa"/>
          </w:tcPr>
          <w:p w14:paraId="65F11061" w14:textId="77777777" w:rsidR="005F789E" w:rsidRPr="000E2808" w:rsidRDefault="005F789E" w:rsidP="003A1466">
            <w:pPr>
              <w:rPr>
                <w:sz w:val="20"/>
                <w:szCs w:val="20"/>
              </w:rPr>
            </w:pPr>
            <w:r>
              <w:rPr>
                <w:sz w:val="20"/>
                <w:szCs w:val="20"/>
              </w:rPr>
              <w:t>ECR_WL_P0T1</w:t>
            </w:r>
          </w:p>
        </w:tc>
        <w:tc>
          <w:tcPr>
            <w:tcW w:w="738" w:type="dxa"/>
          </w:tcPr>
          <w:p w14:paraId="6C0E4DE7" w14:textId="77777777" w:rsidR="005F789E" w:rsidRPr="000E2808" w:rsidRDefault="005F789E" w:rsidP="003A1466">
            <w:pPr>
              <w:rPr>
                <w:sz w:val="20"/>
                <w:szCs w:val="20"/>
              </w:rPr>
            </w:pPr>
            <w:r>
              <w:rPr>
                <w:sz w:val="20"/>
                <w:szCs w:val="20"/>
              </w:rPr>
              <w:t>14041</w:t>
            </w:r>
          </w:p>
        </w:tc>
        <w:tc>
          <w:tcPr>
            <w:tcW w:w="963" w:type="dxa"/>
            <w:gridSpan w:val="2"/>
          </w:tcPr>
          <w:p w14:paraId="7BCF80A3" w14:textId="77777777" w:rsidR="005F789E" w:rsidRPr="00D326FF" w:rsidRDefault="005F789E" w:rsidP="003A1466">
            <w:pPr>
              <w:rPr>
                <w:sz w:val="20"/>
                <w:szCs w:val="20"/>
              </w:rPr>
            </w:pPr>
          </w:p>
        </w:tc>
        <w:tc>
          <w:tcPr>
            <w:tcW w:w="4394" w:type="dxa"/>
          </w:tcPr>
          <w:p w14:paraId="6286F8CE" w14:textId="77777777" w:rsidR="005F789E" w:rsidRPr="000E2808" w:rsidRDefault="005F789E" w:rsidP="003A1466">
            <w:pPr>
              <w:rPr>
                <w:sz w:val="20"/>
                <w:szCs w:val="20"/>
              </w:rPr>
            </w:pPr>
            <w:r>
              <w:rPr>
                <w:sz w:val="20"/>
                <w:szCs w:val="20"/>
              </w:rPr>
              <w:t xml:space="preserve">T1 - Decline</w:t>
            </w:r>
          </w:p>
        </w:tc>
      </w:tr>
      <w:tr w:rsidR="005F789E" w:rsidRPr="00D326FF" w14:paraId="6F419AC7" w14:textId="77777777" w:rsidTr="003A1466">
        <w:trPr>
          <w:trHeight w:val="20"/>
        </w:trPr>
        <w:tc>
          <w:tcPr>
            <w:tcW w:w="3119" w:type="dxa"/>
          </w:tcPr>
          <w:p w14:paraId="02B3B424" w14:textId="77777777" w:rsidR="005F789E" w:rsidRPr="000E2808" w:rsidRDefault="005F789E" w:rsidP="003A1466">
            <w:pPr>
              <w:rPr>
                <w:sz w:val="20"/>
                <w:szCs w:val="20"/>
              </w:rPr>
            </w:pPr>
            <w:r>
              <w:rPr>
                <w:sz w:val="20"/>
                <w:szCs w:val="20"/>
              </w:rPr>
              <w:t>ECR_WL_P0ZZ</w:t>
            </w:r>
          </w:p>
        </w:tc>
        <w:tc>
          <w:tcPr>
            <w:tcW w:w="738" w:type="dxa"/>
          </w:tcPr>
          <w:p w14:paraId="43127F8D" w14:textId="77777777" w:rsidR="005F789E" w:rsidRPr="000E2808" w:rsidRDefault="005F789E" w:rsidP="003A1466">
            <w:pPr>
              <w:rPr>
                <w:sz w:val="20"/>
                <w:szCs w:val="20"/>
              </w:rPr>
            </w:pPr>
            <w:r>
              <w:rPr>
                <w:sz w:val="20"/>
                <w:szCs w:val="20"/>
              </w:rPr>
              <w:t>14042</w:t>
            </w:r>
          </w:p>
        </w:tc>
        <w:tc>
          <w:tcPr>
            <w:tcW w:w="963" w:type="dxa"/>
            <w:gridSpan w:val="2"/>
          </w:tcPr>
          <w:p w14:paraId="37B42017" w14:textId="77777777" w:rsidR="005F789E" w:rsidRPr="00D326FF" w:rsidRDefault="005F789E" w:rsidP="003A1466">
            <w:pPr>
              <w:rPr>
                <w:sz w:val="20"/>
                <w:szCs w:val="20"/>
              </w:rPr>
            </w:pPr>
          </w:p>
        </w:tc>
        <w:tc>
          <w:tcPr>
            <w:tcW w:w="4394" w:type="dxa"/>
          </w:tcPr>
          <w:p w14:paraId="143FD100" w14:textId="77777777" w:rsidR="005F789E" w:rsidRPr="000E2808" w:rsidRDefault="005F789E" w:rsidP="003A1466">
            <w:pPr>
              <w:rPr>
                <w:sz w:val="20"/>
                <w:szCs w:val="20"/>
              </w:rPr>
            </w:pPr>
            <w:r>
              <w:rPr>
                <w:sz w:val="20"/>
                <w:szCs w:val="20"/>
              </w:rPr>
              <w:t xml:space="preserve">ZZ - Decline</w:t>
            </w:r>
          </w:p>
        </w:tc>
      </w:tr>
      <w:tr w:rsidR="005F789E" w:rsidRPr="00D326FF" w14:paraId="241FE178" w14:textId="77777777" w:rsidTr="003A1466">
        <w:trPr>
          <w:trHeight w:val="20"/>
        </w:trPr>
        <w:tc>
          <w:tcPr>
            <w:tcW w:w="3119" w:type="dxa"/>
          </w:tcPr>
          <w:p w14:paraId="42DBC3D2" w14:textId="77777777" w:rsidR="005F789E" w:rsidRPr="000E2808" w:rsidRDefault="005F789E" w:rsidP="003A1466">
            <w:pPr>
              <w:rPr>
                <w:sz w:val="20"/>
                <w:szCs w:val="20"/>
              </w:rPr>
            </w:pPr>
            <w:r>
              <w:rPr>
                <w:sz w:val="20"/>
                <w:szCs w:val="20"/>
              </w:rPr>
              <w:lastRenderedPageBreak/>
              <w:t>ECR_WL_P0WR</w:t>
            </w:r>
          </w:p>
        </w:tc>
        <w:tc>
          <w:tcPr>
            <w:tcW w:w="738" w:type="dxa"/>
          </w:tcPr>
          <w:p w14:paraId="03F42F20" w14:textId="77777777" w:rsidR="005F789E" w:rsidRPr="000E2808" w:rsidRDefault="005F789E" w:rsidP="003A1466">
            <w:pPr>
              <w:rPr>
                <w:sz w:val="20"/>
                <w:szCs w:val="20"/>
              </w:rPr>
            </w:pPr>
            <w:r>
              <w:rPr>
                <w:sz w:val="20"/>
                <w:szCs w:val="20"/>
              </w:rPr>
              <w:t>14043</w:t>
            </w:r>
          </w:p>
        </w:tc>
        <w:tc>
          <w:tcPr>
            <w:tcW w:w="963" w:type="dxa"/>
            <w:gridSpan w:val="2"/>
          </w:tcPr>
          <w:p w14:paraId="49C09E50" w14:textId="77777777" w:rsidR="005F789E" w:rsidRPr="00D326FF" w:rsidRDefault="005F789E" w:rsidP="003A1466">
            <w:pPr>
              <w:rPr>
                <w:sz w:val="20"/>
                <w:szCs w:val="20"/>
              </w:rPr>
            </w:pPr>
          </w:p>
        </w:tc>
        <w:tc>
          <w:tcPr>
            <w:tcW w:w="4394" w:type="dxa"/>
          </w:tcPr>
          <w:p w14:paraId="7D864C09" w14:textId="77777777" w:rsidR="005F789E" w:rsidRPr="000E2808" w:rsidRDefault="005F789E" w:rsidP="003A1466">
            <w:pPr>
              <w:rPr>
                <w:sz w:val="20"/>
                <w:szCs w:val="20"/>
              </w:rPr>
            </w:pPr>
            <w:r>
              <w:rPr>
                <w:sz w:val="20"/>
                <w:szCs w:val="20"/>
              </w:rPr>
              <w:t xml:space="preserve">WR - Do not honour</w:t>
            </w:r>
          </w:p>
        </w:tc>
      </w:tr>
      <w:tr w:rsidR="005F789E" w:rsidRPr="00D326FF" w14:paraId="325A1DC9" w14:textId="77777777" w:rsidTr="003A1466">
        <w:trPr>
          <w:trHeight w:val="20"/>
        </w:trPr>
        <w:tc>
          <w:tcPr>
            <w:tcW w:w="3119" w:type="dxa"/>
          </w:tcPr>
          <w:p w14:paraId="76197728" w14:textId="77777777" w:rsidR="005F789E" w:rsidRPr="000E2808" w:rsidRDefault="005F789E" w:rsidP="003A1466">
            <w:pPr>
              <w:rPr>
                <w:sz w:val="20"/>
                <w:szCs w:val="20"/>
              </w:rPr>
            </w:pPr>
            <w:r>
              <w:rPr>
                <w:sz w:val="20"/>
                <w:szCs w:val="20"/>
              </w:rPr>
              <w:t>ECR_WL_P0WS</w:t>
            </w:r>
          </w:p>
        </w:tc>
        <w:tc>
          <w:tcPr>
            <w:tcW w:w="738" w:type="dxa"/>
          </w:tcPr>
          <w:p w14:paraId="49FD2D12" w14:textId="77777777" w:rsidR="005F789E" w:rsidRPr="000E2808" w:rsidRDefault="005F789E" w:rsidP="003A1466">
            <w:pPr>
              <w:rPr>
                <w:sz w:val="20"/>
                <w:szCs w:val="20"/>
              </w:rPr>
            </w:pPr>
            <w:r>
              <w:rPr>
                <w:sz w:val="20"/>
                <w:szCs w:val="20"/>
              </w:rPr>
              <w:t>14044</w:t>
            </w:r>
          </w:p>
        </w:tc>
        <w:tc>
          <w:tcPr>
            <w:tcW w:w="963" w:type="dxa"/>
            <w:gridSpan w:val="2"/>
          </w:tcPr>
          <w:p w14:paraId="10B6E8FA" w14:textId="77777777" w:rsidR="005F789E" w:rsidRPr="00D326FF" w:rsidRDefault="005F789E" w:rsidP="003A1466">
            <w:pPr>
              <w:rPr>
                <w:sz w:val="20"/>
                <w:szCs w:val="20"/>
              </w:rPr>
            </w:pPr>
          </w:p>
        </w:tc>
        <w:tc>
          <w:tcPr>
            <w:tcW w:w="4394" w:type="dxa"/>
          </w:tcPr>
          <w:p w14:paraId="541485B4" w14:textId="77777777" w:rsidR="005F789E" w:rsidRPr="000E2808" w:rsidRDefault="005F789E" w:rsidP="003A1466">
            <w:pPr>
              <w:rPr>
                <w:sz w:val="20"/>
                <w:szCs w:val="20"/>
              </w:rPr>
            </w:pPr>
            <w:r>
              <w:rPr>
                <w:sz w:val="20"/>
                <w:szCs w:val="20"/>
              </w:rPr>
              <w:t xml:space="preserve">WS - Wrong signature</w:t>
            </w:r>
          </w:p>
        </w:tc>
      </w:tr>
      <w:tr w:rsidR="005F789E" w:rsidRPr="00D326FF" w14:paraId="762A59AB" w14:textId="77777777" w:rsidTr="003A1466">
        <w:trPr>
          <w:trHeight w:val="20"/>
        </w:trPr>
        <w:tc>
          <w:tcPr>
            <w:tcW w:w="3119" w:type="dxa"/>
          </w:tcPr>
          <w:p w14:paraId="4635883A" w14:textId="77777777" w:rsidR="005F789E" w:rsidRPr="000E2808" w:rsidRDefault="005F789E" w:rsidP="003A1466">
            <w:pPr>
              <w:rPr>
                <w:sz w:val="20"/>
                <w:szCs w:val="20"/>
              </w:rPr>
            </w:pPr>
            <w:r>
              <w:rPr>
                <w:sz w:val="20"/>
                <w:szCs w:val="20"/>
              </w:rPr>
              <w:t>ECR_WL_P0WP</w:t>
            </w:r>
          </w:p>
        </w:tc>
        <w:tc>
          <w:tcPr>
            <w:tcW w:w="738" w:type="dxa"/>
          </w:tcPr>
          <w:p w14:paraId="0EB7FB9B" w14:textId="77777777" w:rsidR="005F789E" w:rsidRPr="000E2808" w:rsidRDefault="005F789E" w:rsidP="003A1466">
            <w:pPr>
              <w:rPr>
                <w:sz w:val="20"/>
                <w:szCs w:val="20"/>
              </w:rPr>
            </w:pPr>
            <w:r>
              <w:rPr>
                <w:sz w:val="20"/>
                <w:szCs w:val="20"/>
              </w:rPr>
              <w:t>14045</w:t>
            </w:r>
          </w:p>
        </w:tc>
        <w:tc>
          <w:tcPr>
            <w:tcW w:w="963" w:type="dxa"/>
            <w:gridSpan w:val="2"/>
          </w:tcPr>
          <w:p w14:paraId="433C1751" w14:textId="77777777" w:rsidR="005F789E" w:rsidRPr="00D326FF" w:rsidRDefault="005F789E" w:rsidP="003A1466">
            <w:pPr>
              <w:rPr>
                <w:sz w:val="20"/>
                <w:szCs w:val="20"/>
              </w:rPr>
            </w:pPr>
          </w:p>
        </w:tc>
        <w:tc>
          <w:tcPr>
            <w:tcW w:w="4394" w:type="dxa"/>
          </w:tcPr>
          <w:p w14:paraId="73574621" w14:textId="77777777" w:rsidR="005F789E" w:rsidRPr="000E2808" w:rsidRDefault="005F789E" w:rsidP="003A1466">
            <w:pPr>
              <w:rPr>
                <w:sz w:val="20"/>
                <w:szCs w:val="20"/>
              </w:rPr>
            </w:pPr>
            <w:r>
              <w:rPr>
                <w:sz w:val="20"/>
                <w:szCs w:val="20"/>
              </w:rPr>
              <w:t xml:space="preserve">WP - Forbidden card product</w:t>
            </w:r>
          </w:p>
        </w:tc>
      </w:tr>
      <w:tr w:rsidR="005F789E" w:rsidRPr="00D326FF" w14:paraId="1C1491B6" w14:textId="77777777" w:rsidTr="003A1466">
        <w:trPr>
          <w:trHeight w:val="20"/>
        </w:trPr>
        <w:tc>
          <w:tcPr>
            <w:tcW w:w="3119" w:type="dxa"/>
          </w:tcPr>
          <w:p w14:paraId="51BEF4B9" w14:textId="77777777" w:rsidR="005F789E" w:rsidRPr="000E2808" w:rsidRDefault="005F789E" w:rsidP="003A1466">
            <w:pPr>
              <w:rPr>
                <w:sz w:val="20"/>
                <w:szCs w:val="20"/>
              </w:rPr>
            </w:pPr>
            <w:r>
              <w:rPr>
                <w:sz w:val="20"/>
                <w:szCs w:val="20"/>
              </w:rPr>
              <w:t>ECR_WL_P100</w:t>
            </w:r>
          </w:p>
        </w:tc>
        <w:tc>
          <w:tcPr>
            <w:tcW w:w="738" w:type="dxa"/>
          </w:tcPr>
          <w:p w14:paraId="25BF43F0" w14:textId="77777777" w:rsidR="005F789E" w:rsidRPr="000E2808" w:rsidRDefault="005F789E" w:rsidP="003A1466">
            <w:pPr>
              <w:rPr>
                <w:sz w:val="20"/>
                <w:szCs w:val="20"/>
              </w:rPr>
            </w:pPr>
            <w:r>
              <w:rPr>
                <w:sz w:val="20"/>
                <w:szCs w:val="20"/>
              </w:rPr>
              <w:t>10100</w:t>
            </w:r>
          </w:p>
        </w:tc>
        <w:tc>
          <w:tcPr>
            <w:tcW w:w="963" w:type="dxa"/>
            <w:gridSpan w:val="2"/>
          </w:tcPr>
          <w:p w14:paraId="359E02CA" w14:textId="77777777" w:rsidR="005F789E" w:rsidRPr="00D326FF" w:rsidRDefault="005F789E" w:rsidP="003A1466">
            <w:pPr>
              <w:rPr>
                <w:sz w:val="20"/>
                <w:szCs w:val="20"/>
              </w:rPr>
            </w:pPr>
          </w:p>
        </w:tc>
        <w:tc>
          <w:tcPr>
            <w:tcW w:w="4394" w:type="dxa"/>
          </w:tcPr>
          <w:p w14:paraId="09DDC67E" w14:textId="77777777" w:rsidR="005F789E" w:rsidRPr="000E2808" w:rsidRDefault="005F789E" w:rsidP="003A1466">
            <w:pPr>
              <w:rPr>
                <w:sz w:val="20"/>
                <w:szCs w:val="20"/>
              </w:rPr>
            </w:pPr>
            <w:r>
              <w:rPr>
                <w:sz w:val="20"/>
                <w:szCs w:val="20"/>
              </w:rPr>
              <w:t xml:space="preserve">100 - Do not honour</w:t>
            </w:r>
          </w:p>
        </w:tc>
      </w:tr>
      <w:tr w:rsidR="005F789E" w:rsidRPr="00D326FF" w14:paraId="7754E832" w14:textId="77777777" w:rsidTr="003A1466">
        <w:trPr>
          <w:trHeight w:val="20"/>
        </w:trPr>
        <w:tc>
          <w:tcPr>
            <w:tcW w:w="3119" w:type="dxa"/>
          </w:tcPr>
          <w:p w14:paraId="5C26C6F6" w14:textId="77777777" w:rsidR="005F789E" w:rsidRPr="000E2808" w:rsidRDefault="005F789E" w:rsidP="003A1466">
            <w:pPr>
              <w:rPr>
                <w:sz w:val="20"/>
                <w:szCs w:val="20"/>
              </w:rPr>
            </w:pPr>
            <w:r>
              <w:rPr>
                <w:sz w:val="20"/>
                <w:szCs w:val="20"/>
              </w:rPr>
              <w:t>ECR_WL_P101</w:t>
            </w:r>
          </w:p>
        </w:tc>
        <w:tc>
          <w:tcPr>
            <w:tcW w:w="738" w:type="dxa"/>
          </w:tcPr>
          <w:p w14:paraId="56ABAF05" w14:textId="77777777" w:rsidR="005F789E" w:rsidRPr="000E2808" w:rsidRDefault="005F789E" w:rsidP="003A1466">
            <w:pPr>
              <w:rPr>
                <w:sz w:val="20"/>
                <w:szCs w:val="20"/>
              </w:rPr>
            </w:pPr>
            <w:r>
              <w:rPr>
                <w:sz w:val="20"/>
                <w:szCs w:val="20"/>
              </w:rPr>
              <w:t>10101</w:t>
            </w:r>
          </w:p>
        </w:tc>
        <w:tc>
          <w:tcPr>
            <w:tcW w:w="963" w:type="dxa"/>
            <w:gridSpan w:val="2"/>
          </w:tcPr>
          <w:p w14:paraId="136642FD" w14:textId="77777777" w:rsidR="005F789E" w:rsidRPr="00D326FF" w:rsidRDefault="005F789E" w:rsidP="003A1466">
            <w:pPr>
              <w:rPr>
                <w:sz w:val="20"/>
                <w:szCs w:val="20"/>
              </w:rPr>
            </w:pPr>
          </w:p>
        </w:tc>
        <w:tc>
          <w:tcPr>
            <w:tcW w:w="4394" w:type="dxa"/>
          </w:tcPr>
          <w:p w14:paraId="5524942A" w14:textId="77777777" w:rsidR="005F789E" w:rsidRPr="000E2808" w:rsidRDefault="005F789E" w:rsidP="003A1466">
            <w:pPr>
              <w:rPr>
                <w:sz w:val="20"/>
                <w:szCs w:val="20"/>
              </w:rPr>
            </w:pPr>
            <w:r>
              <w:rPr>
                <w:sz w:val="20"/>
                <w:szCs w:val="20"/>
              </w:rPr>
              <w:t xml:space="preserve">101 - Expired card</w:t>
            </w:r>
          </w:p>
        </w:tc>
      </w:tr>
      <w:tr w:rsidR="005F789E" w:rsidRPr="00D326FF" w14:paraId="1BF75A6C" w14:textId="77777777" w:rsidTr="003A1466">
        <w:trPr>
          <w:trHeight w:val="20"/>
        </w:trPr>
        <w:tc>
          <w:tcPr>
            <w:tcW w:w="3119" w:type="dxa"/>
          </w:tcPr>
          <w:p w14:paraId="0F5CB74F" w14:textId="77777777" w:rsidR="005F789E" w:rsidRPr="000E2808" w:rsidRDefault="005F789E" w:rsidP="003A1466">
            <w:pPr>
              <w:rPr>
                <w:sz w:val="20"/>
                <w:szCs w:val="20"/>
              </w:rPr>
            </w:pPr>
            <w:r>
              <w:rPr>
                <w:sz w:val="20"/>
                <w:szCs w:val="20"/>
              </w:rPr>
              <w:t>ECR_WL_P102</w:t>
            </w:r>
          </w:p>
        </w:tc>
        <w:tc>
          <w:tcPr>
            <w:tcW w:w="738" w:type="dxa"/>
          </w:tcPr>
          <w:p w14:paraId="72F10FF6" w14:textId="77777777" w:rsidR="005F789E" w:rsidRPr="000E2808" w:rsidRDefault="005F789E" w:rsidP="003A1466">
            <w:pPr>
              <w:rPr>
                <w:sz w:val="20"/>
                <w:szCs w:val="20"/>
              </w:rPr>
            </w:pPr>
            <w:r>
              <w:rPr>
                <w:sz w:val="20"/>
                <w:szCs w:val="20"/>
              </w:rPr>
              <w:t>10102</w:t>
            </w:r>
          </w:p>
        </w:tc>
        <w:tc>
          <w:tcPr>
            <w:tcW w:w="963" w:type="dxa"/>
            <w:gridSpan w:val="2"/>
          </w:tcPr>
          <w:p w14:paraId="24FE4E66" w14:textId="77777777" w:rsidR="005F789E" w:rsidRPr="00D326FF" w:rsidRDefault="005F789E" w:rsidP="003A1466">
            <w:pPr>
              <w:rPr>
                <w:sz w:val="20"/>
                <w:szCs w:val="20"/>
              </w:rPr>
            </w:pPr>
          </w:p>
        </w:tc>
        <w:tc>
          <w:tcPr>
            <w:tcW w:w="4394" w:type="dxa"/>
          </w:tcPr>
          <w:p w14:paraId="4B12669C" w14:textId="77777777" w:rsidR="005F789E" w:rsidRPr="000E2808" w:rsidRDefault="005F789E" w:rsidP="003A1466">
            <w:pPr>
              <w:rPr>
                <w:sz w:val="20"/>
                <w:szCs w:val="20"/>
              </w:rPr>
            </w:pPr>
            <w:r>
              <w:rPr>
                <w:sz w:val="20"/>
                <w:szCs w:val="20"/>
              </w:rPr>
              <w:t xml:space="preserve">102 - Suspected fraud</w:t>
            </w:r>
          </w:p>
        </w:tc>
      </w:tr>
      <w:tr w:rsidR="005F789E" w:rsidRPr="00D326FF" w14:paraId="7E0FA0CA" w14:textId="77777777" w:rsidTr="003A1466">
        <w:trPr>
          <w:trHeight w:val="20"/>
        </w:trPr>
        <w:tc>
          <w:tcPr>
            <w:tcW w:w="3119" w:type="dxa"/>
          </w:tcPr>
          <w:p w14:paraId="7B549C59" w14:textId="77777777" w:rsidR="005F789E" w:rsidRPr="000E2808" w:rsidRDefault="005F789E" w:rsidP="003A1466">
            <w:pPr>
              <w:rPr>
                <w:sz w:val="20"/>
                <w:szCs w:val="20"/>
              </w:rPr>
            </w:pPr>
            <w:r>
              <w:rPr>
                <w:sz w:val="20"/>
                <w:szCs w:val="20"/>
              </w:rPr>
              <w:t>ECR_WL_P103</w:t>
            </w:r>
          </w:p>
        </w:tc>
        <w:tc>
          <w:tcPr>
            <w:tcW w:w="738" w:type="dxa"/>
          </w:tcPr>
          <w:p w14:paraId="77FF0E98" w14:textId="77777777" w:rsidR="005F789E" w:rsidRPr="000E2808" w:rsidRDefault="005F789E" w:rsidP="003A1466">
            <w:pPr>
              <w:rPr>
                <w:sz w:val="20"/>
                <w:szCs w:val="20"/>
              </w:rPr>
            </w:pPr>
            <w:r>
              <w:rPr>
                <w:sz w:val="20"/>
                <w:szCs w:val="20"/>
              </w:rPr>
              <w:t>10103</w:t>
            </w:r>
          </w:p>
        </w:tc>
        <w:tc>
          <w:tcPr>
            <w:tcW w:w="963" w:type="dxa"/>
            <w:gridSpan w:val="2"/>
          </w:tcPr>
          <w:p w14:paraId="0EDFDEA0" w14:textId="77777777" w:rsidR="005F789E" w:rsidRPr="00D326FF" w:rsidRDefault="005F789E" w:rsidP="003A1466">
            <w:pPr>
              <w:rPr>
                <w:sz w:val="20"/>
                <w:szCs w:val="20"/>
              </w:rPr>
            </w:pPr>
          </w:p>
        </w:tc>
        <w:tc>
          <w:tcPr>
            <w:tcW w:w="4394" w:type="dxa"/>
          </w:tcPr>
          <w:p w14:paraId="3D6C47EA" w14:textId="77777777" w:rsidR="005F789E" w:rsidRPr="000E2808" w:rsidRDefault="005F789E" w:rsidP="003A1466">
            <w:pPr>
              <w:rPr>
                <w:sz w:val="20"/>
                <w:szCs w:val="20"/>
              </w:rPr>
            </w:pPr>
            <w:r>
              <w:rPr>
                <w:sz w:val="20"/>
                <w:szCs w:val="20"/>
              </w:rPr>
              <w:t xml:space="preserve">103 - Operation can not be performed</w:t>
            </w:r>
          </w:p>
        </w:tc>
      </w:tr>
      <w:tr w:rsidR="005F789E" w:rsidRPr="00D326FF" w14:paraId="58FD8A64" w14:textId="77777777" w:rsidTr="003A1466">
        <w:trPr>
          <w:trHeight w:val="20"/>
        </w:trPr>
        <w:tc>
          <w:tcPr>
            <w:tcW w:w="3119" w:type="dxa"/>
          </w:tcPr>
          <w:p w14:paraId="38985BD8" w14:textId="77777777" w:rsidR="005F789E" w:rsidRPr="000E2808" w:rsidRDefault="005F789E" w:rsidP="003A1466">
            <w:pPr>
              <w:rPr>
                <w:sz w:val="20"/>
                <w:szCs w:val="20"/>
              </w:rPr>
            </w:pPr>
            <w:r>
              <w:rPr>
                <w:sz w:val="20"/>
                <w:szCs w:val="20"/>
              </w:rPr>
              <w:t>ECR_WL_P104</w:t>
            </w:r>
          </w:p>
        </w:tc>
        <w:tc>
          <w:tcPr>
            <w:tcW w:w="738" w:type="dxa"/>
          </w:tcPr>
          <w:p w14:paraId="48084E0D" w14:textId="77777777" w:rsidR="005F789E" w:rsidRPr="000E2808" w:rsidRDefault="005F789E" w:rsidP="003A1466">
            <w:pPr>
              <w:rPr>
                <w:sz w:val="20"/>
                <w:szCs w:val="20"/>
              </w:rPr>
            </w:pPr>
            <w:r>
              <w:rPr>
                <w:sz w:val="20"/>
                <w:szCs w:val="20"/>
              </w:rPr>
              <w:t>10104</w:t>
            </w:r>
          </w:p>
        </w:tc>
        <w:tc>
          <w:tcPr>
            <w:tcW w:w="963" w:type="dxa"/>
            <w:gridSpan w:val="2"/>
          </w:tcPr>
          <w:p w14:paraId="01A727BC" w14:textId="77777777" w:rsidR="005F789E" w:rsidRPr="00D326FF" w:rsidRDefault="005F789E" w:rsidP="003A1466">
            <w:pPr>
              <w:rPr>
                <w:sz w:val="20"/>
                <w:szCs w:val="20"/>
              </w:rPr>
            </w:pPr>
          </w:p>
        </w:tc>
        <w:tc>
          <w:tcPr>
            <w:tcW w:w="4394" w:type="dxa"/>
          </w:tcPr>
          <w:p w14:paraId="04AC1711" w14:textId="77777777" w:rsidR="005F789E" w:rsidRPr="000E2808" w:rsidRDefault="005F789E" w:rsidP="003A1466">
            <w:pPr>
              <w:rPr>
                <w:sz w:val="20"/>
                <w:szCs w:val="20"/>
              </w:rPr>
            </w:pPr>
            <w:r>
              <w:rPr>
                <w:sz w:val="20"/>
                <w:szCs w:val="20"/>
              </w:rPr>
              <w:t xml:space="preserve">104 - Restricted card</w:t>
            </w:r>
          </w:p>
        </w:tc>
      </w:tr>
      <w:tr w:rsidR="005F789E" w:rsidRPr="00D326FF" w14:paraId="7598FDA7" w14:textId="77777777" w:rsidTr="003A1466">
        <w:trPr>
          <w:trHeight w:val="20"/>
        </w:trPr>
        <w:tc>
          <w:tcPr>
            <w:tcW w:w="3119" w:type="dxa"/>
          </w:tcPr>
          <w:p w14:paraId="11B311E7" w14:textId="77777777" w:rsidR="005F789E" w:rsidRPr="000E2808" w:rsidRDefault="005F789E" w:rsidP="003A1466">
            <w:pPr>
              <w:rPr>
                <w:sz w:val="20"/>
                <w:szCs w:val="20"/>
              </w:rPr>
            </w:pPr>
            <w:r>
              <w:rPr>
                <w:sz w:val="20"/>
                <w:szCs w:val="20"/>
              </w:rPr>
              <w:t>ECR_WL_P105</w:t>
            </w:r>
          </w:p>
        </w:tc>
        <w:tc>
          <w:tcPr>
            <w:tcW w:w="738" w:type="dxa"/>
          </w:tcPr>
          <w:p w14:paraId="1DC290E7" w14:textId="77777777" w:rsidR="005F789E" w:rsidRPr="000E2808" w:rsidRDefault="005F789E" w:rsidP="003A1466">
            <w:pPr>
              <w:rPr>
                <w:sz w:val="20"/>
                <w:szCs w:val="20"/>
              </w:rPr>
            </w:pPr>
            <w:r>
              <w:rPr>
                <w:sz w:val="20"/>
                <w:szCs w:val="20"/>
              </w:rPr>
              <w:t>10105</w:t>
            </w:r>
          </w:p>
        </w:tc>
        <w:tc>
          <w:tcPr>
            <w:tcW w:w="963" w:type="dxa"/>
            <w:gridSpan w:val="2"/>
          </w:tcPr>
          <w:p w14:paraId="4C3DBA6B" w14:textId="77777777" w:rsidR="005F789E" w:rsidRPr="00D326FF" w:rsidRDefault="005F789E" w:rsidP="003A1466">
            <w:pPr>
              <w:rPr>
                <w:sz w:val="20"/>
                <w:szCs w:val="20"/>
              </w:rPr>
            </w:pPr>
          </w:p>
        </w:tc>
        <w:tc>
          <w:tcPr>
            <w:tcW w:w="4394" w:type="dxa"/>
          </w:tcPr>
          <w:p w14:paraId="7725862A" w14:textId="77777777" w:rsidR="005F789E" w:rsidRPr="000E2808" w:rsidRDefault="005F789E" w:rsidP="003A1466">
            <w:pPr>
              <w:rPr>
                <w:sz w:val="20"/>
                <w:szCs w:val="20"/>
              </w:rPr>
            </w:pPr>
            <w:r>
              <w:rPr>
                <w:sz w:val="20"/>
                <w:szCs w:val="20"/>
              </w:rPr>
              <w:t xml:space="preserve">105 - Call acquirer's security </w:t>
            </w:r>
          </w:p>
        </w:tc>
      </w:tr>
      <w:tr w:rsidR="005F789E" w:rsidRPr="00D326FF" w14:paraId="77AD59A7" w14:textId="77777777" w:rsidTr="003A1466">
        <w:trPr>
          <w:trHeight w:val="20"/>
        </w:trPr>
        <w:tc>
          <w:tcPr>
            <w:tcW w:w="3119" w:type="dxa"/>
          </w:tcPr>
          <w:p w14:paraId="0947EE60" w14:textId="77777777" w:rsidR="005F789E" w:rsidRPr="000E2808" w:rsidRDefault="005F789E" w:rsidP="003A1466">
            <w:pPr>
              <w:rPr>
                <w:sz w:val="20"/>
                <w:szCs w:val="20"/>
              </w:rPr>
            </w:pPr>
            <w:r>
              <w:rPr>
                <w:sz w:val="20"/>
                <w:szCs w:val="20"/>
              </w:rPr>
              <w:t>ECR_WL_P106</w:t>
            </w:r>
          </w:p>
        </w:tc>
        <w:tc>
          <w:tcPr>
            <w:tcW w:w="738" w:type="dxa"/>
          </w:tcPr>
          <w:p w14:paraId="27909259" w14:textId="77777777" w:rsidR="005F789E" w:rsidRPr="000E2808" w:rsidRDefault="005F789E" w:rsidP="003A1466">
            <w:pPr>
              <w:rPr>
                <w:sz w:val="20"/>
                <w:szCs w:val="20"/>
              </w:rPr>
            </w:pPr>
            <w:r>
              <w:rPr>
                <w:sz w:val="20"/>
                <w:szCs w:val="20"/>
              </w:rPr>
              <w:t>10106</w:t>
            </w:r>
          </w:p>
        </w:tc>
        <w:tc>
          <w:tcPr>
            <w:tcW w:w="963" w:type="dxa"/>
            <w:gridSpan w:val="2"/>
          </w:tcPr>
          <w:p w14:paraId="704B2005" w14:textId="77777777" w:rsidR="005F789E" w:rsidRPr="00D326FF" w:rsidRDefault="005F789E" w:rsidP="003A1466">
            <w:pPr>
              <w:rPr>
                <w:sz w:val="20"/>
                <w:szCs w:val="20"/>
              </w:rPr>
            </w:pPr>
          </w:p>
        </w:tc>
        <w:tc>
          <w:tcPr>
            <w:tcW w:w="4394" w:type="dxa"/>
          </w:tcPr>
          <w:p w14:paraId="0D1848CB" w14:textId="77777777" w:rsidR="005F789E" w:rsidRPr="000E2808" w:rsidRDefault="005F789E" w:rsidP="003A1466">
            <w:pPr>
              <w:rPr>
                <w:sz w:val="20"/>
                <w:szCs w:val="20"/>
              </w:rPr>
            </w:pPr>
            <w:r>
              <w:rPr>
                <w:sz w:val="20"/>
                <w:szCs w:val="20"/>
              </w:rPr>
              <w:t xml:space="preserve">106 - PIN tries exceeded</w:t>
            </w:r>
          </w:p>
        </w:tc>
      </w:tr>
      <w:tr w:rsidR="005F789E" w:rsidRPr="00D326FF" w14:paraId="5D1CCB80" w14:textId="77777777" w:rsidTr="003A1466">
        <w:trPr>
          <w:trHeight w:val="20"/>
        </w:trPr>
        <w:tc>
          <w:tcPr>
            <w:tcW w:w="3119" w:type="dxa"/>
          </w:tcPr>
          <w:p w14:paraId="50554790" w14:textId="77777777" w:rsidR="005F789E" w:rsidRPr="000E2808" w:rsidRDefault="005F789E" w:rsidP="003A1466">
            <w:pPr>
              <w:rPr>
                <w:sz w:val="20"/>
                <w:szCs w:val="20"/>
              </w:rPr>
            </w:pPr>
            <w:r>
              <w:rPr>
                <w:sz w:val="20"/>
                <w:szCs w:val="20"/>
              </w:rPr>
              <w:t>ECR_WL_P107</w:t>
            </w:r>
          </w:p>
        </w:tc>
        <w:tc>
          <w:tcPr>
            <w:tcW w:w="738" w:type="dxa"/>
          </w:tcPr>
          <w:p w14:paraId="72A74EBA" w14:textId="77777777" w:rsidR="005F789E" w:rsidRPr="000E2808" w:rsidRDefault="005F789E" w:rsidP="003A1466">
            <w:pPr>
              <w:rPr>
                <w:sz w:val="20"/>
                <w:szCs w:val="20"/>
              </w:rPr>
            </w:pPr>
            <w:r>
              <w:rPr>
                <w:sz w:val="20"/>
                <w:szCs w:val="20"/>
              </w:rPr>
              <w:t>10107</w:t>
            </w:r>
          </w:p>
        </w:tc>
        <w:tc>
          <w:tcPr>
            <w:tcW w:w="963" w:type="dxa"/>
            <w:gridSpan w:val="2"/>
          </w:tcPr>
          <w:p w14:paraId="17843999" w14:textId="77777777" w:rsidR="005F789E" w:rsidRPr="00D326FF" w:rsidRDefault="005F789E" w:rsidP="003A1466">
            <w:pPr>
              <w:rPr>
                <w:sz w:val="20"/>
                <w:szCs w:val="20"/>
              </w:rPr>
            </w:pPr>
          </w:p>
        </w:tc>
        <w:tc>
          <w:tcPr>
            <w:tcW w:w="4394" w:type="dxa"/>
          </w:tcPr>
          <w:p w14:paraId="46A25828" w14:textId="77777777" w:rsidR="005F789E" w:rsidRPr="000E2808" w:rsidRDefault="005F789E" w:rsidP="003A1466">
            <w:pPr>
              <w:rPr>
                <w:sz w:val="20"/>
                <w:szCs w:val="20"/>
              </w:rPr>
            </w:pPr>
            <w:r>
              <w:rPr>
                <w:sz w:val="20"/>
                <w:szCs w:val="20"/>
              </w:rPr>
              <w:t xml:space="preserve">107 - Refer to card issuer</w:t>
            </w:r>
          </w:p>
        </w:tc>
      </w:tr>
      <w:tr w:rsidR="005F789E" w:rsidRPr="00D326FF" w14:paraId="17A9A40A" w14:textId="77777777" w:rsidTr="003A1466">
        <w:trPr>
          <w:trHeight w:val="20"/>
        </w:trPr>
        <w:tc>
          <w:tcPr>
            <w:tcW w:w="3119" w:type="dxa"/>
          </w:tcPr>
          <w:p w14:paraId="34B7C697" w14:textId="77777777" w:rsidR="005F789E" w:rsidRPr="000E2808" w:rsidRDefault="005F789E" w:rsidP="003A1466">
            <w:pPr>
              <w:rPr>
                <w:sz w:val="20"/>
                <w:szCs w:val="20"/>
              </w:rPr>
            </w:pPr>
            <w:r>
              <w:rPr>
                <w:sz w:val="20"/>
                <w:szCs w:val="20"/>
              </w:rPr>
              <w:t>ECR_WL_P108</w:t>
            </w:r>
          </w:p>
        </w:tc>
        <w:tc>
          <w:tcPr>
            <w:tcW w:w="738" w:type="dxa"/>
          </w:tcPr>
          <w:p w14:paraId="094A6793" w14:textId="77777777" w:rsidR="005F789E" w:rsidRPr="000E2808" w:rsidRDefault="005F789E" w:rsidP="003A1466">
            <w:pPr>
              <w:rPr>
                <w:sz w:val="20"/>
                <w:szCs w:val="20"/>
              </w:rPr>
            </w:pPr>
            <w:r>
              <w:rPr>
                <w:sz w:val="20"/>
                <w:szCs w:val="20"/>
              </w:rPr>
              <w:t>10108</w:t>
            </w:r>
          </w:p>
        </w:tc>
        <w:tc>
          <w:tcPr>
            <w:tcW w:w="963" w:type="dxa"/>
            <w:gridSpan w:val="2"/>
          </w:tcPr>
          <w:p w14:paraId="06742848" w14:textId="77777777" w:rsidR="005F789E" w:rsidRPr="00D326FF" w:rsidRDefault="005F789E" w:rsidP="003A1466">
            <w:pPr>
              <w:rPr>
                <w:sz w:val="20"/>
                <w:szCs w:val="20"/>
              </w:rPr>
            </w:pPr>
          </w:p>
        </w:tc>
        <w:tc>
          <w:tcPr>
            <w:tcW w:w="4394" w:type="dxa"/>
          </w:tcPr>
          <w:p w14:paraId="3139F646" w14:textId="77777777" w:rsidR="005F789E" w:rsidRPr="000E2808" w:rsidRDefault="005F789E" w:rsidP="003A1466">
            <w:pPr>
              <w:rPr>
                <w:sz w:val="20"/>
                <w:szCs w:val="20"/>
              </w:rPr>
            </w:pPr>
            <w:r>
              <w:rPr>
                <w:sz w:val="20"/>
                <w:szCs w:val="20"/>
              </w:rPr>
              <w:t xml:space="preserve">108 - Refer to card issuer</w:t>
            </w:r>
          </w:p>
        </w:tc>
      </w:tr>
      <w:tr w:rsidR="005F789E" w:rsidRPr="00D326FF" w14:paraId="149D5568" w14:textId="77777777" w:rsidTr="003A1466">
        <w:trPr>
          <w:trHeight w:val="20"/>
        </w:trPr>
        <w:tc>
          <w:tcPr>
            <w:tcW w:w="3119" w:type="dxa"/>
          </w:tcPr>
          <w:p w14:paraId="6206C77B" w14:textId="77777777" w:rsidR="005F789E" w:rsidRPr="000E2808" w:rsidRDefault="005F789E" w:rsidP="003A1466">
            <w:pPr>
              <w:rPr>
                <w:sz w:val="20"/>
                <w:szCs w:val="20"/>
              </w:rPr>
            </w:pPr>
            <w:r>
              <w:rPr>
                <w:sz w:val="20"/>
                <w:szCs w:val="20"/>
              </w:rPr>
              <w:t>ECR_WL_P109</w:t>
            </w:r>
          </w:p>
        </w:tc>
        <w:tc>
          <w:tcPr>
            <w:tcW w:w="738" w:type="dxa"/>
          </w:tcPr>
          <w:p w14:paraId="391FAE33" w14:textId="77777777" w:rsidR="005F789E" w:rsidRPr="000E2808" w:rsidRDefault="005F789E" w:rsidP="003A1466">
            <w:pPr>
              <w:rPr>
                <w:sz w:val="20"/>
                <w:szCs w:val="20"/>
              </w:rPr>
            </w:pPr>
            <w:r>
              <w:rPr>
                <w:sz w:val="20"/>
                <w:szCs w:val="20"/>
              </w:rPr>
              <w:t>10109</w:t>
            </w:r>
          </w:p>
        </w:tc>
        <w:tc>
          <w:tcPr>
            <w:tcW w:w="963" w:type="dxa"/>
            <w:gridSpan w:val="2"/>
          </w:tcPr>
          <w:p w14:paraId="0F6A9F51" w14:textId="77777777" w:rsidR="005F789E" w:rsidRPr="00D326FF" w:rsidRDefault="005F789E" w:rsidP="003A1466">
            <w:pPr>
              <w:rPr>
                <w:sz w:val="20"/>
                <w:szCs w:val="20"/>
              </w:rPr>
            </w:pPr>
          </w:p>
        </w:tc>
        <w:tc>
          <w:tcPr>
            <w:tcW w:w="4394" w:type="dxa"/>
          </w:tcPr>
          <w:p w14:paraId="086E902A" w14:textId="77777777" w:rsidR="005F789E" w:rsidRPr="000E2808" w:rsidRDefault="005F789E" w:rsidP="003A1466">
            <w:pPr>
              <w:rPr>
                <w:sz w:val="20"/>
                <w:szCs w:val="20"/>
              </w:rPr>
            </w:pPr>
            <w:r>
              <w:rPr>
                <w:sz w:val="20"/>
                <w:szCs w:val="20"/>
              </w:rPr>
              <w:t xml:space="preserve">109 - Invalid merchant</w:t>
            </w:r>
          </w:p>
        </w:tc>
      </w:tr>
      <w:tr w:rsidR="005F789E" w:rsidRPr="00D326FF" w14:paraId="40B1FFA8" w14:textId="77777777" w:rsidTr="003A1466">
        <w:trPr>
          <w:trHeight w:val="20"/>
        </w:trPr>
        <w:tc>
          <w:tcPr>
            <w:tcW w:w="3119" w:type="dxa"/>
          </w:tcPr>
          <w:p w14:paraId="72E22875" w14:textId="77777777" w:rsidR="005F789E" w:rsidRPr="000E2808" w:rsidRDefault="005F789E" w:rsidP="003A1466">
            <w:pPr>
              <w:rPr>
                <w:sz w:val="20"/>
                <w:szCs w:val="20"/>
              </w:rPr>
            </w:pPr>
            <w:r>
              <w:rPr>
                <w:sz w:val="20"/>
                <w:szCs w:val="20"/>
              </w:rPr>
              <w:t>ECR_WL_P110</w:t>
            </w:r>
          </w:p>
        </w:tc>
        <w:tc>
          <w:tcPr>
            <w:tcW w:w="738" w:type="dxa"/>
          </w:tcPr>
          <w:p w14:paraId="6936FAC0" w14:textId="77777777" w:rsidR="005F789E" w:rsidRPr="000E2808" w:rsidRDefault="005F789E" w:rsidP="003A1466">
            <w:pPr>
              <w:rPr>
                <w:sz w:val="20"/>
                <w:szCs w:val="20"/>
              </w:rPr>
            </w:pPr>
            <w:r>
              <w:rPr>
                <w:sz w:val="20"/>
                <w:szCs w:val="20"/>
              </w:rPr>
              <w:t>10110</w:t>
            </w:r>
          </w:p>
        </w:tc>
        <w:tc>
          <w:tcPr>
            <w:tcW w:w="963" w:type="dxa"/>
            <w:gridSpan w:val="2"/>
          </w:tcPr>
          <w:p w14:paraId="7D3E8777" w14:textId="77777777" w:rsidR="005F789E" w:rsidRPr="00D326FF" w:rsidRDefault="005F789E" w:rsidP="003A1466">
            <w:pPr>
              <w:rPr>
                <w:sz w:val="20"/>
                <w:szCs w:val="20"/>
              </w:rPr>
            </w:pPr>
          </w:p>
        </w:tc>
        <w:tc>
          <w:tcPr>
            <w:tcW w:w="4394" w:type="dxa"/>
          </w:tcPr>
          <w:p w14:paraId="62DFD9C3" w14:textId="77777777" w:rsidR="005F789E" w:rsidRPr="000E2808" w:rsidRDefault="005F789E" w:rsidP="003A1466">
            <w:pPr>
              <w:rPr>
                <w:sz w:val="20"/>
                <w:szCs w:val="20"/>
              </w:rPr>
            </w:pPr>
            <w:r>
              <w:rPr>
                <w:sz w:val="20"/>
                <w:szCs w:val="20"/>
              </w:rPr>
              <w:t xml:space="preserve">110 - Invalid amount</w:t>
            </w:r>
          </w:p>
        </w:tc>
      </w:tr>
      <w:tr w:rsidR="005F789E" w:rsidRPr="00D326FF" w14:paraId="0E4ADB28" w14:textId="77777777" w:rsidTr="003A1466">
        <w:trPr>
          <w:trHeight w:val="20"/>
        </w:trPr>
        <w:tc>
          <w:tcPr>
            <w:tcW w:w="3119" w:type="dxa"/>
          </w:tcPr>
          <w:p w14:paraId="07A9A681" w14:textId="77777777" w:rsidR="005F789E" w:rsidRPr="000E2808" w:rsidRDefault="005F789E" w:rsidP="003A1466">
            <w:pPr>
              <w:rPr>
                <w:sz w:val="20"/>
                <w:szCs w:val="20"/>
              </w:rPr>
            </w:pPr>
            <w:r>
              <w:rPr>
                <w:sz w:val="20"/>
                <w:szCs w:val="20"/>
              </w:rPr>
              <w:t>ECR_WL_P111</w:t>
            </w:r>
          </w:p>
        </w:tc>
        <w:tc>
          <w:tcPr>
            <w:tcW w:w="738" w:type="dxa"/>
          </w:tcPr>
          <w:p w14:paraId="12654782" w14:textId="77777777" w:rsidR="005F789E" w:rsidRPr="000E2808" w:rsidRDefault="005F789E" w:rsidP="003A1466">
            <w:pPr>
              <w:rPr>
                <w:sz w:val="20"/>
                <w:szCs w:val="20"/>
              </w:rPr>
            </w:pPr>
            <w:r>
              <w:rPr>
                <w:sz w:val="20"/>
                <w:szCs w:val="20"/>
              </w:rPr>
              <w:t>10111</w:t>
            </w:r>
          </w:p>
        </w:tc>
        <w:tc>
          <w:tcPr>
            <w:tcW w:w="963" w:type="dxa"/>
            <w:gridSpan w:val="2"/>
          </w:tcPr>
          <w:p w14:paraId="5274F2E2" w14:textId="77777777" w:rsidR="005F789E" w:rsidRPr="00D326FF" w:rsidRDefault="005F789E" w:rsidP="003A1466">
            <w:pPr>
              <w:rPr>
                <w:sz w:val="20"/>
                <w:szCs w:val="20"/>
              </w:rPr>
            </w:pPr>
          </w:p>
        </w:tc>
        <w:tc>
          <w:tcPr>
            <w:tcW w:w="4394" w:type="dxa"/>
          </w:tcPr>
          <w:p w14:paraId="6B96ABD4" w14:textId="77777777" w:rsidR="005F789E" w:rsidRPr="000E2808" w:rsidRDefault="005F789E" w:rsidP="003A1466">
            <w:pPr>
              <w:rPr>
                <w:sz w:val="20"/>
                <w:szCs w:val="20"/>
              </w:rPr>
            </w:pPr>
            <w:r>
              <w:rPr>
                <w:sz w:val="20"/>
                <w:szCs w:val="20"/>
              </w:rPr>
              <w:t xml:space="preserve">111 - Invalid card number</w:t>
            </w:r>
          </w:p>
        </w:tc>
      </w:tr>
      <w:tr w:rsidR="005F789E" w:rsidRPr="00D326FF" w14:paraId="43466BE8" w14:textId="77777777" w:rsidTr="003A1466">
        <w:trPr>
          <w:trHeight w:val="20"/>
        </w:trPr>
        <w:tc>
          <w:tcPr>
            <w:tcW w:w="3119" w:type="dxa"/>
          </w:tcPr>
          <w:p w14:paraId="68C639D0" w14:textId="77777777" w:rsidR="005F789E" w:rsidRPr="000E2808" w:rsidRDefault="005F789E" w:rsidP="003A1466">
            <w:pPr>
              <w:rPr>
                <w:sz w:val="20"/>
                <w:szCs w:val="20"/>
              </w:rPr>
            </w:pPr>
            <w:r>
              <w:rPr>
                <w:sz w:val="20"/>
                <w:szCs w:val="20"/>
              </w:rPr>
              <w:t>ECR_WL_P112</w:t>
            </w:r>
          </w:p>
        </w:tc>
        <w:tc>
          <w:tcPr>
            <w:tcW w:w="738" w:type="dxa"/>
          </w:tcPr>
          <w:p w14:paraId="17A4C7D1" w14:textId="77777777" w:rsidR="005F789E" w:rsidRPr="000E2808" w:rsidRDefault="005F789E" w:rsidP="003A1466">
            <w:pPr>
              <w:rPr>
                <w:sz w:val="20"/>
                <w:szCs w:val="20"/>
              </w:rPr>
            </w:pPr>
            <w:r>
              <w:rPr>
                <w:sz w:val="20"/>
                <w:szCs w:val="20"/>
              </w:rPr>
              <w:t>10112</w:t>
            </w:r>
          </w:p>
        </w:tc>
        <w:tc>
          <w:tcPr>
            <w:tcW w:w="963" w:type="dxa"/>
            <w:gridSpan w:val="2"/>
          </w:tcPr>
          <w:p w14:paraId="27925BF1" w14:textId="77777777" w:rsidR="005F789E" w:rsidRPr="00D326FF" w:rsidRDefault="005F789E" w:rsidP="003A1466">
            <w:pPr>
              <w:rPr>
                <w:sz w:val="20"/>
                <w:szCs w:val="20"/>
              </w:rPr>
            </w:pPr>
          </w:p>
        </w:tc>
        <w:tc>
          <w:tcPr>
            <w:tcW w:w="4394" w:type="dxa"/>
          </w:tcPr>
          <w:p w14:paraId="34DDFD2D" w14:textId="77777777" w:rsidR="005F789E" w:rsidRPr="000E2808" w:rsidRDefault="005F789E" w:rsidP="003A1466">
            <w:pPr>
              <w:rPr>
                <w:sz w:val="20"/>
                <w:szCs w:val="20"/>
              </w:rPr>
            </w:pPr>
            <w:r>
              <w:rPr>
                <w:sz w:val="20"/>
                <w:szCs w:val="20"/>
              </w:rPr>
              <w:t xml:space="preserve">112 - PIN data required</w:t>
            </w:r>
          </w:p>
        </w:tc>
      </w:tr>
      <w:tr w:rsidR="005F789E" w:rsidRPr="00D326FF" w14:paraId="07F4FEE8" w14:textId="77777777" w:rsidTr="003A1466">
        <w:trPr>
          <w:trHeight w:val="20"/>
        </w:trPr>
        <w:tc>
          <w:tcPr>
            <w:tcW w:w="3119" w:type="dxa"/>
          </w:tcPr>
          <w:p w14:paraId="7FA684D6" w14:textId="77777777" w:rsidR="005F789E" w:rsidRPr="000E2808" w:rsidRDefault="005F789E" w:rsidP="003A1466">
            <w:pPr>
              <w:rPr>
                <w:sz w:val="20"/>
                <w:szCs w:val="20"/>
              </w:rPr>
            </w:pPr>
            <w:r>
              <w:rPr>
                <w:sz w:val="20"/>
                <w:szCs w:val="20"/>
              </w:rPr>
              <w:t>ECR_WL_P113</w:t>
            </w:r>
          </w:p>
        </w:tc>
        <w:tc>
          <w:tcPr>
            <w:tcW w:w="738" w:type="dxa"/>
          </w:tcPr>
          <w:p w14:paraId="3242F29D" w14:textId="77777777" w:rsidR="005F789E" w:rsidRPr="000E2808" w:rsidRDefault="005F789E" w:rsidP="003A1466">
            <w:pPr>
              <w:rPr>
                <w:sz w:val="20"/>
                <w:szCs w:val="20"/>
              </w:rPr>
            </w:pPr>
            <w:r>
              <w:rPr>
                <w:sz w:val="20"/>
                <w:szCs w:val="20"/>
              </w:rPr>
              <w:t>10113</w:t>
            </w:r>
          </w:p>
        </w:tc>
        <w:tc>
          <w:tcPr>
            <w:tcW w:w="963" w:type="dxa"/>
            <w:gridSpan w:val="2"/>
          </w:tcPr>
          <w:p w14:paraId="4D624807" w14:textId="77777777" w:rsidR="005F789E" w:rsidRPr="00D326FF" w:rsidRDefault="005F789E" w:rsidP="003A1466">
            <w:pPr>
              <w:rPr>
                <w:sz w:val="20"/>
                <w:szCs w:val="20"/>
              </w:rPr>
            </w:pPr>
          </w:p>
        </w:tc>
        <w:tc>
          <w:tcPr>
            <w:tcW w:w="4394" w:type="dxa"/>
          </w:tcPr>
          <w:p w14:paraId="4E7209F6" w14:textId="77777777" w:rsidR="005F789E" w:rsidRPr="000E2808" w:rsidRDefault="005F789E" w:rsidP="003A1466">
            <w:pPr>
              <w:rPr>
                <w:sz w:val="20"/>
                <w:szCs w:val="20"/>
              </w:rPr>
            </w:pPr>
            <w:r>
              <w:rPr>
                <w:sz w:val="20"/>
                <w:szCs w:val="20"/>
              </w:rPr>
              <w:t xml:space="preserve">113 - Unacceptable fee</w:t>
            </w:r>
          </w:p>
        </w:tc>
      </w:tr>
      <w:tr w:rsidR="005F789E" w:rsidRPr="00D326FF" w14:paraId="33C7C6B4" w14:textId="77777777" w:rsidTr="003A1466">
        <w:trPr>
          <w:trHeight w:val="20"/>
        </w:trPr>
        <w:tc>
          <w:tcPr>
            <w:tcW w:w="3119" w:type="dxa"/>
          </w:tcPr>
          <w:p w14:paraId="5CE3CA45" w14:textId="77777777" w:rsidR="005F789E" w:rsidRPr="000E2808" w:rsidRDefault="005F789E" w:rsidP="003A1466">
            <w:pPr>
              <w:rPr>
                <w:sz w:val="20"/>
                <w:szCs w:val="20"/>
              </w:rPr>
            </w:pPr>
            <w:r>
              <w:rPr>
                <w:sz w:val="20"/>
                <w:szCs w:val="20"/>
              </w:rPr>
              <w:t>ECR_WL_P114</w:t>
            </w:r>
          </w:p>
        </w:tc>
        <w:tc>
          <w:tcPr>
            <w:tcW w:w="738" w:type="dxa"/>
          </w:tcPr>
          <w:p w14:paraId="29D3978D" w14:textId="77777777" w:rsidR="005F789E" w:rsidRPr="000E2808" w:rsidRDefault="005F789E" w:rsidP="003A1466">
            <w:pPr>
              <w:rPr>
                <w:sz w:val="20"/>
                <w:szCs w:val="20"/>
              </w:rPr>
            </w:pPr>
            <w:r>
              <w:rPr>
                <w:sz w:val="20"/>
                <w:szCs w:val="20"/>
              </w:rPr>
              <w:t>10114</w:t>
            </w:r>
          </w:p>
        </w:tc>
        <w:tc>
          <w:tcPr>
            <w:tcW w:w="963" w:type="dxa"/>
            <w:gridSpan w:val="2"/>
          </w:tcPr>
          <w:p w14:paraId="3569D7F0" w14:textId="77777777" w:rsidR="005F789E" w:rsidRPr="00D326FF" w:rsidRDefault="005F789E" w:rsidP="003A1466">
            <w:pPr>
              <w:rPr>
                <w:sz w:val="20"/>
                <w:szCs w:val="20"/>
              </w:rPr>
            </w:pPr>
          </w:p>
        </w:tc>
        <w:tc>
          <w:tcPr>
            <w:tcW w:w="4394" w:type="dxa"/>
          </w:tcPr>
          <w:p w14:paraId="388DD241" w14:textId="77777777" w:rsidR="005F789E" w:rsidRPr="000E2808" w:rsidRDefault="005F789E" w:rsidP="003A1466">
            <w:pPr>
              <w:rPr>
                <w:sz w:val="20"/>
                <w:szCs w:val="20"/>
              </w:rPr>
            </w:pPr>
            <w:r>
              <w:rPr>
                <w:sz w:val="20"/>
                <w:szCs w:val="20"/>
              </w:rPr>
              <w:t xml:space="preserve">114 - No account of type requested</w:t>
            </w:r>
          </w:p>
        </w:tc>
      </w:tr>
      <w:tr w:rsidR="005F789E" w:rsidRPr="00D326FF" w14:paraId="51358FCC" w14:textId="77777777" w:rsidTr="003A1466">
        <w:trPr>
          <w:trHeight w:val="20"/>
        </w:trPr>
        <w:tc>
          <w:tcPr>
            <w:tcW w:w="3119" w:type="dxa"/>
          </w:tcPr>
          <w:p w14:paraId="121EBEFC" w14:textId="77777777" w:rsidR="005F789E" w:rsidRPr="000E2808" w:rsidRDefault="005F789E" w:rsidP="003A1466">
            <w:pPr>
              <w:rPr>
                <w:sz w:val="20"/>
                <w:szCs w:val="20"/>
              </w:rPr>
            </w:pPr>
            <w:r>
              <w:rPr>
                <w:sz w:val="20"/>
                <w:szCs w:val="20"/>
              </w:rPr>
              <w:t>ECR_WL_P115</w:t>
            </w:r>
          </w:p>
        </w:tc>
        <w:tc>
          <w:tcPr>
            <w:tcW w:w="738" w:type="dxa"/>
          </w:tcPr>
          <w:p w14:paraId="409189FC" w14:textId="77777777" w:rsidR="005F789E" w:rsidRPr="000E2808" w:rsidRDefault="005F789E" w:rsidP="003A1466">
            <w:pPr>
              <w:rPr>
                <w:sz w:val="20"/>
                <w:szCs w:val="20"/>
              </w:rPr>
            </w:pPr>
            <w:r>
              <w:rPr>
                <w:sz w:val="20"/>
                <w:szCs w:val="20"/>
              </w:rPr>
              <w:t>10115</w:t>
            </w:r>
          </w:p>
        </w:tc>
        <w:tc>
          <w:tcPr>
            <w:tcW w:w="963" w:type="dxa"/>
            <w:gridSpan w:val="2"/>
          </w:tcPr>
          <w:p w14:paraId="2A676A7B" w14:textId="77777777" w:rsidR="005F789E" w:rsidRPr="00D326FF" w:rsidRDefault="005F789E" w:rsidP="003A1466">
            <w:pPr>
              <w:rPr>
                <w:sz w:val="20"/>
                <w:szCs w:val="20"/>
              </w:rPr>
            </w:pPr>
          </w:p>
        </w:tc>
        <w:tc>
          <w:tcPr>
            <w:tcW w:w="4394" w:type="dxa"/>
          </w:tcPr>
          <w:p w14:paraId="5C6CB3AB" w14:textId="77777777" w:rsidR="005F789E" w:rsidRPr="000E2808" w:rsidRDefault="005F789E" w:rsidP="003A1466">
            <w:pPr>
              <w:rPr>
                <w:sz w:val="20"/>
                <w:szCs w:val="20"/>
              </w:rPr>
            </w:pPr>
            <w:r>
              <w:rPr>
                <w:sz w:val="20"/>
                <w:szCs w:val="20"/>
              </w:rPr>
              <w:t xml:space="preserve">115 - Function not supported</w:t>
            </w:r>
          </w:p>
        </w:tc>
      </w:tr>
      <w:tr w:rsidR="005F789E" w:rsidRPr="00D326FF" w14:paraId="72E4C038" w14:textId="77777777" w:rsidTr="003A1466">
        <w:trPr>
          <w:trHeight w:val="20"/>
        </w:trPr>
        <w:tc>
          <w:tcPr>
            <w:tcW w:w="3119" w:type="dxa"/>
          </w:tcPr>
          <w:p w14:paraId="0EDA5570" w14:textId="77777777" w:rsidR="005F789E" w:rsidRPr="000E2808" w:rsidRDefault="005F789E" w:rsidP="003A1466">
            <w:pPr>
              <w:rPr>
                <w:sz w:val="20"/>
                <w:szCs w:val="20"/>
              </w:rPr>
            </w:pPr>
            <w:r>
              <w:rPr>
                <w:sz w:val="20"/>
                <w:szCs w:val="20"/>
              </w:rPr>
              <w:t>ECR_WL_P116</w:t>
            </w:r>
          </w:p>
        </w:tc>
        <w:tc>
          <w:tcPr>
            <w:tcW w:w="738" w:type="dxa"/>
          </w:tcPr>
          <w:p w14:paraId="690C525F" w14:textId="77777777" w:rsidR="005F789E" w:rsidRPr="000E2808" w:rsidRDefault="005F789E" w:rsidP="003A1466">
            <w:pPr>
              <w:rPr>
                <w:sz w:val="20"/>
                <w:szCs w:val="20"/>
              </w:rPr>
            </w:pPr>
            <w:r>
              <w:rPr>
                <w:sz w:val="20"/>
                <w:szCs w:val="20"/>
              </w:rPr>
              <w:t>10116</w:t>
            </w:r>
          </w:p>
        </w:tc>
        <w:tc>
          <w:tcPr>
            <w:tcW w:w="963" w:type="dxa"/>
            <w:gridSpan w:val="2"/>
          </w:tcPr>
          <w:p w14:paraId="18C0F88E" w14:textId="77777777" w:rsidR="005F789E" w:rsidRPr="00D326FF" w:rsidRDefault="005F789E" w:rsidP="003A1466">
            <w:pPr>
              <w:rPr>
                <w:sz w:val="20"/>
                <w:szCs w:val="20"/>
              </w:rPr>
            </w:pPr>
          </w:p>
        </w:tc>
        <w:tc>
          <w:tcPr>
            <w:tcW w:w="4394" w:type="dxa"/>
          </w:tcPr>
          <w:p w14:paraId="3E0C2498" w14:textId="77777777" w:rsidR="005F789E" w:rsidRPr="000E2808" w:rsidRDefault="005F789E" w:rsidP="003A1466">
            <w:pPr>
              <w:rPr>
                <w:sz w:val="20"/>
                <w:szCs w:val="20"/>
              </w:rPr>
            </w:pPr>
            <w:r>
              <w:rPr>
                <w:sz w:val="20"/>
                <w:szCs w:val="20"/>
              </w:rPr>
              <w:t xml:space="preserve">116 - Insufficient funds</w:t>
            </w:r>
          </w:p>
        </w:tc>
      </w:tr>
      <w:tr w:rsidR="005F789E" w:rsidRPr="00D326FF" w14:paraId="361798E5" w14:textId="77777777" w:rsidTr="003A1466">
        <w:trPr>
          <w:trHeight w:val="20"/>
        </w:trPr>
        <w:tc>
          <w:tcPr>
            <w:tcW w:w="3119" w:type="dxa"/>
          </w:tcPr>
          <w:p w14:paraId="4CAF1EDA" w14:textId="77777777" w:rsidR="005F789E" w:rsidRPr="000E2808" w:rsidRDefault="005F789E" w:rsidP="003A1466">
            <w:pPr>
              <w:rPr>
                <w:sz w:val="20"/>
                <w:szCs w:val="20"/>
              </w:rPr>
            </w:pPr>
            <w:r>
              <w:rPr>
                <w:sz w:val="20"/>
                <w:szCs w:val="20"/>
              </w:rPr>
              <w:t>ECR_WL_P117</w:t>
            </w:r>
          </w:p>
        </w:tc>
        <w:tc>
          <w:tcPr>
            <w:tcW w:w="738" w:type="dxa"/>
          </w:tcPr>
          <w:p w14:paraId="753F6A6F" w14:textId="77777777" w:rsidR="005F789E" w:rsidRPr="000E2808" w:rsidRDefault="005F789E" w:rsidP="003A1466">
            <w:pPr>
              <w:rPr>
                <w:sz w:val="20"/>
                <w:szCs w:val="20"/>
              </w:rPr>
            </w:pPr>
            <w:r>
              <w:rPr>
                <w:sz w:val="20"/>
                <w:szCs w:val="20"/>
              </w:rPr>
              <w:t>10117</w:t>
            </w:r>
          </w:p>
        </w:tc>
        <w:tc>
          <w:tcPr>
            <w:tcW w:w="963" w:type="dxa"/>
            <w:gridSpan w:val="2"/>
          </w:tcPr>
          <w:p w14:paraId="1CE30AFA" w14:textId="77777777" w:rsidR="005F789E" w:rsidRPr="00D326FF" w:rsidRDefault="005F789E" w:rsidP="003A1466">
            <w:pPr>
              <w:rPr>
                <w:sz w:val="20"/>
                <w:szCs w:val="20"/>
              </w:rPr>
            </w:pPr>
          </w:p>
        </w:tc>
        <w:tc>
          <w:tcPr>
            <w:tcW w:w="4394" w:type="dxa"/>
          </w:tcPr>
          <w:p w14:paraId="4D28ECF7" w14:textId="77777777" w:rsidR="005F789E" w:rsidRPr="000E2808" w:rsidRDefault="005F789E" w:rsidP="003A1466">
            <w:pPr>
              <w:rPr>
                <w:sz w:val="20"/>
                <w:szCs w:val="20"/>
              </w:rPr>
            </w:pPr>
            <w:r>
              <w:rPr>
                <w:sz w:val="20"/>
                <w:szCs w:val="20"/>
              </w:rPr>
              <w:t xml:space="preserve">117 - Incorrect PIN</w:t>
            </w:r>
          </w:p>
        </w:tc>
      </w:tr>
      <w:tr w:rsidR="005F789E" w:rsidRPr="00D326FF" w14:paraId="2D9FFF03" w14:textId="77777777" w:rsidTr="003A1466">
        <w:trPr>
          <w:trHeight w:val="20"/>
        </w:trPr>
        <w:tc>
          <w:tcPr>
            <w:tcW w:w="3119" w:type="dxa"/>
          </w:tcPr>
          <w:p w14:paraId="425168E0" w14:textId="77777777" w:rsidR="005F789E" w:rsidRPr="000E2808" w:rsidRDefault="005F789E" w:rsidP="003A1466">
            <w:pPr>
              <w:rPr>
                <w:sz w:val="20"/>
                <w:szCs w:val="20"/>
              </w:rPr>
            </w:pPr>
            <w:r>
              <w:rPr>
                <w:sz w:val="20"/>
                <w:szCs w:val="20"/>
              </w:rPr>
              <w:t>ECR_WL_P118</w:t>
            </w:r>
          </w:p>
        </w:tc>
        <w:tc>
          <w:tcPr>
            <w:tcW w:w="738" w:type="dxa"/>
          </w:tcPr>
          <w:p w14:paraId="4831317E" w14:textId="77777777" w:rsidR="005F789E" w:rsidRPr="000E2808" w:rsidRDefault="005F789E" w:rsidP="003A1466">
            <w:pPr>
              <w:rPr>
                <w:sz w:val="20"/>
                <w:szCs w:val="20"/>
              </w:rPr>
            </w:pPr>
            <w:r>
              <w:rPr>
                <w:sz w:val="20"/>
                <w:szCs w:val="20"/>
              </w:rPr>
              <w:t>10118</w:t>
            </w:r>
          </w:p>
        </w:tc>
        <w:tc>
          <w:tcPr>
            <w:tcW w:w="963" w:type="dxa"/>
            <w:gridSpan w:val="2"/>
          </w:tcPr>
          <w:p w14:paraId="224479A1" w14:textId="77777777" w:rsidR="005F789E" w:rsidRPr="00D326FF" w:rsidRDefault="005F789E" w:rsidP="003A1466">
            <w:pPr>
              <w:rPr>
                <w:sz w:val="20"/>
                <w:szCs w:val="20"/>
              </w:rPr>
            </w:pPr>
          </w:p>
        </w:tc>
        <w:tc>
          <w:tcPr>
            <w:tcW w:w="4394" w:type="dxa"/>
          </w:tcPr>
          <w:p w14:paraId="37FADA93" w14:textId="77777777" w:rsidR="005F789E" w:rsidRPr="000E2808" w:rsidRDefault="005F789E" w:rsidP="003A1466">
            <w:pPr>
              <w:rPr>
                <w:sz w:val="20"/>
                <w:szCs w:val="20"/>
              </w:rPr>
            </w:pPr>
            <w:r>
              <w:rPr>
                <w:sz w:val="20"/>
                <w:szCs w:val="20"/>
              </w:rPr>
              <w:t xml:space="preserve">118 - No card record</w:t>
            </w:r>
          </w:p>
        </w:tc>
      </w:tr>
      <w:tr w:rsidR="005F789E" w:rsidRPr="00D326FF" w14:paraId="0D3F268F" w14:textId="77777777" w:rsidTr="003A1466">
        <w:trPr>
          <w:trHeight w:val="20"/>
        </w:trPr>
        <w:tc>
          <w:tcPr>
            <w:tcW w:w="3119" w:type="dxa"/>
          </w:tcPr>
          <w:p w14:paraId="6E06E61C" w14:textId="77777777" w:rsidR="005F789E" w:rsidRPr="000E2808" w:rsidRDefault="005F789E" w:rsidP="003A1466">
            <w:pPr>
              <w:rPr>
                <w:sz w:val="20"/>
                <w:szCs w:val="20"/>
              </w:rPr>
            </w:pPr>
            <w:r>
              <w:rPr>
                <w:sz w:val="20"/>
                <w:szCs w:val="20"/>
              </w:rPr>
              <w:t>ECR_WL_P119</w:t>
            </w:r>
          </w:p>
        </w:tc>
        <w:tc>
          <w:tcPr>
            <w:tcW w:w="738" w:type="dxa"/>
          </w:tcPr>
          <w:p w14:paraId="19B6C014" w14:textId="77777777" w:rsidR="005F789E" w:rsidRPr="000E2808" w:rsidRDefault="005F789E" w:rsidP="003A1466">
            <w:pPr>
              <w:rPr>
                <w:sz w:val="20"/>
                <w:szCs w:val="20"/>
              </w:rPr>
            </w:pPr>
            <w:r>
              <w:rPr>
                <w:sz w:val="20"/>
                <w:szCs w:val="20"/>
              </w:rPr>
              <w:t>10119</w:t>
            </w:r>
          </w:p>
        </w:tc>
        <w:tc>
          <w:tcPr>
            <w:tcW w:w="963" w:type="dxa"/>
            <w:gridSpan w:val="2"/>
          </w:tcPr>
          <w:p w14:paraId="12F37524" w14:textId="77777777" w:rsidR="005F789E" w:rsidRPr="00D326FF" w:rsidRDefault="005F789E" w:rsidP="003A1466">
            <w:pPr>
              <w:rPr>
                <w:sz w:val="20"/>
                <w:szCs w:val="20"/>
              </w:rPr>
            </w:pPr>
          </w:p>
        </w:tc>
        <w:tc>
          <w:tcPr>
            <w:tcW w:w="4394" w:type="dxa"/>
          </w:tcPr>
          <w:p w14:paraId="20E1B08F" w14:textId="77777777" w:rsidR="005F789E" w:rsidRPr="000E2808" w:rsidRDefault="005F789E" w:rsidP="003A1466">
            <w:pPr>
              <w:rPr>
                <w:sz w:val="20"/>
                <w:szCs w:val="20"/>
              </w:rPr>
            </w:pPr>
            <w:r>
              <w:rPr>
                <w:sz w:val="20"/>
                <w:szCs w:val="20"/>
              </w:rPr>
              <w:t xml:space="preserve">119 - Not permitted to cardholder</w:t>
            </w:r>
          </w:p>
        </w:tc>
      </w:tr>
      <w:tr w:rsidR="005F789E" w:rsidRPr="00D326FF" w14:paraId="3746D69B" w14:textId="77777777" w:rsidTr="003A1466">
        <w:trPr>
          <w:trHeight w:val="20"/>
        </w:trPr>
        <w:tc>
          <w:tcPr>
            <w:tcW w:w="3119" w:type="dxa"/>
          </w:tcPr>
          <w:p w14:paraId="4AB6EFCD" w14:textId="77777777" w:rsidR="005F789E" w:rsidRPr="000E2808" w:rsidRDefault="005F789E" w:rsidP="003A1466">
            <w:pPr>
              <w:rPr>
                <w:sz w:val="20"/>
                <w:szCs w:val="20"/>
              </w:rPr>
            </w:pPr>
            <w:r>
              <w:rPr>
                <w:sz w:val="20"/>
                <w:szCs w:val="20"/>
              </w:rPr>
              <w:t>ECR_WL_P120</w:t>
            </w:r>
          </w:p>
        </w:tc>
        <w:tc>
          <w:tcPr>
            <w:tcW w:w="738" w:type="dxa"/>
          </w:tcPr>
          <w:p w14:paraId="671A599F" w14:textId="77777777" w:rsidR="005F789E" w:rsidRPr="000E2808" w:rsidRDefault="005F789E" w:rsidP="003A1466">
            <w:pPr>
              <w:rPr>
                <w:sz w:val="20"/>
                <w:szCs w:val="20"/>
              </w:rPr>
            </w:pPr>
            <w:r>
              <w:rPr>
                <w:sz w:val="20"/>
                <w:szCs w:val="20"/>
              </w:rPr>
              <w:t>10120</w:t>
            </w:r>
          </w:p>
        </w:tc>
        <w:tc>
          <w:tcPr>
            <w:tcW w:w="963" w:type="dxa"/>
            <w:gridSpan w:val="2"/>
          </w:tcPr>
          <w:p w14:paraId="78ED13E8" w14:textId="77777777" w:rsidR="005F789E" w:rsidRPr="00D326FF" w:rsidRDefault="005F789E" w:rsidP="003A1466">
            <w:pPr>
              <w:rPr>
                <w:sz w:val="20"/>
                <w:szCs w:val="20"/>
              </w:rPr>
            </w:pPr>
          </w:p>
        </w:tc>
        <w:tc>
          <w:tcPr>
            <w:tcW w:w="4394" w:type="dxa"/>
          </w:tcPr>
          <w:p w14:paraId="3A21A1BE" w14:textId="77777777" w:rsidR="005F789E" w:rsidRPr="000E2808" w:rsidRDefault="005F789E" w:rsidP="003A1466">
            <w:pPr>
              <w:rPr>
                <w:sz w:val="20"/>
                <w:szCs w:val="20"/>
              </w:rPr>
            </w:pPr>
            <w:r>
              <w:rPr>
                <w:sz w:val="20"/>
                <w:szCs w:val="20"/>
              </w:rPr>
              <w:t xml:space="preserve">120 - Not allowed at terminal</w:t>
            </w:r>
          </w:p>
        </w:tc>
      </w:tr>
      <w:tr w:rsidR="005F789E" w:rsidRPr="00D326FF" w14:paraId="63BA362E" w14:textId="77777777" w:rsidTr="003A1466">
        <w:trPr>
          <w:trHeight w:val="20"/>
        </w:trPr>
        <w:tc>
          <w:tcPr>
            <w:tcW w:w="3119" w:type="dxa"/>
          </w:tcPr>
          <w:p w14:paraId="33A3D752" w14:textId="77777777" w:rsidR="005F789E" w:rsidRPr="000E2808" w:rsidRDefault="005F789E" w:rsidP="003A1466">
            <w:pPr>
              <w:rPr>
                <w:sz w:val="20"/>
                <w:szCs w:val="20"/>
              </w:rPr>
            </w:pPr>
            <w:r>
              <w:rPr>
                <w:sz w:val="20"/>
                <w:szCs w:val="20"/>
              </w:rPr>
              <w:t>ECR_WL_P121</w:t>
            </w:r>
          </w:p>
        </w:tc>
        <w:tc>
          <w:tcPr>
            <w:tcW w:w="738" w:type="dxa"/>
          </w:tcPr>
          <w:p w14:paraId="2F88248E" w14:textId="77777777" w:rsidR="005F789E" w:rsidRPr="000E2808" w:rsidRDefault="005F789E" w:rsidP="003A1466">
            <w:pPr>
              <w:rPr>
                <w:sz w:val="20"/>
                <w:szCs w:val="20"/>
              </w:rPr>
            </w:pPr>
            <w:r>
              <w:rPr>
                <w:sz w:val="20"/>
                <w:szCs w:val="20"/>
              </w:rPr>
              <w:t>10121</w:t>
            </w:r>
          </w:p>
        </w:tc>
        <w:tc>
          <w:tcPr>
            <w:tcW w:w="963" w:type="dxa"/>
            <w:gridSpan w:val="2"/>
          </w:tcPr>
          <w:p w14:paraId="14EF252B" w14:textId="77777777" w:rsidR="005F789E" w:rsidRPr="00D326FF" w:rsidRDefault="005F789E" w:rsidP="003A1466">
            <w:pPr>
              <w:rPr>
                <w:sz w:val="20"/>
                <w:szCs w:val="20"/>
              </w:rPr>
            </w:pPr>
          </w:p>
        </w:tc>
        <w:tc>
          <w:tcPr>
            <w:tcW w:w="4394" w:type="dxa"/>
          </w:tcPr>
          <w:p w14:paraId="3571A456" w14:textId="77777777" w:rsidR="005F789E" w:rsidRPr="000E2808" w:rsidRDefault="005F789E" w:rsidP="003A1466">
            <w:pPr>
              <w:rPr>
                <w:sz w:val="20"/>
                <w:szCs w:val="20"/>
              </w:rPr>
            </w:pPr>
            <w:r>
              <w:rPr>
                <w:sz w:val="20"/>
                <w:szCs w:val="20"/>
              </w:rPr>
              <w:t xml:space="preserve">121 - Exceeds withdrawal limit</w:t>
            </w:r>
          </w:p>
        </w:tc>
      </w:tr>
      <w:tr w:rsidR="005F789E" w:rsidRPr="00D326FF" w14:paraId="4AD251AF" w14:textId="77777777" w:rsidTr="003A1466">
        <w:trPr>
          <w:trHeight w:val="20"/>
        </w:trPr>
        <w:tc>
          <w:tcPr>
            <w:tcW w:w="3119" w:type="dxa"/>
          </w:tcPr>
          <w:p w14:paraId="79BD72BA" w14:textId="77777777" w:rsidR="005F789E" w:rsidRPr="000E2808" w:rsidRDefault="005F789E" w:rsidP="003A1466">
            <w:pPr>
              <w:rPr>
                <w:sz w:val="20"/>
                <w:szCs w:val="20"/>
              </w:rPr>
            </w:pPr>
            <w:r>
              <w:rPr>
                <w:sz w:val="20"/>
                <w:szCs w:val="20"/>
              </w:rPr>
              <w:t>ECR_WL_P122</w:t>
            </w:r>
          </w:p>
        </w:tc>
        <w:tc>
          <w:tcPr>
            <w:tcW w:w="738" w:type="dxa"/>
          </w:tcPr>
          <w:p w14:paraId="73E7389C" w14:textId="77777777" w:rsidR="005F789E" w:rsidRPr="000E2808" w:rsidRDefault="005F789E" w:rsidP="003A1466">
            <w:pPr>
              <w:rPr>
                <w:sz w:val="20"/>
                <w:szCs w:val="20"/>
              </w:rPr>
            </w:pPr>
            <w:r>
              <w:rPr>
                <w:sz w:val="20"/>
                <w:szCs w:val="20"/>
              </w:rPr>
              <w:t>10122</w:t>
            </w:r>
          </w:p>
        </w:tc>
        <w:tc>
          <w:tcPr>
            <w:tcW w:w="963" w:type="dxa"/>
            <w:gridSpan w:val="2"/>
          </w:tcPr>
          <w:p w14:paraId="0873C05F" w14:textId="77777777" w:rsidR="005F789E" w:rsidRPr="00D326FF" w:rsidRDefault="005F789E" w:rsidP="003A1466">
            <w:pPr>
              <w:rPr>
                <w:sz w:val="20"/>
                <w:szCs w:val="20"/>
              </w:rPr>
            </w:pPr>
          </w:p>
        </w:tc>
        <w:tc>
          <w:tcPr>
            <w:tcW w:w="4394" w:type="dxa"/>
          </w:tcPr>
          <w:p w14:paraId="5BA7AE30" w14:textId="77777777" w:rsidR="005F789E" w:rsidRPr="000E2808" w:rsidRDefault="005F789E" w:rsidP="003A1466">
            <w:pPr>
              <w:rPr>
                <w:sz w:val="20"/>
                <w:szCs w:val="20"/>
              </w:rPr>
            </w:pPr>
            <w:r>
              <w:rPr>
                <w:sz w:val="20"/>
                <w:szCs w:val="20"/>
              </w:rPr>
              <w:t xml:space="preserve">122 - Security violation</w:t>
            </w:r>
          </w:p>
        </w:tc>
      </w:tr>
      <w:tr w:rsidR="005F789E" w:rsidRPr="00D326FF" w14:paraId="60679076" w14:textId="77777777" w:rsidTr="003A1466">
        <w:trPr>
          <w:trHeight w:val="20"/>
        </w:trPr>
        <w:tc>
          <w:tcPr>
            <w:tcW w:w="3119" w:type="dxa"/>
          </w:tcPr>
          <w:p w14:paraId="01949626" w14:textId="77777777" w:rsidR="005F789E" w:rsidRPr="000E2808" w:rsidRDefault="005F789E" w:rsidP="003A1466">
            <w:pPr>
              <w:rPr>
                <w:sz w:val="20"/>
                <w:szCs w:val="20"/>
              </w:rPr>
            </w:pPr>
            <w:r>
              <w:rPr>
                <w:sz w:val="20"/>
                <w:szCs w:val="20"/>
              </w:rPr>
              <w:t>ECR_WL_P123</w:t>
            </w:r>
          </w:p>
        </w:tc>
        <w:tc>
          <w:tcPr>
            <w:tcW w:w="738" w:type="dxa"/>
          </w:tcPr>
          <w:p w14:paraId="3C50CEAD" w14:textId="77777777" w:rsidR="005F789E" w:rsidRPr="000E2808" w:rsidRDefault="005F789E" w:rsidP="003A1466">
            <w:pPr>
              <w:rPr>
                <w:sz w:val="20"/>
                <w:szCs w:val="20"/>
              </w:rPr>
            </w:pPr>
            <w:r>
              <w:rPr>
                <w:sz w:val="20"/>
                <w:szCs w:val="20"/>
              </w:rPr>
              <w:t>10123</w:t>
            </w:r>
          </w:p>
        </w:tc>
        <w:tc>
          <w:tcPr>
            <w:tcW w:w="963" w:type="dxa"/>
            <w:gridSpan w:val="2"/>
          </w:tcPr>
          <w:p w14:paraId="03159666" w14:textId="77777777" w:rsidR="005F789E" w:rsidRPr="00D326FF" w:rsidRDefault="005F789E" w:rsidP="003A1466">
            <w:pPr>
              <w:rPr>
                <w:sz w:val="20"/>
                <w:szCs w:val="20"/>
              </w:rPr>
            </w:pPr>
          </w:p>
        </w:tc>
        <w:tc>
          <w:tcPr>
            <w:tcW w:w="4394" w:type="dxa"/>
          </w:tcPr>
          <w:p w14:paraId="6E3773EF" w14:textId="77777777" w:rsidR="005F789E" w:rsidRPr="000E2808" w:rsidRDefault="005F789E" w:rsidP="003A1466">
            <w:pPr>
              <w:rPr>
                <w:sz w:val="20"/>
                <w:szCs w:val="20"/>
              </w:rPr>
            </w:pPr>
            <w:r>
              <w:rPr>
                <w:sz w:val="20"/>
                <w:szCs w:val="20"/>
              </w:rPr>
              <w:t xml:space="preserve">123 - Activity count limit exceeded / Use chip reader</w:t>
            </w:r>
          </w:p>
        </w:tc>
      </w:tr>
      <w:tr w:rsidR="005F789E" w:rsidRPr="00D326FF" w14:paraId="37FCBECE" w14:textId="77777777" w:rsidTr="003A1466">
        <w:trPr>
          <w:trHeight w:val="20"/>
        </w:trPr>
        <w:tc>
          <w:tcPr>
            <w:tcW w:w="3119" w:type="dxa"/>
          </w:tcPr>
          <w:p w14:paraId="001DDA5C" w14:textId="77777777" w:rsidR="005F789E" w:rsidRPr="000E2808" w:rsidRDefault="005F789E" w:rsidP="003A1466">
            <w:pPr>
              <w:rPr>
                <w:sz w:val="20"/>
                <w:szCs w:val="20"/>
              </w:rPr>
            </w:pPr>
            <w:r>
              <w:rPr>
                <w:sz w:val="20"/>
                <w:szCs w:val="20"/>
              </w:rPr>
              <w:t>ECR_WL_P124</w:t>
            </w:r>
          </w:p>
        </w:tc>
        <w:tc>
          <w:tcPr>
            <w:tcW w:w="738" w:type="dxa"/>
          </w:tcPr>
          <w:p w14:paraId="144EA695" w14:textId="77777777" w:rsidR="005F789E" w:rsidRPr="000E2808" w:rsidRDefault="005F789E" w:rsidP="003A1466">
            <w:pPr>
              <w:rPr>
                <w:sz w:val="20"/>
                <w:szCs w:val="20"/>
              </w:rPr>
            </w:pPr>
            <w:r>
              <w:rPr>
                <w:sz w:val="20"/>
                <w:szCs w:val="20"/>
              </w:rPr>
              <w:t>10124</w:t>
            </w:r>
          </w:p>
        </w:tc>
        <w:tc>
          <w:tcPr>
            <w:tcW w:w="963" w:type="dxa"/>
            <w:gridSpan w:val="2"/>
          </w:tcPr>
          <w:p w14:paraId="28596D96" w14:textId="77777777" w:rsidR="005F789E" w:rsidRPr="00D326FF" w:rsidRDefault="005F789E" w:rsidP="003A1466">
            <w:pPr>
              <w:rPr>
                <w:sz w:val="20"/>
                <w:szCs w:val="20"/>
              </w:rPr>
            </w:pPr>
          </w:p>
        </w:tc>
        <w:tc>
          <w:tcPr>
            <w:tcW w:w="4394" w:type="dxa"/>
          </w:tcPr>
          <w:p w14:paraId="09CDD1F8" w14:textId="77777777" w:rsidR="005F789E" w:rsidRPr="000E2808" w:rsidRDefault="005F789E" w:rsidP="003A1466">
            <w:pPr>
              <w:rPr>
                <w:sz w:val="20"/>
                <w:szCs w:val="20"/>
              </w:rPr>
            </w:pPr>
            <w:r>
              <w:rPr>
                <w:sz w:val="20"/>
                <w:szCs w:val="20"/>
              </w:rPr>
              <w:t xml:space="preserve">124 - Transaction cannot be completed</w:t>
            </w:r>
          </w:p>
        </w:tc>
      </w:tr>
      <w:tr w:rsidR="005F789E" w:rsidRPr="00D326FF" w14:paraId="31ABADDC" w14:textId="77777777" w:rsidTr="003A1466">
        <w:trPr>
          <w:trHeight w:val="20"/>
        </w:trPr>
        <w:tc>
          <w:tcPr>
            <w:tcW w:w="3119" w:type="dxa"/>
          </w:tcPr>
          <w:p w14:paraId="7630C903" w14:textId="77777777" w:rsidR="005F789E" w:rsidRPr="000E2808" w:rsidRDefault="005F789E" w:rsidP="003A1466">
            <w:pPr>
              <w:rPr>
                <w:sz w:val="20"/>
                <w:szCs w:val="20"/>
              </w:rPr>
            </w:pPr>
            <w:r>
              <w:rPr>
                <w:sz w:val="20"/>
                <w:szCs w:val="20"/>
              </w:rPr>
              <w:t>ECR_WL_P125</w:t>
            </w:r>
          </w:p>
        </w:tc>
        <w:tc>
          <w:tcPr>
            <w:tcW w:w="738" w:type="dxa"/>
          </w:tcPr>
          <w:p w14:paraId="489C72AC" w14:textId="77777777" w:rsidR="005F789E" w:rsidRPr="000E2808" w:rsidRDefault="005F789E" w:rsidP="003A1466">
            <w:pPr>
              <w:rPr>
                <w:sz w:val="20"/>
                <w:szCs w:val="20"/>
              </w:rPr>
            </w:pPr>
            <w:r>
              <w:rPr>
                <w:sz w:val="20"/>
                <w:szCs w:val="20"/>
              </w:rPr>
              <w:t>10125</w:t>
            </w:r>
          </w:p>
        </w:tc>
        <w:tc>
          <w:tcPr>
            <w:tcW w:w="963" w:type="dxa"/>
            <w:gridSpan w:val="2"/>
          </w:tcPr>
          <w:p w14:paraId="34E8109E" w14:textId="77777777" w:rsidR="005F789E" w:rsidRPr="00D326FF" w:rsidRDefault="005F789E" w:rsidP="003A1466">
            <w:pPr>
              <w:rPr>
                <w:sz w:val="20"/>
                <w:szCs w:val="20"/>
              </w:rPr>
            </w:pPr>
          </w:p>
        </w:tc>
        <w:tc>
          <w:tcPr>
            <w:tcW w:w="4394" w:type="dxa"/>
          </w:tcPr>
          <w:p w14:paraId="45D258F6" w14:textId="77777777" w:rsidR="005F789E" w:rsidRPr="000E2808" w:rsidRDefault="005F789E" w:rsidP="003A1466">
            <w:pPr>
              <w:rPr>
                <w:sz w:val="20"/>
                <w:szCs w:val="20"/>
              </w:rPr>
            </w:pPr>
            <w:r>
              <w:rPr>
                <w:sz w:val="20"/>
                <w:szCs w:val="20"/>
              </w:rPr>
              <w:t xml:space="preserve">125 - Expired card</w:t>
            </w:r>
          </w:p>
        </w:tc>
      </w:tr>
      <w:tr w:rsidR="005F789E" w:rsidRPr="00D326FF" w14:paraId="61CD60C1" w14:textId="77777777" w:rsidTr="003A1466">
        <w:trPr>
          <w:trHeight w:val="20"/>
        </w:trPr>
        <w:tc>
          <w:tcPr>
            <w:tcW w:w="3119" w:type="dxa"/>
          </w:tcPr>
          <w:p w14:paraId="22399841" w14:textId="77777777" w:rsidR="005F789E" w:rsidRPr="000E2808" w:rsidRDefault="005F789E" w:rsidP="003A1466">
            <w:pPr>
              <w:rPr>
                <w:sz w:val="20"/>
                <w:szCs w:val="20"/>
              </w:rPr>
            </w:pPr>
            <w:r>
              <w:rPr>
                <w:sz w:val="20"/>
                <w:szCs w:val="20"/>
              </w:rPr>
              <w:t>ECR_WL_P126</w:t>
            </w:r>
          </w:p>
        </w:tc>
        <w:tc>
          <w:tcPr>
            <w:tcW w:w="738" w:type="dxa"/>
          </w:tcPr>
          <w:p w14:paraId="1692CC75" w14:textId="77777777" w:rsidR="005F789E" w:rsidRPr="000E2808" w:rsidRDefault="005F789E" w:rsidP="003A1466">
            <w:pPr>
              <w:rPr>
                <w:sz w:val="20"/>
                <w:szCs w:val="20"/>
              </w:rPr>
            </w:pPr>
            <w:r>
              <w:rPr>
                <w:sz w:val="20"/>
                <w:szCs w:val="20"/>
              </w:rPr>
              <w:t>10126</w:t>
            </w:r>
          </w:p>
        </w:tc>
        <w:tc>
          <w:tcPr>
            <w:tcW w:w="963" w:type="dxa"/>
            <w:gridSpan w:val="2"/>
          </w:tcPr>
          <w:p w14:paraId="18BA6BFD" w14:textId="77777777" w:rsidR="005F789E" w:rsidRPr="00D326FF" w:rsidRDefault="005F789E" w:rsidP="003A1466">
            <w:pPr>
              <w:rPr>
                <w:sz w:val="20"/>
                <w:szCs w:val="20"/>
              </w:rPr>
            </w:pPr>
          </w:p>
        </w:tc>
        <w:tc>
          <w:tcPr>
            <w:tcW w:w="4394" w:type="dxa"/>
          </w:tcPr>
          <w:p w14:paraId="42CD8753" w14:textId="77777777" w:rsidR="005F789E" w:rsidRPr="000E2808" w:rsidRDefault="005F789E" w:rsidP="003A1466">
            <w:pPr>
              <w:rPr>
                <w:sz w:val="20"/>
                <w:szCs w:val="20"/>
              </w:rPr>
            </w:pPr>
            <w:r>
              <w:rPr>
                <w:sz w:val="20"/>
                <w:szCs w:val="20"/>
              </w:rPr>
              <w:t xml:space="preserve">126 - Invalid PIN block </w:t>
            </w:r>
          </w:p>
        </w:tc>
      </w:tr>
      <w:tr w:rsidR="005F789E" w:rsidRPr="00D326FF" w14:paraId="5C393476" w14:textId="77777777" w:rsidTr="003A1466">
        <w:trPr>
          <w:trHeight w:val="20"/>
        </w:trPr>
        <w:tc>
          <w:tcPr>
            <w:tcW w:w="3119" w:type="dxa"/>
          </w:tcPr>
          <w:p w14:paraId="1F05B1A5" w14:textId="77777777" w:rsidR="005F789E" w:rsidRPr="000E2808" w:rsidRDefault="005F789E" w:rsidP="003A1466">
            <w:pPr>
              <w:rPr>
                <w:sz w:val="20"/>
                <w:szCs w:val="20"/>
              </w:rPr>
            </w:pPr>
            <w:r>
              <w:rPr>
                <w:sz w:val="20"/>
                <w:szCs w:val="20"/>
              </w:rPr>
              <w:t>ECR_WL_P127</w:t>
            </w:r>
          </w:p>
        </w:tc>
        <w:tc>
          <w:tcPr>
            <w:tcW w:w="738" w:type="dxa"/>
          </w:tcPr>
          <w:p w14:paraId="387CBF23" w14:textId="77777777" w:rsidR="005F789E" w:rsidRPr="000E2808" w:rsidRDefault="005F789E" w:rsidP="003A1466">
            <w:pPr>
              <w:rPr>
                <w:sz w:val="20"/>
                <w:szCs w:val="20"/>
              </w:rPr>
            </w:pPr>
            <w:r>
              <w:rPr>
                <w:sz w:val="20"/>
                <w:szCs w:val="20"/>
              </w:rPr>
              <w:t>10127</w:t>
            </w:r>
          </w:p>
        </w:tc>
        <w:tc>
          <w:tcPr>
            <w:tcW w:w="963" w:type="dxa"/>
            <w:gridSpan w:val="2"/>
          </w:tcPr>
          <w:p w14:paraId="24BD8466" w14:textId="77777777" w:rsidR="005F789E" w:rsidRPr="00D326FF" w:rsidRDefault="005F789E" w:rsidP="003A1466">
            <w:pPr>
              <w:rPr>
                <w:sz w:val="20"/>
                <w:szCs w:val="20"/>
              </w:rPr>
            </w:pPr>
          </w:p>
        </w:tc>
        <w:tc>
          <w:tcPr>
            <w:tcW w:w="4394" w:type="dxa"/>
          </w:tcPr>
          <w:p w14:paraId="158CF900" w14:textId="77777777" w:rsidR="005F789E" w:rsidRPr="000E2808" w:rsidRDefault="005F789E" w:rsidP="003A1466">
            <w:pPr>
              <w:rPr>
                <w:sz w:val="20"/>
                <w:szCs w:val="20"/>
              </w:rPr>
            </w:pPr>
            <w:r>
              <w:rPr>
                <w:sz w:val="20"/>
                <w:szCs w:val="20"/>
              </w:rPr>
              <w:t xml:space="preserve">127 - PIN length error</w:t>
            </w:r>
          </w:p>
        </w:tc>
      </w:tr>
      <w:tr w:rsidR="005F789E" w:rsidRPr="00D326FF" w14:paraId="74D5D70D" w14:textId="77777777" w:rsidTr="003A1466">
        <w:trPr>
          <w:trHeight w:val="20"/>
        </w:trPr>
        <w:tc>
          <w:tcPr>
            <w:tcW w:w="3119" w:type="dxa"/>
          </w:tcPr>
          <w:p w14:paraId="199E8D4D" w14:textId="77777777" w:rsidR="005F789E" w:rsidRPr="000E2808" w:rsidRDefault="005F789E" w:rsidP="003A1466">
            <w:pPr>
              <w:rPr>
                <w:sz w:val="20"/>
                <w:szCs w:val="20"/>
              </w:rPr>
            </w:pPr>
            <w:r>
              <w:rPr>
                <w:sz w:val="20"/>
                <w:szCs w:val="20"/>
              </w:rPr>
              <w:t>ECR_WL_P128</w:t>
            </w:r>
          </w:p>
        </w:tc>
        <w:tc>
          <w:tcPr>
            <w:tcW w:w="738" w:type="dxa"/>
          </w:tcPr>
          <w:p w14:paraId="729F952B" w14:textId="77777777" w:rsidR="005F789E" w:rsidRPr="000E2808" w:rsidRDefault="005F789E" w:rsidP="003A1466">
            <w:pPr>
              <w:rPr>
                <w:sz w:val="20"/>
                <w:szCs w:val="20"/>
              </w:rPr>
            </w:pPr>
            <w:r>
              <w:rPr>
                <w:sz w:val="20"/>
                <w:szCs w:val="20"/>
              </w:rPr>
              <w:t>10128</w:t>
            </w:r>
          </w:p>
        </w:tc>
        <w:tc>
          <w:tcPr>
            <w:tcW w:w="963" w:type="dxa"/>
            <w:gridSpan w:val="2"/>
          </w:tcPr>
          <w:p w14:paraId="6F2A766C" w14:textId="77777777" w:rsidR="005F789E" w:rsidRPr="00D326FF" w:rsidRDefault="005F789E" w:rsidP="003A1466">
            <w:pPr>
              <w:rPr>
                <w:sz w:val="20"/>
                <w:szCs w:val="20"/>
              </w:rPr>
            </w:pPr>
          </w:p>
        </w:tc>
        <w:tc>
          <w:tcPr>
            <w:tcW w:w="4394" w:type="dxa"/>
          </w:tcPr>
          <w:p w14:paraId="4B0E0B57" w14:textId="77777777" w:rsidR="005F789E" w:rsidRPr="000E2808" w:rsidRDefault="005F789E" w:rsidP="003A1466">
            <w:pPr>
              <w:rPr>
                <w:sz w:val="20"/>
                <w:szCs w:val="20"/>
              </w:rPr>
            </w:pPr>
            <w:r>
              <w:rPr>
                <w:sz w:val="20"/>
                <w:szCs w:val="20"/>
              </w:rPr>
              <w:t xml:space="preserve">128 - PIN key synch error </w:t>
            </w:r>
          </w:p>
        </w:tc>
      </w:tr>
      <w:tr w:rsidR="005F789E" w:rsidRPr="00D326FF" w14:paraId="7F07372B" w14:textId="77777777" w:rsidTr="003A1466">
        <w:trPr>
          <w:trHeight w:val="20"/>
        </w:trPr>
        <w:tc>
          <w:tcPr>
            <w:tcW w:w="3119" w:type="dxa"/>
          </w:tcPr>
          <w:p w14:paraId="4AA814BE" w14:textId="77777777" w:rsidR="005F789E" w:rsidRPr="000E2808" w:rsidRDefault="005F789E" w:rsidP="003A1466">
            <w:pPr>
              <w:rPr>
                <w:sz w:val="20"/>
                <w:szCs w:val="20"/>
              </w:rPr>
            </w:pPr>
            <w:r>
              <w:rPr>
                <w:sz w:val="20"/>
                <w:szCs w:val="20"/>
              </w:rPr>
              <w:t>ECR_WL_P129</w:t>
            </w:r>
          </w:p>
        </w:tc>
        <w:tc>
          <w:tcPr>
            <w:tcW w:w="738" w:type="dxa"/>
          </w:tcPr>
          <w:p w14:paraId="2D30A327" w14:textId="77777777" w:rsidR="005F789E" w:rsidRPr="000E2808" w:rsidRDefault="005F789E" w:rsidP="003A1466">
            <w:pPr>
              <w:rPr>
                <w:sz w:val="20"/>
                <w:szCs w:val="20"/>
              </w:rPr>
            </w:pPr>
            <w:r>
              <w:rPr>
                <w:sz w:val="20"/>
                <w:szCs w:val="20"/>
              </w:rPr>
              <w:t>10129</w:t>
            </w:r>
          </w:p>
        </w:tc>
        <w:tc>
          <w:tcPr>
            <w:tcW w:w="963" w:type="dxa"/>
            <w:gridSpan w:val="2"/>
          </w:tcPr>
          <w:p w14:paraId="3DEFD8BF" w14:textId="77777777" w:rsidR="005F789E" w:rsidRPr="00D326FF" w:rsidRDefault="005F789E" w:rsidP="003A1466">
            <w:pPr>
              <w:rPr>
                <w:sz w:val="20"/>
                <w:szCs w:val="20"/>
              </w:rPr>
            </w:pPr>
          </w:p>
        </w:tc>
        <w:tc>
          <w:tcPr>
            <w:tcW w:w="4394" w:type="dxa"/>
          </w:tcPr>
          <w:p w14:paraId="355AFF77" w14:textId="77777777" w:rsidR="005F789E" w:rsidRPr="000E2808" w:rsidRDefault="005F789E" w:rsidP="003A1466">
            <w:pPr>
              <w:rPr>
                <w:sz w:val="20"/>
                <w:szCs w:val="20"/>
              </w:rPr>
            </w:pPr>
            <w:r>
              <w:rPr>
                <w:sz w:val="20"/>
                <w:szCs w:val="20"/>
              </w:rPr>
              <w:t xml:space="preserve">129 - Suspected fraud</w:t>
            </w:r>
          </w:p>
        </w:tc>
      </w:tr>
      <w:tr w:rsidR="005F789E" w:rsidRPr="00D326FF" w14:paraId="2D8E6434" w14:textId="77777777" w:rsidTr="003A1466">
        <w:trPr>
          <w:trHeight w:val="20"/>
        </w:trPr>
        <w:tc>
          <w:tcPr>
            <w:tcW w:w="3119" w:type="dxa"/>
          </w:tcPr>
          <w:p w14:paraId="52DC5CA3" w14:textId="77777777" w:rsidR="005F789E" w:rsidRPr="00DF52F7" w:rsidRDefault="005F789E" w:rsidP="003A1466">
            <w:pPr>
              <w:rPr>
                <w:sz w:val="20"/>
                <w:szCs w:val="20"/>
              </w:rPr>
            </w:pPr>
            <w:r>
              <w:rPr>
                <w:sz w:val="20"/>
                <w:szCs w:val="20"/>
              </w:rPr>
              <w:t>ECR_WL_P160</w:t>
            </w:r>
          </w:p>
        </w:tc>
        <w:tc>
          <w:tcPr>
            <w:tcW w:w="738" w:type="dxa"/>
          </w:tcPr>
          <w:p w14:paraId="6ADAC855" w14:textId="77777777" w:rsidR="005F789E" w:rsidRPr="00DF52F7" w:rsidRDefault="005F789E" w:rsidP="003A1466">
            <w:pPr>
              <w:rPr>
                <w:sz w:val="20"/>
                <w:szCs w:val="20"/>
              </w:rPr>
            </w:pPr>
            <w:r>
              <w:rPr>
                <w:sz w:val="20"/>
                <w:szCs w:val="20"/>
              </w:rPr>
              <w:t>10160</w:t>
            </w:r>
          </w:p>
        </w:tc>
        <w:tc>
          <w:tcPr>
            <w:tcW w:w="963" w:type="dxa"/>
            <w:gridSpan w:val="2"/>
          </w:tcPr>
          <w:p w14:paraId="66444D07" w14:textId="77777777" w:rsidR="005F789E" w:rsidRPr="00DF52F7" w:rsidRDefault="005F789E" w:rsidP="003A1466">
            <w:pPr>
              <w:rPr>
                <w:sz w:val="20"/>
                <w:szCs w:val="20"/>
              </w:rPr>
            </w:pPr>
          </w:p>
        </w:tc>
        <w:tc>
          <w:tcPr>
            <w:tcW w:w="4394" w:type="dxa"/>
          </w:tcPr>
          <w:p w14:paraId="654BF1F6" w14:textId="77777777" w:rsidR="005F789E" w:rsidRPr="00DF52F7" w:rsidRDefault="005F789E" w:rsidP="003A1466">
            <w:pPr>
              <w:rPr>
                <w:sz w:val="20"/>
                <w:szCs w:val="20"/>
                <w:highlight w:val="lightGray"/>
              </w:rPr>
            </w:pPr>
          </w:p>
        </w:tc>
      </w:tr>
      <w:tr w:rsidR="005F789E" w:rsidRPr="00D326FF" w14:paraId="17C27EFF" w14:textId="77777777" w:rsidTr="003A1466">
        <w:trPr>
          <w:trHeight w:val="20"/>
        </w:trPr>
        <w:tc>
          <w:tcPr>
            <w:tcW w:w="3119" w:type="dxa"/>
          </w:tcPr>
          <w:p w14:paraId="4AA6DFB4" w14:textId="77777777" w:rsidR="005F789E" w:rsidRPr="00DF52F7" w:rsidRDefault="005F789E" w:rsidP="003A1466">
            <w:pPr>
              <w:rPr>
                <w:sz w:val="20"/>
                <w:szCs w:val="20"/>
              </w:rPr>
            </w:pPr>
            <w:r>
              <w:rPr>
                <w:sz w:val="20"/>
                <w:szCs w:val="20"/>
              </w:rPr>
              <w:t>ECR_WL_P168</w:t>
            </w:r>
          </w:p>
        </w:tc>
        <w:tc>
          <w:tcPr>
            <w:tcW w:w="738" w:type="dxa"/>
          </w:tcPr>
          <w:p w14:paraId="7EE0DACC" w14:textId="77777777" w:rsidR="005F789E" w:rsidRPr="00DF52F7" w:rsidRDefault="005F789E" w:rsidP="003A1466">
            <w:pPr>
              <w:rPr>
                <w:sz w:val="20"/>
                <w:szCs w:val="20"/>
              </w:rPr>
            </w:pPr>
            <w:r>
              <w:rPr>
                <w:sz w:val="20"/>
                <w:szCs w:val="20"/>
              </w:rPr>
              <w:t>10168</w:t>
            </w:r>
          </w:p>
        </w:tc>
        <w:tc>
          <w:tcPr>
            <w:tcW w:w="963" w:type="dxa"/>
            <w:gridSpan w:val="2"/>
          </w:tcPr>
          <w:p w14:paraId="1336BF38" w14:textId="77777777" w:rsidR="005F789E" w:rsidRPr="00DF52F7" w:rsidRDefault="005F789E" w:rsidP="003A1466">
            <w:pPr>
              <w:rPr>
                <w:sz w:val="20"/>
                <w:szCs w:val="20"/>
              </w:rPr>
            </w:pPr>
          </w:p>
        </w:tc>
        <w:tc>
          <w:tcPr>
            <w:tcW w:w="4394" w:type="dxa"/>
          </w:tcPr>
          <w:p w14:paraId="36528B9B" w14:textId="77777777" w:rsidR="005F789E" w:rsidRPr="00DF52F7" w:rsidRDefault="005F789E" w:rsidP="003A1466">
            <w:pPr>
              <w:rPr>
                <w:sz w:val="20"/>
                <w:szCs w:val="20"/>
                <w:highlight w:val="lightGray"/>
              </w:rPr>
            </w:pPr>
          </w:p>
        </w:tc>
      </w:tr>
      <w:tr w:rsidR="005F789E" w:rsidRPr="00D326FF" w14:paraId="56EDC95A" w14:textId="77777777" w:rsidTr="003A1466">
        <w:trPr>
          <w:trHeight w:val="20"/>
        </w:trPr>
        <w:tc>
          <w:tcPr>
            <w:tcW w:w="3119" w:type="dxa"/>
          </w:tcPr>
          <w:p w14:paraId="1B8EAD45" w14:textId="77777777" w:rsidR="005F789E" w:rsidRPr="00DF52F7" w:rsidRDefault="005F789E" w:rsidP="003A1466">
            <w:pPr>
              <w:rPr>
                <w:sz w:val="20"/>
                <w:szCs w:val="20"/>
              </w:rPr>
            </w:pPr>
            <w:r>
              <w:rPr>
                <w:sz w:val="20"/>
                <w:szCs w:val="20"/>
              </w:rPr>
              <w:t>ECR_WL_P170</w:t>
            </w:r>
          </w:p>
        </w:tc>
        <w:tc>
          <w:tcPr>
            <w:tcW w:w="738" w:type="dxa"/>
          </w:tcPr>
          <w:p w14:paraId="4B99DF1F" w14:textId="77777777" w:rsidR="005F789E" w:rsidRPr="00DF52F7" w:rsidRDefault="005F789E" w:rsidP="003A1466">
            <w:pPr>
              <w:rPr>
                <w:sz w:val="20"/>
                <w:szCs w:val="20"/>
              </w:rPr>
            </w:pPr>
            <w:r>
              <w:rPr>
                <w:sz w:val="20"/>
                <w:szCs w:val="20"/>
              </w:rPr>
              <w:t>10170</w:t>
            </w:r>
          </w:p>
        </w:tc>
        <w:tc>
          <w:tcPr>
            <w:tcW w:w="963" w:type="dxa"/>
            <w:gridSpan w:val="2"/>
          </w:tcPr>
          <w:p w14:paraId="691184CC" w14:textId="77777777" w:rsidR="005F789E" w:rsidRPr="00DF52F7" w:rsidRDefault="005F789E" w:rsidP="003A1466">
            <w:pPr>
              <w:rPr>
                <w:sz w:val="20"/>
                <w:szCs w:val="20"/>
              </w:rPr>
            </w:pPr>
          </w:p>
        </w:tc>
        <w:tc>
          <w:tcPr>
            <w:tcW w:w="4394" w:type="dxa"/>
          </w:tcPr>
          <w:p w14:paraId="60206C76" w14:textId="77777777" w:rsidR="005F789E" w:rsidRPr="00DF52F7" w:rsidRDefault="005F789E" w:rsidP="003A1466">
            <w:pPr>
              <w:rPr>
                <w:sz w:val="20"/>
                <w:szCs w:val="20"/>
                <w:highlight w:val="lightGray"/>
              </w:rPr>
            </w:pPr>
          </w:p>
        </w:tc>
      </w:tr>
      <w:tr w:rsidR="005F789E" w:rsidRPr="00D326FF" w14:paraId="13009AAA" w14:textId="77777777" w:rsidTr="003A1466">
        <w:trPr>
          <w:trHeight w:val="20"/>
        </w:trPr>
        <w:tc>
          <w:tcPr>
            <w:tcW w:w="3119" w:type="dxa"/>
          </w:tcPr>
          <w:p w14:paraId="7B525D67" w14:textId="77777777" w:rsidR="005F789E" w:rsidRPr="00DF52F7" w:rsidRDefault="005F789E" w:rsidP="003A1466">
            <w:pPr>
              <w:rPr>
                <w:sz w:val="20"/>
                <w:szCs w:val="20"/>
              </w:rPr>
            </w:pPr>
            <w:r>
              <w:rPr>
                <w:sz w:val="20"/>
                <w:szCs w:val="20"/>
              </w:rPr>
              <w:t>ECR_WL_P180</w:t>
            </w:r>
          </w:p>
        </w:tc>
        <w:tc>
          <w:tcPr>
            <w:tcW w:w="738" w:type="dxa"/>
          </w:tcPr>
          <w:p w14:paraId="21D64536" w14:textId="77777777" w:rsidR="005F789E" w:rsidRPr="00DF52F7" w:rsidRDefault="005F789E" w:rsidP="003A1466">
            <w:pPr>
              <w:rPr>
                <w:sz w:val="20"/>
                <w:szCs w:val="20"/>
              </w:rPr>
            </w:pPr>
            <w:r>
              <w:rPr>
                <w:sz w:val="20"/>
                <w:szCs w:val="20"/>
              </w:rPr>
              <w:t>10180</w:t>
            </w:r>
          </w:p>
        </w:tc>
        <w:tc>
          <w:tcPr>
            <w:tcW w:w="963" w:type="dxa"/>
            <w:gridSpan w:val="2"/>
          </w:tcPr>
          <w:p w14:paraId="3429E7C8" w14:textId="77777777" w:rsidR="005F789E" w:rsidRPr="00DF52F7" w:rsidRDefault="005F789E" w:rsidP="003A1466">
            <w:pPr>
              <w:rPr>
                <w:sz w:val="20"/>
                <w:szCs w:val="20"/>
              </w:rPr>
            </w:pPr>
          </w:p>
        </w:tc>
        <w:tc>
          <w:tcPr>
            <w:tcW w:w="4394" w:type="dxa"/>
          </w:tcPr>
          <w:p w14:paraId="46ADC237" w14:textId="77777777" w:rsidR="005F789E" w:rsidRPr="00DF52F7" w:rsidRDefault="005F789E" w:rsidP="003A1466">
            <w:pPr>
              <w:rPr>
                <w:sz w:val="20"/>
                <w:szCs w:val="20"/>
                <w:highlight w:val="lightGray"/>
              </w:rPr>
            </w:pPr>
          </w:p>
        </w:tc>
      </w:tr>
      <w:tr w:rsidR="005F789E" w:rsidRPr="00D326FF" w14:paraId="2DD80361" w14:textId="77777777" w:rsidTr="003A1466">
        <w:trPr>
          <w:trHeight w:val="20"/>
        </w:trPr>
        <w:tc>
          <w:tcPr>
            <w:tcW w:w="3119" w:type="dxa"/>
          </w:tcPr>
          <w:p w14:paraId="193A27B4" w14:textId="77777777" w:rsidR="005F789E" w:rsidRPr="000E2808" w:rsidRDefault="005F789E" w:rsidP="003A1466">
            <w:pPr>
              <w:rPr>
                <w:sz w:val="20"/>
                <w:szCs w:val="20"/>
              </w:rPr>
            </w:pPr>
          </w:p>
        </w:tc>
        <w:tc>
          <w:tcPr>
            <w:tcW w:w="738" w:type="dxa"/>
          </w:tcPr>
          <w:p w14:paraId="6711E3DA" w14:textId="77777777" w:rsidR="005F789E" w:rsidRPr="000E2808" w:rsidRDefault="005F789E" w:rsidP="003A1466">
            <w:pPr>
              <w:rPr>
                <w:sz w:val="20"/>
                <w:szCs w:val="20"/>
              </w:rPr>
            </w:pPr>
          </w:p>
        </w:tc>
        <w:tc>
          <w:tcPr>
            <w:tcW w:w="963" w:type="dxa"/>
            <w:gridSpan w:val="2"/>
          </w:tcPr>
          <w:p w14:paraId="345F1CA1" w14:textId="77777777" w:rsidR="005F789E" w:rsidRPr="00D326FF" w:rsidRDefault="005F789E" w:rsidP="003A1466">
            <w:pPr>
              <w:rPr>
                <w:sz w:val="20"/>
                <w:szCs w:val="20"/>
              </w:rPr>
            </w:pPr>
          </w:p>
        </w:tc>
        <w:tc>
          <w:tcPr>
            <w:tcW w:w="4394" w:type="dxa"/>
          </w:tcPr>
          <w:p w14:paraId="3FDA1EAF" w14:textId="77777777" w:rsidR="005F789E" w:rsidRPr="000E2808" w:rsidRDefault="005F789E" w:rsidP="003A1466">
            <w:pPr>
              <w:rPr>
                <w:sz w:val="20"/>
                <w:szCs w:val="20"/>
              </w:rPr>
            </w:pPr>
          </w:p>
        </w:tc>
      </w:tr>
      <w:tr w:rsidR="005F789E" w:rsidRPr="00D326FF" w14:paraId="76A476B1" w14:textId="77777777" w:rsidTr="003A1466">
        <w:trPr>
          <w:trHeight w:val="20"/>
        </w:trPr>
        <w:tc>
          <w:tcPr>
            <w:tcW w:w="3119" w:type="dxa"/>
          </w:tcPr>
          <w:p w14:paraId="530677FA" w14:textId="77777777" w:rsidR="005F789E" w:rsidRPr="000E2808" w:rsidRDefault="005F789E" w:rsidP="003A1466">
            <w:pPr>
              <w:rPr>
                <w:sz w:val="20"/>
                <w:szCs w:val="20"/>
              </w:rPr>
            </w:pPr>
            <w:r>
              <w:rPr>
                <w:sz w:val="20"/>
                <w:szCs w:val="20"/>
              </w:rPr>
              <w:t>ECR_WL_P200</w:t>
            </w:r>
          </w:p>
        </w:tc>
        <w:tc>
          <w:tcPr>
            <w:tcW w:w="738" w:type="dxa"/>
          </w:tcPr>
          <w:p w14:paraId="3A35A68F" w14:textId="77777777" w:rsidR="005F789E" w:rsidRPr="000E2808" w:rsidRDefault="005F789E" w:rsidP="003A1466">
            <w:pPr>
              <w:rPr>
                <w:sz w:val="20"/>
                <w:szCs w:val="20"/>
              </w:rPr>
            </w:pPr>
            <w:r>
              <w:rPr>
                <w:sz w:val="20"/>
                <w:szCs w:val="20"/>
              </w:rPr>
              <w:t>10200</w:t>
            </w:r>
          </w:p>
        </w:tc>
        <w:tc>
          <w:tcPr>
            <w:tcW w:w="963" w:type="dxa"/>
            <w:gridSpan w:val="2"/>
          </w:tcPr>
          <w:p w14:paraId="374395A4" w14:textId="77777777" w:rsidR="005F789E" w:rsidRPr="00D326FF" w:rsidRDefault="005F789E" w:rsidP="003A1466">
            <w:pPr>
              <w:rPr>
                <w:sz w:val="20"/>
                <w:szCs w:val="20"/>
              </w:rPr>
            </w:pPr>
          </w:p>
        </w:tc>
        <w:tc>
          <w:tcPr>
            <w:tcW w:w="4394" w:type="dxa"/>
          </w:tcPr>
          <w:p w14:paraId="36D07850" w14:textId="77777777" w:rsidR="005F789E" w:rsidRPr="000E2808" w:rsidRDefault="005F789E" w:rsidP="003A1466">
            <w:pPr>
              <w:rPr>
                <w:sz w:val="20"/>
                <w:szCs w:val="20"/>
              </w:rPr>
            </w:pPr>
            <w:r>
              <w:rPr>
                <w:sz w:val="20"/>
                <w:szCs w:val="20"/>
              </w:rPr>
              <w:t xml:space="preserve">200 - Pick-up card !</w:t>
            </w:r>
          </w:p>
        </w:tc>
      </w:tr>
      <w:tr w:rsidR="005F789E" w:rsidRPr="00D326FF" w14:paraId="6D33D346" w14:textId="77777777" w:rsidTr="003A1466">
        <w:trPr>
          <w:trHeight w:val="20"/>
        </w:trPr>
        <w:tc>
          <w:tcPr>
            <w:tcW w:w="3119" w:type="dxa"/>
          </w:tcPr>
          <w:p w14:paraId="1E6A5824" w14:textId="77777777" w:rsidR="005F789E" w:rsidRPr="000E2808" w:rsidRDefault="005F789E" w:rsidP="003A1466">
            <w:pPr>
              <w:rPr>
                <w:sz w:val="20"/>
                <w:szCs w:val="20"/>
              </w:rPr>
            </w:pPr>
            <w:r>
              <w:rPr>
                <w:sz w:val="20"/>
                <w:szCs w:val="20"/>
              </w:rPr>
              <w:t>ECR_WL_P201</w:t>
            </w:r>
          </w:p>
        </w:tc>
        <w:tc>
          <w:tcPr>
            <w:tcW w:w="738" w:type="dxa"/>
          </w:tcPr>
          <w:p w14:paraId="70C43005" w14:textId="77777777" w:rsidR="005F789E" w:rsidRPr="000E2808" w:rsidRDefault="005F789E" w:rsidP="003A1466">
            <w:pPr>
              <w:rPr>
                <w:sz w:val="20"/>
                <w:szCs w:val="20"/>
              </w:rPr>
            </w:pPr>
            <w:r>
              <w:rPr>
                <w:sz w:val="20"/>
                <w:szCs w:val="20"/>
              </w:rPr>
              <w:t>10201</w:t>
            </w:r>
          </w:p>
        </w:tc>
        <w:tc>
          <w:tcPr>
            <w:tcW w:w="963" w:type="dxa"/>
            <w:gridSpan w:val="2"/>
          </w:tcPr>
          <w:p w14:paraId="317332F1" w14:textId="77777777" w:rsidR="005F789E" w:rsidRPr="00D326FF" w:rsidRDefault="005F789E" w:rsidP="003A1466">
            <w:pPr>
              <w:rPr>
                <w:sz w:val="20"/>
                <w:szCs w:val="20"/>
              </w:rPr>
            </w:pPr>
          </w:p>
        </w:tc>
        <w:tc>
          <w:tcPr>
            <w:tcW w:w="4394" w:type="dxa"/>
          </w:tcPr>
          <w:p w14:paraId="2B761C99" w14:textId="77777777" w:rsidR="005F789E" w:rsidRPr="000E2808" w:rsidRDefault="005F789E" w:rsidP="003A1466">
            <w:pPr>
              <w:rPr>
                <w:sz w:val="20"/>
                <w:szCs w:val="20"/>
              </w:rPr>
            </w:pPr>
            <w:r>
              <w:rPr>
                <w:sz w:val="20"/>
                <w:szCs w:val="20"/>
              </w:rPr>
              <w:t xml:space="preserve">201 - Pick-up card !</w:t>
            </w:r>
          </w:p>
        </w:tc>
      </w:tr>
      <w:tr w:rsidR="005F789E" w:rsidRPr="00D326FF" w14:paraId="1AD43B39" w14:textId="77777777" w:rsidTr="003A1466">
        <w:trPr>
          <w:trHeight w:val="20"/>
        </w:trPr>
        <w:tc>
          <w:tcPr>
            <w:tcW w:w="3119" w:type="dxa"/>
          </w:tcPr>
          <w:p w14:paraId="783D1F62" w14:textId="77777777" w:rsidR="005F789E" w:rsidRPr="000E2808" w:rsidRDefault="005F789E" w:rsidP="003A1466">
            <w:pPr>
              <w:rPr>
                <w:sz w:val="20"/>
                <w:szCs w:val="20"/>
              </w:rPr>
            </w:pPr>
            <w:r>
              <w:rPr>
                <w:sz w:val="20"/>
                <w:szCs w:val="20"/>
              </w:rPr>
              <w:t>ECR_WL_P202</w:t>
            </w:r>
          </w:p>
        </w:tc>
        <w:tc>
          <w:tcPr>
            <w:tcW w:w="738" w:type="dxa"/>
          </w:tcPr>
          <w:p w14:paraId="5BE9F5A6" w14:textId="77777777" w:rsidR="005F789E" w:rsidRPr="000E2808" w:rsidRDefault="005F789E" w:rsidP="003A1466">
            <w:pPr>
              <w:rPr>
                <w:sz w:val="20"/>
                <w:szCs w:val="20"/>
              </w:rPr>
            </w:pPr>
            <w:r>
              <w:rPr>
                <w:sz w:val="20"/>
                <w:szCs w:val="20"/>
              </w:rPr>
              <w:t>10202</w:t>
            </w:r>
          </w:p>
        </w:tc>
        <w:tc>
          <w:tcPr>
            <w:tcW w:w="963" w:type="dxa"/>
            <w:gridSpan w:val="2"/>
          </w:tcPr>
          <w:p w14:paraId="3981D5AB" w14:textId="77777777" w:rsidR="005F789E" w:rsidRPr="00D326FF" w:rsidRDefault="005F789E" w:rsidP="003A1466">
            <w:pPr>
              <w:rPr>
                <w:sz w:val="20"/>
                <w:szCs w:val="20"/>
              </w:rPr>
            </w:pPr>
          </w:p>
        </w:tc>
        <w:tc>
          <w:tcPr>
            <w:tcW w:w="4394" w:type="dxa"/>
          </w:tcPr>
          <w:p w14:paraId="44EEDE55" w14:textId="77777777" w:rsidR="005F789E" w:rsidRPr="000E2808" w:rsidRDefault="005F789E" w:rsidP="003A1466">
            <w:pPr>
              <w:rPr>
                <w:sz w:val="20"/>
                <w:szCs w:val="20"/>
              </w:rPr>
            </w:pPr>
            <w:r>
              <w:rPr>
                <w:sz w:val="20"/>
                <w:szCs w:val="20"/>
              </w:rPr>
              <w:t xml:space="preserve">202 - Pick-up card !</w:t>
            </w:r>
          </w:p>
        </w:tc>
      </w:tr>
      <w:tr w:rsidR="005F789E" w:rsidRPr="00D326FF" w14:paraId="65821138" w14:textId="77777777" w:rsidTr="003A1466">
        <w:trPr>
          <w:trHeight w:val="20"/>
        </w:trPr>
        <w:tc>
          <w:tcPr>
            <w:tcW w:w="3119" w:type="dxa"/>
          </w:tcPr>
          <w:p w14:paraId="5AF0B31A" w14:textId="77777777" w:rsidR="005F789E" w:rsidRPr="000E2808" w:rsidRDefault="005F789E" w:rsidP="003A1466">
            <w:pPr>
              <w:rPr>
                <w:sz w:val="20"/>
                <w:szCs w:val="20"/>
              </w:rPr>
            </w:pPr>
            <w:r>
              <w:rPr>
                <w:sz w:val="20"/>
                <w:szCs w:val="20"/>
              </w:rPr>
              <w:t>ECR_WL_P203</w:t>
            </w:r>
          </w:p>
        </w:tc>
        <w:tc>
          <w:tcPr>
            <w:tcW w:w="738" w:type="dxa"/>
          </w:tcPr>
          <w:p w14:paraId="5F13CB87" w14:textId="77777777" w:rsidR="005F789E" w:rsidRPr="000E2808" w:rsidRDefault="005F789E" w:rsidP="003A1466">
            <w:pPr>
              <w:rPr>
                <w:sz w:val="20"/>
                <w:szCs w:val="20"/>
              </w:rPr>
            </w:pPr>
            <w:r>
              <w:rPr>
                <w:sz w:val="20"/>
                <w:szCs w:val="20"/>
              </w:rPr>
              <w:t>10203</w:t>
            </w:r>
          </w:p>
        </w:tc>
        <w:tc>
          <w:tcPr>
            <w:tcW w:w="963" w:type="dxa"/>
            <w:gridSpan w:val="2"/>
          </w:tcPr>
          <w:p w14:paraId="1573E724" w14:textId="77777777" w:rsidR="005F789E" w:rsidRPr="00D326FF" w:rsidRDefault="005F789E" w:rsidP="003A1466">
            <w:pPr>
              <w:rPr>
                <w:sz w:val="20"/>
                <w:szCs w:val="20"/>
              </w:rPr>
            </w:pPr>
          </w:p>
        </w:tc>
        <w:tc>
          <w:tcPr>
            <w:tcW w:w="4394" w:type="dxa"/>
          </w:tcPr>
          <w:p w14:paraId="1A77158A" w14:textId="77777777" w:rsidR="005F789E" w:rsidRPr="000E2808" w:rsidRDefault="005F789E" w:rsidP="003A1466">
            <w:pPr>
              <w:rPr>
                <w:sz w:val="20"/>
                <w:szCs w:val="20"/>
              </w:rPr>
            </w:pPr>
            <w:r>
              <w:rPr>
                <w:sz w:val="20"/>
                <w:szCs w:val="20"/>
              </w:rPr>
              <w:t xml:space="preserve">203 - Pick-up card !</w:t>
            </w:r>
          </w:p>
        </w:tc>
      </w:tr>
      <w:tr w:rsidR="005F789E" w:rsidRPr="00D326FF" w14:paraId="588FFD2F" w14:textId="77777777" w:rsidTr="003A1466">
        <w:trPr>
          <w:trHeight w:val="20"/>
        </w:trPr>
        <w:tc>
          <w:tcPr>
            <w:tcW w:w="3119" w:type="dxa"/>
          </w:tcPr>
          <w:p w14:paraId="49DB7320" w14:textId="77777777" w:rsidR="005F789E" w:rsidRPr="000E2808" w:rsidRDefault="005F789E" w:rsidP="003A1466">
            <w:pPr>
              <w:rPr>
                <w:sz w:val="20"/>
                <w:szCs w:val="20"/>
              </w:rPr>
            </w:pPr>
            <w:r>
              <w:rPr>
                <w:sz w:val="20"/>
                <w:szCs w:val="20"/>
              </w:rPr>
              <w:t>ECR_WL_P204</w:t>
            </w:r>
          </w:p>
        </w:tc>
        <w:tc>
          <w:tcPr>
            <w:tcW w:w="738" w:type="dxa"/>
          </w:tcPr>
          <w:p w14:paraId="02DC6E0B" w14:textId="77777777" w:rsidR="005F789E" w:rsidRPr="000E2808" w:rsidRDefault="005F789E" w:rsidP="003A1466">
            <w:pPr>
              <w:rPr>
                <w:sz w:val="20"/>
                <w:szCs w:val="20"/>
              </w:rPr>
            </w:pPr>
            <w:r>
              <w:rPr>
                <w:sz w:val="20"/>
                <w:szCs w:val="20"/>
              </w:rPr>
              <w:t>10204</w:t>
            </w:r>
          </w:p>
        </w:tc>
        <w:tc>
          <w:tcPr>
            <w:tcW w:w="963" w:type="dxa"/>
            <w:gridSpan w:val="2"/>
          </w:tcPr>
          <w:p w14:paraId="5D76402F" w14:textId="77777777" w:rsidR="005F789E" w:rsidRPr="00D326FF" w:rsidRDefault="005F789E" w:rsidP="003A1466">
            <w:pPr>
              <w:rPr>
                <w:sz w:val="20"/>
                <w:szCs w:val="20"/>
              </w:rPr>
            </w:pPr>
          </w:p>
        </w:tc>
        <w:tc>
          <w:tcPr>
            <w:tcW w:w="4394" w:type="dxa"/>
          </w:tcPr>
          <w:p w14:paraId="1C894104" w14:textId="77777777" w:rsidR="005F789E" w:rsidRPr="000E2808" w:rsidRDefault="005F789E" w:rsidP="003A1466">
            <w:pPr>
              <w:rPr>
                <w:sz w:val="20"/>
                <w:szCs w:val="20"/>
              </w:rPr>
            </w:pPr>
            <w:r>
              <w:rPr>
                <w:sz w:val="20"/>
                <w:szCs w:val="20"/>
              </w:rPr>
              <w:t xml:space="preserve">204 - Pick-up card !</w:t>
            </w:r>
          </w:p>
        </w:tc>
      </w:tr>
      <w:tr w:rsidR="005F789E" w:rsidRPr="00D326FF" w14:paraId="26CF904D" w14:textId="77777777" w:rsidTr="003A1466">
        <w:trPr>
          <w:trHeight w:val="20"/>
        </w:trPr>
        <w:tc>
          <w:tcPr>
            <w:tcW w:w="3119" w:type="dxa"/>
          </w:tcPr>
          <w:p w14:paraId="26F0DFE6" w14:textId="77777777" w:rsidR="005F789E" w:rsidRPr="000E2808" w:rsidRDefault="005F789E" w:rsidP="003A1466">
            <w:pPr>
              <w:rPr>
                <w:sz w:val="20"/>
                <w:szCs w:val="20"/>
              </w:rPr>
            </w:pPr>
            <w:r>
              <w:rPr>
                <w:sz w:val="20"/>
                <w:szCs w:val="20"/>
              </w:rPr>
              <w:t>ECR_WL_P205</w:t>
            </w:r>
          </w:p>
        </w:tc>
        <w:tc>
          <w:tcPr>
            <w:tcW w:w="738" w:type="dxa"/>
          </w:tcPr>
          <w:p w14:paraId="01CA3CA5" w14:textId="77777777" w:rsidR="005F789E" w:rsidRPr="000E2808" w:rsidRDefault="005F789E" w:rsidP="003A1466">
            <w:pPr>
              <w:rPr>
                <w:sz w:val="20"/>
                <w:szCs w:val="20"/>
              </w:rPr>
            </w:pPr>
            <w:r>
              <w:rPr>
                <w:sz w:val="20"/>
                <w:szCs w:val="20"/>
              </w:rPr>
              <w:t>10205</w:t>
            </w:r>
          </w:p>
        </w:tc>
        <w:tc>
          <w:tcPr>
            <w:tcW w:w="963" w:type="dxa"/>
            <w:gridSpan w:val="2"/>
          </w:tcPr>
          <w:p w14:paraId="4685415C" w14:textId="77777777" w:rsidR="005F789E" w:rsidRPr="00D326FF" w:rsidRDefault="005F789E" w:rsidP="003A1466">
            <w:pPr>
              <w:rPr>
                <w:sz w:val="20"/>
                <w:szCs w:val="20"/>
              </w:rPr>
            </w:pPr>
          </w:p>
        </w:tc>
        <w:tc>
          <w:tcPr>
            <w:tcW w:w="4394" w:type="dxa"/>
          </w:tcPr>
          <w:p w14:paraId="012941D7" w14:textId="77777777" w:rsidR="005F789E" w:rsidRPr="000E2808" w:rsidRDefault="005F789E" w:rsidP="003A1466">
            <w:pPr>
              <w:rPr>
                <w:sz w:val="20"/>
                <w:szCs w:val="20"/>
              </w:rPr>
            </w:pPr>
            <w:r>
              <w:rPr>
                <w:sz w:val="20"/>
                <w:szCs w:val="20"/>
              </w:rPr>
              <w:t xml:space="preserve">205 - Pick-up card !</w:t>
            </w:r>
          </w:p>
        </w:tc>
      </w:tr>
      <w:tr w:rsidR="005F789E" w:rsidRPr="00D326FF" w14:paraId="3977D56F" w14:textId="77777777" w:rsidTr="003A1466">
        <w:trPr>
          <w:trHeight w:val="20"/>
        </w:trPr>
        <w:tc>
          <w:tcPr>
            <w:tcW w:w="3119" w:type="dxa"/>
          </w:tcPr>
          <w:p w14:paraId="03DFA07C" w14:textId="77777777" w:rsidR="005F789E" w:rsidRPr="000E2808" w:rsidRDefault="005F789E" w:rsidP="003A1466">
            <w:pPr>
              <w:rPr>
                <w:sz w:val="20"/>
                <w:szCs w:val="20"/>
              </w:rPr>
            </w:pPr>
            <w:r>
              <w:rPr>
                <w:sz w:val="20"/>
                <w:szCs w:val="20"/>
              </w:rPr>
              <w:t>ECR_WL_P206</w:t>
            </w:r>
          </w:p>
        </w:tc>
        <w:tc>
          <w:tcPr>
            <w:tcW w:w="738" w:type="dxa"/>
          </w:tcPr>
          <w:p w14:paraId="351C711A" w14:textId="77777777" w:rsidR="005F789E" w:rsidRPr="000E2808" w:rsidRDefault="005F789E" w:rsidP="003A1466">
            <w:pPr>
              <w:rPr>
                <w:sz w:val="20"/>
                <w:szCs w:val="20"/>
              </w:rPr>
            </w:pPr>
            <w:r>
              <w:rPr>
                <w:sz w:val="20"/>
                <w:szCs w:val="20"/>
              </w:rPr>
              <w:t>10206</w:t>
            </w:r>
          </w:p>
        </w:tc>
        <w:tc>
          <w:tcPr>
            <w:tcW w:w="963" w:type="dxa"/>
            <w:gridSpan w:val="2"/>
          </w:tcPr>
          <w:p w14:paraId="1F2BCF8C" w14:textId="77777777" w:rsidR="005F789E" w:rsidRPr="00D326FF" w:rsidRDefault="005F789E" w:rsidP="003A1466">
            <w:pPr>
              <w:rPr>
                <w:sz w:val="20"/>
                <w:szCs w:val="20"/>
              </w:rPr>
            </w:pPr>
          </w:p>
        </w:tc>
        <w:tc>
          <w:tcPr>
            <w:tcW w:w="4394" w:type="dxa"/>
          </w:tcPr>
          <w:p w14:paraId="6EC5E890" w14:textId="77777777" w:rsidR="005F789E" w:rsidRPr="000E2808" w:rsidRDefault="005F789E" w:rsidP="003A1466">
            <w:pPr>
              <w:rPr>
                <w:sz w:val="20"/>
                <w:szCs w:val="20"/>
              </w:rPr>
            </w:pPr>
            <w:r>
              <w:rPr>
                <w:sz w:val="20"/>
                <w:szCs w:val="20"/>
              </w:rPr>
              <w:t xml:space="preserve">206 - Pick-up card !</w:t>
            </w:r>
          </w:p>
        </w:tc>
      </w:tr>
      <w:tr w:rsidR="005F789E" w:rsidRPr="00D326FF" w14:paraId="4D2D9B9A" w14:textId="77777777" w:rsidTr="003A1466">
        <w:trPr>
          <w:trHeight w:val="20"/>
        </w:trPr>
        <w:tc>
          <w:tcPr>
            <w:tcW w:w="3119" w:type="dxa"/>
          </w:tcPr>
          <w:p w14:paraId="4543E1F5" w14:textId="77777777" w:rsidR="005F789E" w:rsidRPr="000E2808" w:rsidRDefault="005F789E" w:rsidP="003A1466">
            <w:pPr>
              <w:rPr>
                <w:sz w:val="20"/>
                <w:szCs w:val="20"/>
              </w:rPr>
            </w:pPr>
            <w:r>
              <w:rPr>
                <w:sz w:val="20"/>
                <w:szCs w:val="20"/>
              </w:rPr>
              <w:t>ECR_WL_P207</w:t>
            </w:r>
          </w:p>
        </w:tc>
        <w:tc>
          <w:tcPr>
            <w:tcW w:w="738" w:type="dxa"/>
          </w:tcPr>
          <w:p w14:paraId="58405DA7" w14:textId="77777777" w:rsidR="005F789E" w:rsidRPr="000E2808" w:rsidRDefault="005F789E" w:rsidP="003A1466">
            <w:pPr>
              <w:rPr>
                <w:sz w:val="20"/>
                <w:szCs w:val="20"/>
              </w:rPr>
            </w:pPr>
            <w:r>
              <w:rPr>
                <w:sz w:val="20"/>
                <w:szCs w:val="20"/>
              </w:rPr>
              <w:t>10207</w:t>
            </w:r>
          </w:p>
        </w:tc>
        <w:tc>
          <w:tcPr>
            <w:tcW w:w="963" w:type="dxa"/>
            <w:gridSpan w:val="2"/>
          </w:tcPr>
          <w:p w14:paraId="3855ADDB" w14:textId="77777777" w:rsidR="005F789E" w:rsidRPr="00D326FF" w:rsidRDefault="005F789E" w:rsidP="003A1466">
            <w:pPr>
              <w:rPr>
                <w:sz w:val="20"/>
                <w:szCs w:val="20"/>
              </w:rPr>
            </w:pPr>
          </w:p>
        </w:tc>
        <w:tc>
          <w:tcPr>
            <w:tcW w:w="4394" w:type="dxa"/>
          </w:tcPr>
          <w:p w14:paraId="49FB6A66" w14:textId="77777777" w:rsidR="005F789E" w:rsidRPr="000E2808" w:rsidRDefault="005F789E" w:rsidP="003A1466">
            <w:pPr>
              <w:rPr>
                <w:sz w:val="20"/>
                <w:szCs w:val="20"/>
              </w:rPr>
            </w:pPr>
            <w:r>
              <w:rPr>
                <w:sz w:val="20"/>
                <w:szCs w:val="20"/>
              </w:rPr>
              <w:t xml:space="preserve">207 - Pick-up card !</w:t>
            </w:r>
          </w:p>
        </w:tc>
      </w:tr>
      <w:tr w:rsidR="005F789E" w:rsidRPr="00D326FF" w14:paraId="7CD3609B" w14:textId="77777777" w:rsidTr="003A1466">
        <w:trPr>
          <w:trHeight w:val="20"/>
        </w:trPr>
        <w:tc>
          <w:tcPr>
            <w:tcW w:w="3119" w:type="dxa"/>
          </w:tcPr>
          <w:p w14:paraId="69B746E6" w14:textId="77777777" w:rsidR="005F789E" w:rsidRPr="000E2808" w:rsidRDefault="005F789E" w:rsidP="003A1466">
            <w:pPr>
              <w:rPr>
                <w:sz w:val="20"/>
                <w:szCs w:val="20"/>
              </w:rPr>
            </w:pPr>
            <w:r>
              <w:rPr>
                <w:sz w:val="20"/>
                <w:szCs w:val="20"/>
              </w:rPr>
              <w:t>ECR_WL_P208</w:t>
            </w:r>
          </w:p>
        </w:tc>
        <w:tc>
          <w:tcPr>
            <w:tcW w:w="738" w:type="dxa"/>
          </w:tcPr>
          <w:p w14:paraId="3727CB3C" w14:textId="77777777" w:rsidR="005F789E" w:rsidRPr="000E2808" w:rsidRDefault="005F789E" w:rsidP="003A1466">
            <w:pPr>
              <w:rPr>
                <w:sz w:val="20"/>
                <w:szCs w:val="20"/>
              </w:rPr>
            </w:pPr>
            <w:r>
              <w:rPr>
                <w:sz w:val="20"/>
                <w:szCs w:val="20"/>
              </w:rPr>
              <w:t>10208</w:t>
            </w:r>
          </w:p>
        </w:tc>
        <w:tc>
          <w:tcPr>
            <w:tcW w:w="963" w:type="dxa"/>
            <w:gridSpan w:val="2"/>
          </w:tcPr>
          <w:p w14:paraId="0CAC82EF" w14:textId="77777777" w:rsidR="005F789E" w:rsidRPr="00D326FF" w:rsidRDefault="005F789E" w:rsidP="003A1466">
            <w:pPr>
              <w:rPr>
                <w:sz w:val="20"/>
                <w:szCs w:val="20"/>
              </w:rPr>
            </w:pPr>
          </w:p>
        </w:tc>
        <w:tc>
          <w:tcPr>
            <w:tcW w:w="4394" w:type="dxa"/>
          </w:tcPr>
          <w:p w14:paraId="5127BEE6" w14:textId="77777777" w:rsidR="005F789E" w:rsidRPr="000E2808" w:rsidRDefault="005F789E" w:rsidP="003A1466">
            <w:pPr>
              <w:rPr>
                <w:sz w:val="20"/>
                <w:szCs w:val="20"/>
              </w:rPr>
            </w:pPr>
            <w:r>
              <w:rPr>
                <w:sz w:val="20"/>
                <w:szCs w:val="20"/>
              </w:rPr>
              <w:t xml:space="preserve">208 - Pick-up card !</w:t>
            </w:r>
          </w:p>
        </w:tc>
      </w:tr>
      <w:tr w:rsidR="005F789E" w:rsidRPr="00D326FF" w14:paraId="79467F33" w14:textId="77777777" w:rsidTr="003A1466">
        <w:trPr>
          <w:trHeight w:val="20"/>
        </w:trPr>
        <w:tc>
          <w:tcPr>
            <w:tcW w:w="3119" w:type="dxa"/>
          </w:tcPr>
          <w:p w14:paraId="542E1F75" w14:textId="77777777" w:rsidR="005F789E" w:rsidRPr="000E2808" w:rsidRDefault="005F789E" w:rsidP="003A1466">
            <w:pPr>
              <w:rPr>
                <w:sz w:val="20"/>
                <w:szCs w:val="20"/>
              </w:rPr>
            </w:pPr>
            <w:r>
              <w:rPr>
                <w:sz w:val="20"/>
                <w:szCs w:val="20"/>
              </w:rPr>
              <w:t>ECR_WL_P209</w:t>
            </w:r>
          </w:p>
        </w:tc>
        <w:tc>
          <w:tcPr>
            <w:tcW w:w="738" w:type="dxa"/>
          </w:tcPr>
          <w:p w14:paraId="08799CCE" w14:textId="77777777" w:rsidR="005F789E" w:rsidRPr="000E2808" w:rsidRDefault="005F789E" w:rsidP="003A1466">
            <w:pPr>
              <w:rPr>
                <w:sz w:val="20"/>
                <w:szCs w:val="20"/>
              </w:rPr>
            </w:pPr>
            <w:r>
              <w:rPr>
                <w:sz w:val="20"/>
                <w:szCs w:val="20"/>
              </w:rPr>
              <w:t>10209</w:t>
            </w:r>
          </w:p>
        </w:tc>
        <w:tc>
          <w:tcPr>
            <w:tcW w:w="963" w:type="dxa"/>
            <w:gridSpan w:val="2"/>
          </w:tcPr>
          <w:p w14:paraId="3C814162" w14:textId="77777777" w:rsidR="005F789E" w:rsidRPr="00D326FF" w:rsidRDefault="005F789E" w:rsidP="003A1466">
            <w:pPr>
              <w:rPr>
                <w:sz w:val="20"/>
                <w:szCs w:val="20"/>
              </w:rPr>
            </w:pPr>
          </w:p>
        </w:tc>
        <w:tc>
          <w:tcPr>
            <w:tcW w:w="4394" w:type="dxa"/>
          </w:tcPr>
          <w:p w14:paraId="45B62F6F" w14:textId="77777777" w:rsidR="005F789E" w:rsidRPr="000E2808" w:rsidRDefault="005F789E" w:rsidP="003A1466">
            <w:pPr>
              <w:rPr>
                <w:sz w:val="20"/>
                <w:szCs w:val="20"/>
              </w:rPr>
            </w:pPr>
            <w:r>
              <w:rPr>
                <w:sz w:val="20"/>
                <w:szCs w:val="20"/>
              </w:rPr>
              <w:t xml:space="preserve">209 - Pick-up card !</w:t>
            </w:r>
          </w:p>
        </w:tc>
      </w:tr>
      <w:tr w:rsidR="005F789E" w:rsidRPr="00D326FF" w14:paraId="3393FC05" w14:textId="77777777" w:rsidTr="003A1466">
        <w:trPr>
          <w:trHeight w:val="20"/>
        </w:trPr>
        <w:tc>
          <w:tcPr>
            <w:tcW w:w="3119" w:type="dxa"/>
          </w:tcPr>
          <w:p w14:paraId="208ACB7A" w14:textId="77777777" w:rsidR="005F789E" w:rsidRPr="000E2808" w:rsidRDefault="005F789E" w:rsidP="003A1466">
            <w:pPr>
              <w:rPr>
                <w:sz w:val="20"/>
                <w:szCs w:val="20"/>
              </w:rPr>
            </w:pPr>
            <w:r>
              <w:rPr>
                <w:sz w:val="20"/>
                <w:szCs w:val="20"/>
              </w:rPr>
              <w:t>ECR_WL_P210</w:t>
            </w:r>
          </w:p>
        </w:tc>
        <w:tc>
          <w:tcPr>
            <w:tcW w:w="738" w:type="dxa"/>
          </w:tcPr>
          <w:p w14:paraId="07ACDC38" w14:textId="77777777" w:rsidR="005F789E" w:rsidRPr="000E2808" w:rsidRDefault="005F789E" w:rsidP="003A1466">
            <w:pPr>
              <w:rPr>
                <w:sz w:val="20"/>
                <w:szCs w:val="20"/>
              </w:rPr>
            </w:pPr>
            <w:r>
              <w:rPr>
                <w:sz w:val="20"/>
                <w:szCs w:val="20"/>
              </w:rPr>
              <w:t>10210</w:t>
            </w:r>
          </w:p>
        </w:tc>
        <w:tc>
          <w:tcPr>
            <w:tcW w:w="963" w:type="dxa"/>
            <w:gridSpan w:val="2"/>
          </w:tcPr>
          <w:p w14:paraId="0D88FC1B" w14:textId="77777777" w:rsidR="005F789E" w:rsidRPr="00D326FF" w:rsidRDefault="005F789E" w:rsidP="003A1466">
            <w:pPr>
              <w:rPr>
                <w:sz w:val="20"/>
                <w:szCs w:val="20"/>
              </w:rPr>
            </w:pPr>
          </w:p>
        </w:tc>
        <w:tc>
          <w:tcPr>
            <w:tcW w:w="4394" w:type="dxa"/>
          </w:tcPr>
          <w:p w14:paraId="5B3C4E48" w14:textId="77777777" w:rsidR="005F789E" w:rsidRPr="000E2808" w:rsidRDefault="005F789E" w:rsidP="003A1466">
            <w:pPr>
              <w:rPr>
                <w:sz w:val="20"/>
                <w:szCs w:val="20"/>
              </w:rPr>
            </w:pPr>
            <w:r>
              <w:rPr>
                <w:sz w:val="20"/>
                <w:szCs w:val="20"/>
              </w:rPr>
              <w:t xml:space="preserve">210 - Pick-up card !</w:t>
            </w:r>
          </w:p>
        </w:tc>
      </w:tr>
      <w:tr w:rsidR="005F789E" w:rsidRPr="00D326FF" w14:paraId="160CB88E" w14:textId="77777777" w:rsidTr="003A1466">
        <w:trPr>
          <w:trHeight w:val="20"/>
        </w:trPr>
        <w:tc>
          <w:tcPr>
            <w:tcW w:w="3119" w:type="dxa"/>
          </w:tcPr>
          <w:p w14:paraId="4F3819D1" w14:textId="77777777" w:rsidR="005F789E" w:rsidRPr="000E2808" w:rsidRDefault="005F789E" w:rsidP="003A1466">
            <w:pPr>
              <w:rPr>
                <w:sz w:val="20"/>
                <w:szCs w:val="20"/>
              </w:rPr>
            </w:pPr>
            <w:r>
              <w:rPr>
                <w:sz w:val="20"/>
                <w:szCs w:val="20"/>
              </w:rPr>
              <w:t>ECR_WL_P301</w:t>
            </w:r>
          </w:p>
        </w:tc>
        <w:tc>
          <w:tcPr>
            <w:tcW w:w="738" w:type="dxa"/>
          </w:tcPr>
          <w:p w14:paraId="36434423" w14:textId="77777777" w:rsidR="005F789E" w:rsidRPr="000E2808" w:rsidRDefault="005F789E" w:rsidP="003A1466">
            <w:pPr>
              <w:rPr>
                <w:sz w:val="20"/>
                <w:szCs w:val="20"/>
              </w:rPr>
            </w:pPr>
            <w:r>
              <w:rPr>
                <w:sz w:val="20"/>
                <w:szCs w:val="20"/>
              </w:rPr>
              <w:t>10301</w:t>
            </w:r>
          </w:p>
        </w:tc>
        <w:tc>
          <w:tcPr>
            <w:tcW w:w="963" w:type="dxa"/>
            <w:gridSpan w:val="2"/>
          </w:tcPr>
          <w:p w14:paraId="4D99CB0E" w14:textId="77777777" w:rsidR="005F789E" w:rsidRPr="00D326FF" w:rsidRDefault="005F789E" w:rsidP="003A1466">
            <w:pPr>
              <w:rPr>
                <w:sz w:val="20"/>
                <w:szCs w:val="20"/>
              </w:rPr>
            </w:pPr>
          </w:p>
        </w:tc>
        <w:tc>
          <w:tcPr>
            <w:tcW w:w="4394" w:type="dxa"/>
          </w:tcPr>
          <w:p w14:paraId="200FB7D9" w14:textId="77777777" w:rsidR="005F789E" w:rsidRPr="000E2808" w:rsidRDefault="005F789E" w:rsidP="003A1466">
            <w:pPr>
              <w:rPr>
                <w:sz w:val="20"/>
                <w:szCs w:val="20"/>
              </w:rPr>
            </w:pPr>
            <w:r>
              <w:rPr>
                <w:sz w:val="20"/>
                <w:szCs w:val="20"/>
              </w:rPr>
              <w:t xml:space="preserve">301 - Not supported by receiver</w:t>
            </w:r>
          </w:p>
        </w:tc>
      </w:tr>
      <w:tr w:rsidR="005F789E" w:rsidRPr="00D326FF" w14:paraId="572D6C9F" w14:textId="77777777" w:rsidTr="003A1466">
        <w:trPr>
          <w:trHeight w:val="20"/>
        </w:trPr>
        <w:tc>
          <w:tcPr>
            <w:tcW w:w="3119" w:type="dxa"/>
          </w:tcPr>
          <w:p w14:paraId="0110E653" w14:textId="77777777" w:rsidR="005F789E" w:rsidRPr="000E2808" w:rsidRDefault="005F789E" w:rsidP="003A1466">
            <w:pPr>
              <w:rPr>
                <w:sz w:val="20"/>
                <w:szCs w:val="20"/>
              </w:rPr>
            </w:pPr>
            <w:r>
              <w:rPr>
                <w:sz w:val="20"/>
                <w:szCs w:val="20"/>
              </w:rPr>
              <w:t>ECR_WL_P302</w:t>
            </w:r>
          </w:p>
        </w:tc>
        <w:tc>
          <w:tcPr>
            <w:tcW w:w="738" w:type="dxa"/>
          </w:tcPr>
          <w:p w14:paraId="00609D40" w14:textId="77777777" w:rsidR="005F789E" w:rsidRPr="000E2808" w:rsidRDefault="005F789E" w:rsidP="003A1466">
            <w:pPr>
              <w:rPr>
                <w:sz w:val="20"/>
                <w:szCs w:val="20"/>
              </w:rPr>
            </w:pPr>
            <w:r>
              <w:rPr>
                <w:sz w:val="20"/>
                <w:szCs w:val="20"/>
              </w:rPr>
              <w:t>10302</w:t>
            </w:r>
          </w:p>
        </w:tc>
        <w:tc>
          <w:tcPr>
            <w:tcW w:w="963" w:type="dxa"/>
            <w:gridSpan w:val="2"/>
          </w:tcPr>
          <w:p w14:paraId="157D6257" w14:textId="77777777" w:rsidR="005F789E" w:rsidRPr="00D326FF" w:rsidRDefault="005F789E" w:rsidP="003A1466">
            <w:pPr>
              <w:rPr>
                <w:sz w:val="20"/>
                <w:szCs w:val="20"/>
              </w:rPr>
            </w:pPr>
          </w:p>
        </w:tc>
        <w:tc>
          <w:tcPr>
            <w:tcW w:w="4394" w:type="dxa"/>
          </w:tcPr>
          <w:p w14:paraId="06326A87" w14:textId="77777777" w:rsidR="005F789E" w:rsidRPr="000E2808" w:rsidRDefault="005F789E" w:rsidP="003A1466">
            <w:pPr>
              <w:rPr>
                <w:sz w:val="20"/>
                <w:szCs w:val="20"/>
              </w:rPr>
            </w:pPr>
            <w:r>
              <w:rPr>
                <w:sz w:val="20"/>
                <w:szCs w:val="20"/>
              </w:rPr>
              <w:t xml:space="preserve">302 - Unable to locate record in file</w:t>
            </w:r>
          </w:p>
        </w:tc>
      </w:tr>
      <w:tr w:rsidR="005F789E" w:rsidRPr="00D326FF" w14:paraId="7BAF34FF" w14:textId="77777777" w:rsidTr="003A1466">
        <w:trPr>
          <w:trHeight w:val="20"/>
        </w:trPr>
        <w:tc>
          <w:tcPr>
            <w:tcW w:w="3119" w:type="dxa"/>
          </w:tcPr>
          <w:p w14:paraId="04ACF6B8" w14:textId="77777777" w:rsidR="005F789E" w:rsidRPr="000E2808" w:rsidRDefault="005F789E" w:rsidP="003A1466">
            <w:pPr>
              <w:rPr>
                <w:sz w:val="20"/>
                <w:szCs w:val="20"/>
              </w:rPr>
            </w:pPr>
            <w:r>
              <w:rPr>
                <w:sz w:val="20"/>
                <w:szCs w:val="20"/>
              </w:rPr>
              <w:t>ECR_WL_P303</w:t>
            </w:r>
          </w:p>
        </w:tc>
        <w:tc>
          <w:tcPr>
            <w:tcW w:w="738" w:type="dxa"/>
          </w:tcPr>
          <w:p w14:paraId="7A8193FB" w14:textId="77777777" w:rsidR="005F789E" w:rsidRPr="000E2808" w:rsidRDefault="005F789E" w:rsidP="003A1466">
            <w:pPr>
              <w:rPr>
                <w:sz w:val="20"/>
                <w:szCs w:val="20"/>
              </w:rPr>
            </w:pPr>
            <w:r>
              <w:rPr>
                <w:sz w:val="20"/>
                <w:szCs w:val="20"/>
              </w:rPr>
              <w:t>10303</w:t>
            </w:r>
          </w:p>
        </w:tc>
        <w:tc>
          <w:tcPr>
            <w:tcW w:w="963" w:type="dxa"/>
            <w:gridSpan w:val="2"/>
          </w:tcPr>
          <w:p w14:paraId="58170BA7" w14:textId="77777777" w:rsidR="005F789E" w:rsidRPr="00D326FF" w:rsidRDefault="005F789E" w:rsidP="003A1466">
            <w:pPr>
              <w:rPr>
                <w:sz w:val="20"/>
                <w:szCs w:val="20"/>
              </w:rPr>
            </w:pPr>
          </w:p>
        </w:tc>
        <w:tc>
          <w:tcPr>
            <w:tcW w:w="4394" w:type="dxa"/>
          </w:tcPr>
          <w:p w14:paraId="0726EF19" w14:textId="77777777" w:rsidR="005F789E" w:rsidRPr="000E2808" w:rsidRDefault="005F789E" w:rsidP="003A1466">
            <w:pPr>
              <w:rPr>
                <w:sz w:val="20"/>
                <w:szCs w:val="20"/>
              </w:rPr>
            </w:pPr>
            <w:r>
              <w:rPr>
                <w:sz w:val="20"/>
                <w:szCs w:val="20"/>
              </w:rPr>
              <w:t xml:space="preserve">303 - Dublicate error</w:t>
            </w:r>
          </w:p>
        </w:tc>
      </w:tr>
      <w:tr w:rsidR="005F789E" w:rsidRPr="00D326FF" w14:paraId="2EEAEC46" w14:textId="77777777" w:rsidTr="003A1466">
        <w:trPr>
          <w:trHeight w:val="20"/>
        </w:trPr>
        <w:tc>
          <w:tcPr>
            <w:tcW w:w="3119" w:type="dxa"/>
          </w:tcPr>
          <w:p w14:paraId="0B910D35" w14:textId="77777777" w:rsidR="005F789E" w:rsidRPr="000E2808" w:rsidRDefault="005F789E" w:rsidP="003A1466">
            <w:pPr>
              <w:rPr>
                <w:sz w:val="20"/>
                <w:szCs w:val="20"/>
              </w:rPr>
            </w:pPr>
            <w:r>
              <w:rPr>
                <w:sz w:val="20"/>
                <w:szCs w:val="20"/>
              </w:rPr>
              <w:lastRenderedPageBreak/>
              <w:t>ECR_WL_P304</w:t>
            </w:r>
          </w:p>
        </w:tc>
        <w:tc>
          <w:tcPr>
            <w:tcW w:w="738" w:type="dxa"/>
          </w:tcPr>
          <w:p w14:paraId="56B45363" w14:textId="77777777" w:rsidR="005F789E" w:rsidRPr="000E2808" w:rsidRDefault="005F789E" w:rsidP="003A1466">
            <w:pPr>
              <w:rPr>
                <w:sz w:val="20"/>
                <w:szCs w:val="20"/>
              </w:rPr>
            </w:pPr>
            <w:r>
              <w:rPr>
                <w:sz w:val="20"/>
                <w:szCs w:val="20"/>
              </w:rPr>
              <w:t>10304</w:t>
            </w:r>
          </w:p>
        </w:tc>
        <w:tc>
          <w:tcPr>
            <w:tcW w:w="963" w:type="dxa"/>
            <w:gridSpan w:val="2"/>
          </w:tcPr>
          <w:p w14:paraId="5EEFF273" w14:textId="77777777" w:rsidR="005F789E" w:rsidRPr="00D326FF" w:rsidRDefault="005F789E" w:rsidP="003A1466">
            <w:pPr>
              <w:rPr>
                <w:sz w:val="20"/>
                <w:szCs w:val="20"/>
              </w:rPr>
            </w:pPr>
          </w:p>
        </w:tc>
        <w:tc>
          <w:tcPr>
            <w:tcW w:w="4394" w:type="dxa"/>
          </w:tcPr>
          <w:p w14:paraId="36351ECA" w14:textId="77777777" w:rsidR="005F789E" w:rsidRPr="000E2808" w:rsidRDefault="005F789E" w:rsidP="003A1466">
            <w:pPr>
              <w:rPr>
                <w:sz w:val="20"/>
                <w:szCs w:val="20"/>
              </w:rPr>
            </w:pPr>
            <w:r>
              <w:rPr>
                <w:sz w:val="20"/>
                <w:szCs w:val="20"/>
              </w:rPr>
              <w:t xml:space="preserve">304 - File record field edit error</w:t>
            </w:r>
          </w:p>
        </w:tc>
      </w:tr>
      <w:tr w:rsidR="005F789E" w:rsidRPr="00D326FF" w14:paraId="3D7E9EEE" w14:textId="77777777" w:rsidTr="003A1466">
        <w:trPr>
          <w:trHeight w:val="20"/>
        </w:trPr>
        <w:tc>
          <w:tcPr>
            <w:tcW w:w="3119" w:type="dxa"/>
          </w:tcPr>
          <w:p w14:paraId="0576F873" w14:textId="77777777" w:rsidR="005F789E" w:rsidRPr="000E2808" w:rsidRDefault="005F789E" w:rsidP="003A1466">
            <w:pPr>
              <w:rPr>
                <w:sz w:val="20"/>
                <w:szCs w:val="20"/>
              </w:rPr>
            </w:pPr>
            <w:r>
              <w:rPr>
                <w:sz w:val="20"/>
                <w:szCs w:val="20"/>
              </w:rPr>
              <w:t>ECR_WL_P305</w:t>
            </w:r>
          </w:p>
        </w:tc>
        <w:tc>
          <w:tcPr>
            <w:tcW w:w="738" w:type="dxa"/>
          </w:tcPr>
          <w:p w14:paraId="4025FE0A" w14:textId="77777777" w:rsidR="005F789E" w:rsidRPr="000E2808" w:rsidRDefault="005F789E" w:rsidP="003A1466">
            <w:pPr>
              <w:rPr>
                <w:sz w:val="20"/>
                <w:szCs w:val="20"/>
              </w:rPr>
            </w:pPr>
            <w:r>
              <w:rPr>
                <w:sz w:val="20"/>
                <w:szCs w:val="20"/>
              </w:rPr>
              <w:t>10305</w:t>
            </w:r>
          </w:p>
        </w:tc>
        <w:tc>
          <w:tcPr>
            <w:tcW w:w="963" w:type="dxa"/>
            <w:gridSpan w:val="2"/>
          </w:tcPr>
          <w:p w14:paraId="0C8F8A32" w14:textId="77777777" w:rsidR="005F789E" w:rsidRPr="00D326FF" w:rsidRDefault="005F789E" w:rsidP="003A1466">
            <w:pPr>
              <w:rPr>
                <w:sz w:val="20"/>
                <w:szCs w:val="20"/>
              </w:rPr>
            </w:pPr>
          </w:p>
        </w:tc>
        <w:tc>
          <w:tcPr>
            <w:tcW w:w="4394" w:type="dxa"/>
          </w:tcPr>
          <w:p w14:paraId="79B55B5B" w14:textId="77777777" w:rsidR="005F789E" w:rsidRPr="000E2808" w:rsidRDefault="005F789E" w:rsidP="003A1466">
            <w:pPr>
              <w:rPr>
                <w:sz w:val="20"/>
                <w:szCs w:val="20"/>
              </w:rPr>
            </w:pPr>
            <w:r>
              <w:rPr>
                <w:sz w:val="20"/>
                <w:szCs w:val="20"/>
              </w:rPr>
              <w:t xml:space="preserve">305 - File is temporarily unavailable</w:t>
            </w:r>
          </w:p>
        </w:tc>
      </w:tr>
      <w:tr w:rsidR="005F789E" w:rsidRPr="00D326FF" w14:paraId="12AB9A8B" w14:textId="77777777" w:rsidTr="003A1466">
        <w:trPr>
          <w:trHeight w:val="20"/>
        </w:trPr>
        <w:tc>
          <w:tcPr>
            <w:tcW w:w="3119" w:type="dxa"/>
          </w:tcPr>
          <w:p w14:paraId="3DA3E774" w14:textId="77777777" w:rsidR="005F789E" w:rsidRPr="000E2808" w:rsidRDefault="005F789E" w:rsidP="003A1466">
            <w:pPr>
              <w:rPr>
                <w:sz w:val="20"/>
                <w:szCs w:val="20"/>
              </w:rPr>
            </w:pPr>
            <w:r>
              <w:rPr>
                <w:sz w:val="20"/>
                <w:szCs w:val="20"/>
              </w:rPr>
              <w:t>ECR_WL_P306</w:t>
            </w:r>
          </w:p>
        </w:tc>
        <w:tc>
          <w:tcPr>
            <w:tcW w:w="738" w:type="dxa"/>
          </w:tcPr>
          <w:p w14:paraId="53F3228F" w14:textId="77777777" w:rsidR="005F789E" w:rsidRPr="000E2808" w:rsidRDefault="005F789E" w:rsidP="003A1466">
            <w:pPr>
              <w:rPr>
                <w:sz w:val="20"/>
                <w:szCs w:val="20"/>
              </w:rPr>
            </w:pPr>
            <w:r>
              <w:rPr>
                <w:sz w:val="20"/>
                <w:szCs w:val="20"/>
              </w:rPr>
              <w:t>10306</w:t>
            </w:r>
          </w:p>
        </w:tc>
        <w:tc>
          <w:tcPr>
            <w:tcW w:w="963" w:type="dxa"/>
            <w:gridSpan w:val="2"/>
          </w:tcPr>
          <w:p w14:paraId="3181A47D" w14:textId="77777777" w:rsidR="005F789E" w:rsidRPr="00D326FF" w:rsidRDefault="005F789E" w:rsidP="003A1466">
            <w:pPr>
              <w:rPr>
                <w:sz w:val="20"/>
                <w:szCs w:val="20"/>
              </w:rPr>
            </w:pPr>
          </w:p>
        </w:tc>
        <w:tc>
          <w:tcPr>
            <w:tcW w:w="4394" w:type="dxa"/>
          </w:tcPr>
          <w:p w14:paraId="55900F66" w14:textId="77777777" w:rsidR="005F789E" w:rsidRPr="000E2808" w:rsidRDefault="005F789E" w:rsidP="003A1466">
            <w:pPr>
              <w:rPr>
                <w:sz w:val="20"/>
                <w:szCs w:val="20"/>
              </w:rPr>
            </w:pPr>
            <w:r>
              <w:rPr>
                <w:sz w:val="20"/>
                <w:szCs w:val="20"/>
              </w:rPr>
              <w:t xml:space="preserve">306 - File action not successful</w:t>
            </w:r>
          </w:p>
        </w:tc>
      </w:tr>
      <w:tr w:rsidR="005F789E" w:rsidRPr="00D326FF" w14:paraId="37B41A35" w14:textId="77777777" w:rsidTr="003A1466">
        <w:trPr>
          <w:trHeight w:val="20"/>
        </w:trPr>
        <w:tc>
          <w:tcPr>
            <w:tcW w:w="3119" w:type="dxa"/>
          </w:tcPr>
          <w:p w14:paraId="5C547BD8" w14:textId="77777777" w:rsidR="005F789E" w:rsidRPr="000E2808" w:rsidRDefault="005F789E" w:rsidP="003A1466">
            <w:pPr>
              <w:rPr>
                <w:sz w:val="20"/>
                <w:szCs w:val="20"/>
              </w:rPr>
            </w:pPr>
            <w:r>
              <w:rPr>
                <w:sz w:val="20"/>
                <w:szCs w:val="20"/>
              </w:rPr>
              <w:t>ECR_WL_P307</w:t>
            </w:r>
          </w:p>
        </w:tc>
        <w:tc>
          <w:tcPr>
            <w:tcW w:w="738" w:type="dxa"/>
          </w:tcPr>
          <w:p w14:paraId="301FF3E6" w14:textId="77777777" w:rsidR="005F789E" w:rsidRPr="000E2808" w:rsidRDefault="005F789E" w:rsidP="003A1466">
            <w:pPr>
              <w:rPr>
                <w:sz w:val="20"/>
                <w:szCs w:val="20"/>
              </w:rPr>
            </w:pPr>
            <w:r>
              <w:rPr>
                <w:sz w:val="20"/>
                <w:szCs w:val="20"/>
              </w:rPr>
              <w:t>10307</w:t>
            </w:r>
          </w:p>
        </w:tc>
        <w:tc>
          <w:tcPr>
            <w:tcW w:w="963" w:type="dxa"/>
            <w:gridSpan w:val="2"/>
          </w:tcPr>
          <w:p w14:paraId="54DC7DA5" w14:textId="77777777" w:rsidR="005F789E" w:rsidRPr="00D326FF" w:rsidRDefault="005F789E" w:rsidP="003A1466">
            <w:pPr>
              <w:rPr>
                <w:sz w:val="20"/>
                <w:szCs w:val="20"/>
              </w:rPr>
            </w:pPr>
          </w:p>
        </w:tc>
        <w:tc>
          <w:tcPr>
            <w:tcW w:w="4394" w:type="dxa"/>
          </w:tcPr>
          <w:p w14:paraId="29CCFA89" w14:textId="77777777" w:rsidR="005F789E" w:rsidRPr="000E2808" w:rsidRDefault="005F789E" w:rsidP="003A1466">
            <w:pPr>
              <w:rPr>
                <w:sz w:val="20"/>
                <w:szCs w:val="20"/>
              </w:rPr>
            </w:pPr>
            <w:r>
              <w:rPr>
                <w:sz w:val="20"/>
                <w:szCs w:val="20"/>
              </w:rPr>
              <w:t xml:space="preserve">307 - File data format error</w:t>
            </w:r>
          </w:p>
        </w:tc>
      </w:tr>
      <w:tr w:rsidR="005F789E" w:rsidRPr="00D326FF" w14:paraId="15B3B325" w14:textId="77777777" w:rsidTr="003A1466">
        <w:trPr>
          <w:trHeight w:val="20"/>
        </w:trPr>
        <w:tc>
          <w:tcPr>
            <w:tcW w:w="3119" w:type="dxa"/>
          </w:tcPr>
          <w:p w14:paraId="135E4530" w14:textId="77777777" w:rsidR="005F789E" w:rsidRPr="000E2808" w:rsidRDefault="005F789E" w:rsidP="003A1466">
            <w:pPr>
              <w:rPr>
                <w:sz w:val="20"/>
                <w:szCs w:val="20"/>
              </w:rPr>
            </w:pPr>
            <w:r>
              <w:rPr>
                <w:sz w:val="20"/>
                <w:szCs w:val="20"/>
              </w:rPr>
              <w:t>ECR_WL_P308</w:t>
            </w:r>
          </w:p>
        </w:tc>
        <w:tc>
          <w:tcPr>
            <w:tcW w:w="738" w:type="dxa"/>
          </w:tcPr>
          <w:p w14:paraId="2291056D" w14:textId="77777777" w:rsidR="005F789E" w:rsidRPr="000E2808" w:rsidRDefault="005F789E" w:rsidP="003A1466">
            <w:pPr>
              <w:rPr>
                <w:sz w:val="20"/>
                <w:szCs w:val="20"/>
              </w:rPr>
            </w:pPr>
            <w:r>
              <w:rPr>
                <w:sz w:val="20"/>
                <w:szCs w:val="20"/>
              </w:rPr>
              <w:t>10308</w:t>
            </w:r>
          </w:p>
        </w:tc>
        <w:tc>
          <w:tcPr>
            <w:tcW w:w="963" w:type="dxa"/>
            <w:gridSpan w:val="2"/>
          </w:tcPr>
          <w:p w14:paraId="3089E8E9" w14:textId="77777777" w:rsidR="005F789E" w:rsidRPr="00D326FF" w:rsidRDefault="005F789E" w:rsidP="003A1466">
            <w:pPr>
              <w:rPr>
                <w:sz w:val="20"/>
                <w:szCs w:val="20"/>
              </w:rPr>
            </w:pPr>
          </w:p>
        </w:tc>
        <w:tc>
          <w:tcPr>
            <w:tcW w:w="4394" w:type="dxa"/>
          </w:tcPr>
          <w:p w14:paraId="35B902F8" w14:textId="77777777" w:rsidR="005F789E" w:rsidRPr="000E2808" w:rsidRDefault="005F789E" w:rsidP="003A1466">
            <w:pPr>
              <w:rPr>
                <w:sz w:val="20"/>
                <w:szCs w:val="20"/>
              </w:rPr>
            </w:pPr>
            <w:r>
              <w:rPr>
                <w:sz w:val="20"/>
                <w:szCs w:val="20"/>
              </w:rPr>
              <w:t xml:space="preserve">308 - File action not successful</w:t>
            </w:r>
          </w:p>
        </w:tc>
      </w:tr>
      <w:tr w:rsidR="005F789E" w:rsidRPr="00D326FF" w14:paraId="022AACBE" w14:textId="77777777" w:rsidTr="003A1466">
        <w:trPr>
          <w:trHeight w:val="20"/>
        </w:trPr>
        <w:tc>
          <w:tcPr>
            <w:tcW w:w="3119" w:type="dxa"/>
          </w:tcPr>
          <w:p w14:paraId="29EC5E1F" w14:textId="77777777" w:rsidR="005F789E" w:rsidRPr="000E2808" w:rsidRDefault="005F789E" w:rsidP="003A1466">
            <w:pPr>
              <w:rPr>
                <w:sz w:val="20"/>
                <w:szCs w:val="20"/>
              </w:rPr>
            </w:pPr>
            <w:r>
              <w:rPr>
                <w:sz w:val="20"/>
                <w:szCs w:val="20"/>
              </w:rPr>
              <w:t>ECR_WL_P309</w:t>
            </w:r>
          </w:p>
        </w:tc>
        <w:tc>
          <w:tcPr>
            <w:tcW w:w="738" w:type="dxa"/>
          </w:tcPr>
          <w:p w14:paraId="6BE39045" w14:textId="77777777" w:rsidR="005F789E" w:rsidRPr="000E2808" w:rsidRDefault="005F789E" w:rsidP="003A1466">
            <w:pPr>
              <w:rPr>
                <w:sz w:val="20"/>
                <w:szCs w:val="20"/>
              </w:rPr>
            </w:pPr>
            <w:r>
              <w:rPr>
                <w:sz w:val="20"/>
                <w:szCs w:val="20"/>
              </w:rPr>
              <w:t>10309</w:t>
            </w:r>
          </w:p>
        </w:tc>
        <w:tc>
          <w:tcPr>
            <w:tcW w:w="963" w:type="dxa"/>
            <w:gridSpan w:val="2"/>
          </w:tcPr>
          <w:p w14:paraId="14228C13" w14:textId="77777777" w:rsidR="005F789E" w:rsidRPr="00D326FF" w:rsidRDefault="005F789E" w:rsidP="003A1466">
            <w:pPr>
              <w:rPr>
                <w:sz w:val="20"/>
                <w:szCs w:val="20"/>
              </w:rPr>
            </w:pPr>
          </w:p>
        </w:tc>
        <w:tc>
          <w:tcPr>
            <w:tcW w:w="4394" w:type="dxa"/>
          </w:tcPr>
          <w:p w14:paraId="0C6462B0" w14:textId="77777777" w:rsidR="005F789E" w:rsidRPr="000E2808" w:rsidRDefault="005F789E" w:rsidP="003A1466">
            <w:pPr>
              <w:rPr>
                <w:sz w:val="20"/>
                <w:szCs w:val="20"/>
              </w:rPr>
            </w:pPr>
            <w:r>
              <w:rPr>
                <w:sz w:val="20"/>
                <w:szCs w:val="20"/>
              </w:rPr>
              <w:t xml:space="preserve">309 - File action not successful</w:t>
            </w:r>
          </w:p>
        </w:tc>
      </w:tr>
      <w:tr w:rsidR="005F789E" w:rsidRPr="00D326FF" w14:paraId="311CFA6A" w14:textId="77777777" w:rsidTr="003A1466">
        <w:trPr>
          <w:trHeight w:val="20"/>
        </w:trPr>
        <w:tc>
          <w:tcPr>
            <w:tcW w:w="3119" w:type="dxa"/>
          </w:tcPr>
          <w:p w14:paraId="3A31AE58" w14:textId="77777777" w:rsidR="005F789E" w:rsidRPr="000E2808" w:rsidRDefault="005F789E" w:rsidP="003A1466">
            <w:pPr>
              <w:rPr>
                <w:sz w:val="20"/>
                <w:szCs w:val="20"/>
              </w:rPr>
            </w:pPr>
            <w:r>
              <w:rPr>
                <w:sz w:val="20"/>
                <w:szCs w:val="20"/>
              </w:rPr>
              <w:t>ECR_WL_P502</w:t>
            </w:r>
          </w:p>
        </w:tc>
        <w:tc>
          <w:tcPr>
            <w:tcW w:w="738" w:type="dxa"/>
          </w:tcPr>
          <w:p w14:paraId="1EFA3E17" w14:textId="77777777" w:rsidR="005F789E" w:rsidRPr="000E2808" w:rsidRDefault="005F789E" w:rsidP="003A1466">
            <w:pPr>
              <w:rPr>
                <w:sz w:val="20"/>
                <w:szCs w:val="20"/>
              </w:rPr>
            </w:pPr>
            <w:r>
              <w:rPr>
                <w:sz w:val="20"/>
                <w:szCs w:val="20"/>
              </w:rPr>
              <w:t>10502</w:t>
            </w:r>
          </w:p>
        </w:tc>
        <w:tc>
          <w:tcPr>
            <w:tcW w:w="963" w:type="dxa"/>
            <w:gridSpan w:val="2"/>
          </w:tcPr>
          <w:p w14:paraId="012CB3DA" w14:textId="77777777" w:rsidR="005F789E" w:rsidRPr="00D326FF" w:rsidRDefault="005F789E" w:rsidP="003A1466">
            <w:pPr>
              <w:rPr>
                <w:sz w:val="20"/>
                <w:szCs w:val="20"/>
              </w:rPr>
            </w:pPr>
          </w:p>
        </w:tc>
        <w:tc>
          <w:tcPr>
            <w:tcW w:w="4394" w:type="dxa"/>
          </w:tcPr>
          <w:p w14:paraId="2AFC6E37" w14:textId="77777777" w:rsidR="005F789E" w:rsidRPr="000E2808" w:rsidRDefault="005F789E" w:rsidP="003A1466">
            <w:pPr>
              <w:rPr>
                <w:sz w:val="20"/>
                <w:szCs w:val="20"/>
              </w:rPr>
            </w:pPr>
            <w:r>
              <w:rPr>
                <w:sz w:val="20"/>
                <w:szCs w:val="20"/>
              </w:rPr>
              <w:t xml:space="preserve">502 - System malfunction</w:t>
            </w:r>
          </w:p>
        </w:tc>
      </w:tr>
      <w:tr w:rsidR="005F789E" w:rsidRPr="00D326FF" w14:paraId="64FC35D8" w14:textId="77777777" w:rsidTr="003A1466">
        <w:trPr>
          <w:trHeight w:val="20"/>
        </w:trPr>
        <w:tc>
          <w:tcPr>
            <w:tcW w:w="3119" w:type="dxa"/>
          </w:tcPr>
          <w:p w14:paraId="3FBF8FF5" w14:textId="77777777" w:rsidR="005F789E" w:rsidRPr="000E2808" w:rsidRDefault="005F789E" w:rsidP="003A1466">
            <w:pPr>
              <w:rPr>
                <w:sz w:val="20"/>
                <w:szCs w:val="20"/>
              </w:rPr>
            </w:pPr>
            <w:r>
              <w:rPr>
                <w:sz w:val="20"/>
                <w:szCs w:val="20"/>
              </w:rPr>
              <w:t>ECR_WL_P503</w:t>
            </w:r>
          </w:p>
        </w:tc>
        <w:tc>
          <w:tcPr>
            <w:tcW w:w="738" w:type="dxa"/>
          </w:tcPr>
          <w:p w14:paraId="33028B39" w14:textId="77777777" w:rsidR="005F789E" w:rsidRPr="000E2808" w:rsidRDefault="005F789E" w:rsidP="003A1466">
            <w:pPr>
              <w:rPr>
                <w:sz w:val="20"/>
                <w:szCs w:val="20"/>
              </w:rPr>
            </w:pPr>
            <w:r>
              <w:rPr>
                <w:sz w:val="20"/>
                <w:szCs w:val="20"/>
              </w:rPr>
              <w:t>10503</w:t>
            </w:r>
          </w:p>
        </w:tc>
        <w:tc>
          <w:tcPr>
            <w:tcW w:w="963" w:type="dxa"/>
            <w:gridSpan w:val="2"/>
          </w:tcPr>
          <w:p w14:paraId="03A3EA5E" w14:textId="77777777" w:rsidR="005F789E" w:rsidRPr="00D326FF" w:rsidRDefault="005F789E" w:rsidP="003A1466">
            <w:pPr>
              <w:rPr>
                <w:sz w:val="20"/>
                <w:szCs w:val="20"/>
              </w:rPr>
            </w:pPr>
          </w:p>
        </w:tc>
        <w:tc>
          <w:tcPr>
            <w:tcW w:w="4394" w:type="dxa"/>
          </w:tcPr>
          <w:p w14:paraId="4262D7C3" w14:textId="77777777" w:rsidR="005F789E" w:rsidRPr="000E2808" w:rsidRDefault="005F789E" w:rsidP="003A1466">
            <w:pPr>
              <w:rPr>
                <w:sz w:val="20"/>
                <w:szCs w:val="20"/>
              </w:rPr>
            </w:pPr>
            <w:r>
              <w:rPr>
                <w:sz w:val="20"/>
                <w:szCs w:val="20"/>
              </w:rPr>
              <w:t xml:space="preserve">503 - System malfunction</w:t>
            </w:r>
          </w:p>
        </w:tc>
      </w:tr>
      <w:tr w:rsidR="005F789E" w:rsidRPr="00D326FF" w14:paraId="1A2C83E5" w14:textId="77777777" w:rsidTr="003A1466">
        <w:trPr>
          <w:trHeight w:val="20"/>
        </w:trPr>
        <w:tc>
          <w:tcPr>
            <w:tcW w:w="3119" w:type="dxa"/>
          </w:tcPr>
          <w:p w14:paraId="3AAA8FC9" w14:textId="77777777" w:rsidR="005F789E" w:rsidRPr="000E2808" w:rsidRDefault="005F789E" w:rsidP="003A1466">
            <w:pPr>
              <w:rPr>
                <w:sz w:val="20"/>
                <w:szCs w:val="20"/>
              </w:rPr>
            </w:pPr>
            <w:r>
              <w:rPr>
                <w:sz w:val="20"/>
                <w:szCs w:val="20"/>
              </w:rPr>
              <w:t>ECR_WL_P504</w:t>
            </w:r>
          </w:p>
        </w:tc>
        <w:tc>
          <w:tcPr>
            <w:tcW w:w="738" w:type="dxa"/>
          </w:tcPr>
          <w:p w14:paraId="3C5AF693" w14:textId="77777777" w:rsidR="005F789E" w:rsidRPr="000E2808" w:rsidRDefault="005F789E" w:rsidP="003A1466">
            <w:pPr>
              <w:rPr>
                <w:sz w:val="20"/>
                <w:szCs w:val="20"/>
              </w:rPr>
            </w:pPr>
            <w:r>
              <w:rPr>
                <w:sz w:val="20"/>
                <w:szCs w:val="20"/>
              </w:rPr>
              <w:t>10504</w:t>
            </w:r>
          </w:p>
        </w:tc>
        <w:tc>
          <w:tcPr>
            <w:tcW w:w="963" w:type="dxa"/>
            <w:gridSpan w:val="2"/>
          </w:tcPr>
          <w:p w14:paraId="08B2361B" w14:textId="77777777" w:rsidR="005F789E" w:rsidRPr="00D326FF" w:rsidRDefault="005F789E" w:rsidP="003A1466">
            <w:pPr>
              <w:rPr>
                <w:sz w:val="20"/>
                <w:szCs w:val="20"/>
              </w:rPr>
            </w:pPr>
          </w:p>
        </w:tc>
        <w:tc>
          <w:tcPr>
            <w:tcW w:w="4394" w:type="dxa"/>
          </w:tcPr>
          <w:p w14:paraId="37D24EF9" w14:textId="77777777" w:rsidR="005F789E" w:rsidRPr="000E2808" w:rsidRDefault="005F789E" w:rsidP="003A1466">
            <w:pPr>
              <w:rPr>
                <w:sz w:val="20"/>
                <w:szCs w:val="20"/>
              </w:rPr>
            </w:pPr>
            <w:r>
              <w:rPr>
                <w:sz w:val="20"/>
                <w:szCs w:val="20"/>
              </w:rPr>
              <w:t xml:space="preserve">504 - System malfunction</w:t>
            </w:r>
          </w:p>
        </w:tc>
      </w:tr>
      <w:tr w:rsidR="005F789E" w:rsidRPr="00D326FF" w14:paraId="599B16DF" w14:textId="77777777" w:rsidTr="003A1466">
        <w:trPr>
          <w:trHeight w:val="20"/>
        </w:trPr>
        <w:tc>
          <w:tcPr>
            <w:tcW w:w="3119" w:type="dxa"/>
          </w:tcPr>
          <w:p w14:paraId="38CCAF13" w14:textId="77777777" w:rsidR="005F789E" w:rsidRPr="000E2808" w:rsidRDefault="005F789E" w:rsidP="003A1466">
            <w:pPr>
              <w:rPr>
                <w:sz w:val="20"/>
                <w:szCs w:val="20"/>
              </w:rPr>
            </w:pPr>
            <w:r>
              <w:rPr>
                <w:sz w:val="20"/>
                <w:szCs w:val="20"/>
              </w:rPr>
              <w:t>ECR_WL_P601</w:t>
            </w:r>
          </w:p>
        </w:tc>
        <w:tc>
          <w:tcPr>
            <w:tcW w:w="738" w:type="dxa"/>
          </w:tcPr>
          <w:p w14:paraId="1F653F4D" w14:textId="77777777" w:rsidR="005F789E" w:rsidRPr="000E2808" w:rsidRDefault="005F789E" w:rsidP="003A1466">
            <w:pPr>
              <w:rPr>
                <w:sz w:val="20"/>
                <w:szCs w:val="20"/>
              </w:rPr>
            </w:pPr>
            <w:r>
              <w:rPr>
                <w:sz w:val="20"/>
                <w:szCs w:val="20"/>
              </w:rPr>
              <w:t>10601</w:t>
            </w:r>
          </w:p>
        </w:tc>
        <w:tc>
          <w:tcPr>
            <w:tcW w:w="963" w:type="dxa"/>
            <w:gridSpan w:val="2"/>
          </w:tcPr>
          <w:p w14:paraId="0A3A26D2" w14:textId="77777777" w:rsidR="005F789E" w:rsidRPr="00D326FF" w:rsidRDefault="005F789E" w:rsidP="003A1466">
            <w:pPr>
              <w:rPr>
                <w:sz w:val="20"/>
                <w:szCs w:val="20"/>
              </w:rPr>
            </w:pPr>
          </w:p>
        </w:tc>
        <w:tc>
          <w:tcPr>
            <w:tcW w:w="4394" w:type="dxa"/>
          </w:tcPr>
          <w:p w14:paraId="73F00274" w14:textId="77777777" w:rsidR="005F789E" w:rsidRPr="000E2808" w:rsidRDefault="005F789E" w:rsidP="003A1466">
            <w:pPr>
              <w:rPr>
                <w:sz w:val="20"/>
                <w:szCs w:val="20"/>
              </w:rPr>
            </w:pPr>
            <w:r>
              <w:rPr>
                <w:sz w:val="20"/>
                <w:szCs w:val="20"/>
              </w:rPr>
              <w:t xml:space="preserve">601 - No action taken</w:t>
            </w:r>
          </w:p>
        </w:tc>
      </w:tr>
      <w:tr w:rsidR="005F789E" w:rsidRPr="00D326FF" w14:paraId="3EAE6D0B" w14:textId="77777777" w:rsidTr="003A1466">
        <w:trPr>
          <w:trHeight w:val="20"/>
        </w:trPr>
        <w:tc>
          <w:tcPr>
            <w:tcW w:w="3119" w:type="dxa"/>
          </w:tcPr>
          <w:p w14:paraId="2DC9573C" w14:textId="77777777" w:rsidR="005F789E" w:rsidRPr="000E2808" w:rsidRDefault="005F789E" w:rsidP="003A1466">
            <w:pPr>
              <w:rPr>
                <w:sz w:val="20"/>
                <w:szCs w:val="20"/>
              </w:rPr>
            </w:pPr>
            <w:r>
              <w:rPr>
                <w:sz w:val="20"/>
                <w:szCs w:val="20"/>
              </w:rPr>
              <w:t>ECR_WL_P602</w:t>
            </w:r>
          </w:p>
        </w:tc>
        <w:tc>
          <w:tcPr>
            <w:tcW w:w="738" w:type="dxa"/>
          </w:tcPr>
          <w:p w14:paraId="202453B1" w14:textId="77777777" w:rsidR="005F789E" w:rsidRPr="000E2808" w:rsidRDefault="005F789E" w:rsidP="003A1466">
            <w:pPr>
              <w:rPr>
                <w:sz w:val="20"/>
                <w:szCs w:val="20"/>
              </w:rPr>
            </w:pPr>
            <w:r>
              <w:rPr>
                <w:sz w:val="20"/>
                <w:szCs w:val="20"/>
              </w:rPr>
              <w:t>10602</w:t>
            </w:r>
          </w:p>
        </w:tc>
        <w:tc>
          <w:tcPr>
            <w:tcW w:w="963" w:type="dxa"/>
            <w:gridSpan w:val="2"/>
          </w:tcPr>
          <w:p w14:paraId="2CAB7E4D" w14:textId="77777777" w:rsidR="005F789E" w:rsidRPr="00D326FF" w:rsidRDefault="005F789E" w:rsidP="003A1466">
            <w:pPr>
              <w:rPr>
                <w:sz w:val="20"/>
                <w:szCs w:val="20"/>
              </w:rPr>
            </w:pPr>
          </w:p>
        </w:tc>
        <w:tc>
          <w:tcPr>
            <w:tcW w:w="4394" w:type="dxa"/>
          </w:tcPr>
          <w:p w14:paraId="4A191103" w14:textId="77777777" w:rsidR="005F789E" w:rsidRPr="000E2808" w:rsidRDefault="005F789E" w:rsidP="003A1466">
            <w:pPr>
              <w:rPr>
                <w:sz w:val="20"/>
                <w:szCs w:val="20"/>
              </w:rPr>
            </w:pPr>
            <w:r>
              <w:rPr>
                <w:sz w:val="20"/>
                <w:szCs w:val="20"/>
              </w:rPr>
              <w:t xml:space="preserve">602 - No action taken</w:t>
            </w:r>
          </w:p>
        </w:tc>
      </w:tr>
      <w:tr w:rsidR="005F789E" w:rsidRPr="00D326FF" w14:paraId="2F7CAA6F" w14:textId="77777777" w:rsidTr="003A1466">
        <w:trPr>
          <w:trHeight w:val="20"/>
        </w:trPr>
        <w:tc>
          <w:tcPr>
            <w:tcW w:w="3119" w:type="dxa"/>
          </w:tcPr>
          <w:p w14:paraId="449A0760" w14:textId="77777777" w:rsidR="005F789E" w:rsidRPr="000E2808" w:rsidRDefault="005F789E" w:rsidP="003A1466">
            <w:pPr>
              <w:rPr>
                <w:sz w:val="20"/>
                <w:szCs w:val="20"/>
              </w:rPr>
            </w:pPr>
            <w:r>
              <w:rPr>
                <w:sz w:val="20"/>
                <w:szCs w:val="20"/>
              </w:rPr>
              <w:t>ECR_WL_P603</w:t>
            </w:r>
          </w:p>
        </w:tc>
        <w:tc>
          <w:tcPr>
            <w:tcW w:w="738" w:type="dxa"/>
          </w:tcPr>
          <w:p w14:paraId="6419D98C" w14:textId="77777777" w:rsidR="005F789E" w:rsidRPr="000E2808" w:rsidRDefault="005F789E" w:rsidP="003A1466">
            <w:pPr>
              <w:rPr>
                <w:sz w:val="20"/>
                <w:szCs w:val="20"/>
              </w:rPr>
            </w:pPr>
            <w:r>
              <w:rPr>
                <w:sz w:val="20"/>
                <w:szCs w:val="20"/>
              </w:rPr>
              <w:t>10603</w:t>
            </w:r>
          </w:p>
        </w:tc>
        <w:tc>
          <w:tcPr>
            <w:tcW w:w="963" w:type="dxa"/>
            <w:gridSpan w:val="2"/>
          </w:tcPr>
          <w:p w14:paraId="4EBBAA5F" w14:textId="77777777" w:rsidR="005F789E" w:rsidRPr="00D326FF" w:rsidRDefault="005F789E" w:rsidP="003A1466">
            <w:pPr>
              <w:rPr>
                <w:sz w:val="20"/>
                <w:szCs w:val="20"/>
              </w:rPr>
            </w:pPr>
          </w:p>
        </w:tc>
        <w:tc>
          <w:tcPr>
            <w:tcW w:w="4394" w:type="dxa"/>
          </w:tcPr>
          <w:p w14:paraId="1083E88A" w14:textId="77777777" w:rsidR="005F789E" w:rsidRPr="000E2808" w:rsidRDefault="005F789E" w:rsidP="003A1466">
            <w:pPr>
              <w:rPr>
                <w:sz w:val="20"/>
                <w:szCs w:val="20"/>
              </w:rPr>
            </w:pPr>
            <w:r>
              <w:rPr>
                <w:sz w:val="20"/>
                <w:szCs w:val="20"/>
              </w:rPr>
              <w:t xml:space="preserve">603 - No action taken</w:t>
            </w:r>
          </w:p>
        </w:tc>
      </w:tr>
      <w:tr w:rsidR="005F789E" w:rsidRPr="00D326FF" w14:paraId="60C34A44" w14:textId="77777777" w:rsidTr="003A1466">
        <w:trPr>
          <w:trHeight w:val="20"/>
        </w:trPr>
        <w:tc>
          <w:tcPr>
            <w:tcW w:w="3119" w:type="dxa"/>
          </w:tcPr>
          <w:p w14:paraId="5CA335EB" w14:textId="77777777" w:rsidR="005F789E" w:rsidRPr="000E2808" w:rsidRDefault="005F789E" w:rsidP="003A1466">
            <w:pPr>
              <w:rPr>
                <w:sz w:val="20"/>
                <w:szCs w:val="20"/>
              </w:rPr>
            </w:pPr>
            <w:r>
              <w:rPr>
                <w:sz w:val="20"/>
                <w:szCs w:val="20"/>
              </w:rPr>
              <w:t>ECR_WL_P604</w:t>
            </w:r>
          </w:p>
        </w:tc>
        <w:tc>
          <w:tcPr>
            <w:tcW w:w="738" w:type="dxa"/>
          </w:tcPr>
          <w:p w14:paraId="7C587127" w14:textId="77777777" w:rsidR="005F789E" w:rsidRPr="000E2808" w:rsidRDefault="005F789E" w:rsidP="003A1466">
            <w:pPr>
              <w:rPr>
                <w:sz w:val="20"/>
                <w:szCs w:val="20"/>
              </w:rPr>
            </w:pPr>
            <w:r>
              <w:rPr>
                <w:sz w:val="20"/>
                <w:szCs w:val="20"/>
              </w:rPr>
              <w:t>10604</w:t>
            </w:r>
          </w:p>
        </w:tc>
        <w:tc>
          <w:tcPr>
            <w:tcW w:w="963" w:type="dxa"/>
            <w:gridSpan w:val="2"/>
          </w:tcPr>
          <w:p w14:paraId="67F9DDE0" w14:textId="77777777" w:rsidR="005F789E" w:rsidRPr="00D326FF" w:rsidRDefault="005F789E" w:rsidP="003A1466">
            <w:pPr>
              <w:rPr>
                <w:sz w:val="20"/>
                <w:szCs w:val="20"/>
              </w:rPr>
            </w:pPr>
          </w:p>
        </w:tc>
        <w:tc>
          <w:tcPr>
            <w:tcW w:w="4394" w:type="dxa"/>
          </w:tcPr>
          <w:p w14:paraId="77C1CC30" w14:textId="77777777" w:rsidR="005F789E" w:rsidRPr="000E2808" w:rsidRDefault="005F789E" w:rsidP="003A1466">
            <w:pPr>
              <w:rPr>
                <w:sz w:val="20"/>
                <w:szCs w:val="20"/>
              </w:rPr>
            </w:pPr>
            <w:r>
              <w:rPr>
                <w:sz w:val="20"/>
                <w:szCs w:val="20"/>
              </w:rPr>
              <w:t xml:space="preserve">604 - No action taken</w:t>
            </w:r>
          </w:p>
        </w:tc>
      </w:tr>
      <w:tr w:rsidR="005F789E" w:rsidRPr="00D326FF" w14:paraId="1BEF31C9" w14:textId="77777777" w:rsidTr="003A1466">
        <w:trPr>
          <w:trHeight w:val="20"/>
        </w:trPr>
        <w:tc>
          <w:tcPr>
            <w:tcW w:w="3119" w:type="dxa"/>
          </w:tcPr>
          <w:p w14:paraId="3F050438" w14:textId="77777777" w:rsidR="005F789E" w:rsidRPr="000E2808" w:rsidRDefault="005F789E" w:rsidP="003A1466">
            <w:pPr>
              <w:rPr>
                <w:sz w:val="20"/>
                <w:szCs w:val="20"/>
              </w:rPr>
            </w:pPr>
            <w:r>
              <w:rPr>
                <w:sz w:val="20"/>
                <w:szCs w:val="20"/>
              </w:rPr>
              <w:t>ECR_WL_P605</w:t>
            </w:r>
          </w:p>
        </w:tc>
        <w:tc>
          <w:tcPr>
            <w:tcW w:w="738" w:type="dxa"/>
          </w:tcPr>
          <w:p w14:paraId="3E7FB94D" w14:textId="77777777" w:rsidR="005F789E" w:rsidRPr="000E2808" w:rsidRDefault="005F789E" w:rsidP="003A1466">
            <w:pPr>
              <w:rPr>
                <w:sz w:val="20"/>
                <w:szCs w:val="20"/>
              </w:rPr>
            </w:pPr>
            <w:r>
              <w:rPr>
                <w:sz w:val="20"/>
                <w:szCs w:val="20"/>
              </w:rPr>
              <w:t>10605</w:t>
            </w:r>
          </w:p>
        </w:tc>
        <w:tc>
          <w:tcPr>
            <w:tcW w:w="963" w:type="dxa"/>
            <w:gridSpan w:val="2"/>
          </w:tcPr>
          <w:p w14:paraId="44F49A76" w14:textId="77777777" w:rsidR="005F789E" w:rsidRPr="00D326FF" w:rsidRDefault="005F789E" w:rsidP="003A1466">
            <w:pPr>
              <w:rPr>
                <w:sz w:val="20"/>
                <w:szCs w:val="20"/>
              </w:rPr>
            </w:pPr>
          </w:p>
        </w:tc>
        <w:tc>
          <w:tcPr>
            <w:tcW w:w="4394" w:type="dxa"/>
          </w:tcPr>
          <w:p w14:paraId="76D67263" w14:textId="77777777" w:rsidR="005F789E" w:rsidRPr="000E2808" w:rsidRDefault="005F789E" w:rsidP="003A1466">
            <w:pPr>
              <w:rPr>
                <w:sz w:val="20"/>
                <w:szCs w:val="20"/>
              </w:rPr>
            </w:pPr>
            <w:r>
              <w:rPr>
                <w:sz w:val="20"/>
                <w:szCs w:val="20"/>
              </w:rPr>
              <w:t xml:space="preserve">605 - No action taken</w:t>
            </w:r>
          </w:p>
        </w:tc>
      </w:tr>
      <w:tr w:rsidR="005F789E" w:rsidRPr="00D326FF" w14:paraId="2F229A26" w14:textId="77777777" w:rsidTr="003A1466">
        <w:trPr>
          <w:trHeight w:val="20"/>
        </w:trPr>
        <w:tc>
          <w:tcPr>
            <w:tcW w:w="3119" w:type="dxa"/>
          </w:tcPr>
          <w:p w14:paraId="42559C33" w14:textId="77777777" w:rsidR="005F789E" w:rsidRPr="000E2808" w:rsidRDefault="005F789E" w:rsidP="003A1466">
            <w:pPr>
              <w:rPr>
                <w:sz w:val="20"/>
                <w:szCs w:val="20"/>
              </w:rPr>
            </w:pPr>
            <w:r>
              <w:rPr>
                <w:sz w:val="20"/>
                <w:szCs w:val="20"/>
              </w:rPr>
              <w:t>ECR_WL_P606</w:t>
            </w:r>
          </w:p>
        </w:tc>
        <w:tc>
          <w:tcPr>
            <w:tcW w:w="738" w:type="dxa"/>
          </w:tcPr>
          <w:p w14:paraId="6956227F" w14:textId="77777777" w:rsidR="005F789E" w:rsidRPr="000E2808" w:rsidRDefault="005F789E" w:rsidP="003A1466">
            <w:pPr>
              <w:rPr>
                <w:sz w:val="20"/>
                <w:szCs w:val="20"/>
              </w:rPr>
            </w:pPr>
            <w:r>
              <w:rPr>
                <w:sz w:val="20"/>
                <w:szCs w:val="20"/>
              </w:rPr>
              <w:t>10606</w:t>
            </w:r>
          </w:p>
        </w:tc>
        <w:tc>
          <w:tcPr>
            <w:tcW w:w="963" w:type="dxa"/>
            <w:gridSpan w:val="2"/>
          </w:tcPr>
          <w:p w14:paraId="28765767" w14:textId="77777777" w:rsidR="005F789E" w:rsidRPr="00D326FF" w:rsidRDefault="005F789E" w:rsidP="003A1466">
            <w:pPr>
              <w:rPr>
                <w:sz w:val="20"/>
                <w:szCs w:val="20"/>
              </w:rPr>
            </w:pPr>
          </w:p>
        </w:tc>
        <w:tc>
          <w:tcPr>
            <w:tcW w:w="4394" w:type="dxa"/>
          </w:tcPr>
          <w:p w14:paraId="5F03C828" w14:textId="77777777" w:rsidR="005F789E" w:rsidRPr="000E2808" w:rsidRDefault="005F789E" w:rsidP="003A1466">
            <w:pPr>
              <w:rPr>
                <w:sz w:val="20"/>
                <w:szCs w:val="20"/>
              </w:rPr>
            </w:pPr>
            <w:r>
              <w:rPr>
                <w:sz w:val="20"/>
                <w:szCs w:val="20"/>
              </w:rPr>
              <w:t xml:space="preserve">606 - No action taken</w:t>
            </w:r>
          </w:p>
        </w:tc>
      </w:tr>
      <w:tr w:rsidR="005F789E" w:rsidRPr="00D326FF" w14:paraId="7F8E78C4" w14:textId="77777777" w:rsidTr="003A1466">
        <w:trPr>
          <w:trHeight w:val="20"/>
        </w:trPr>
        <w:tc>
          <w:tcPr>
            <w:tcW w:w="3119" w:type="dxa"/>
          </w:tcPr>
          <w:p w14:paraId="5D8061B2" w14:textId="77777777" w:rsidR="005F789E" w:rsidRPr="000E2808" w:rsidRDefault="005F789E" w:rsidP="003A1466">
            <w:pPr>
              <w:rPr>
                <w:sz w:val="20"/>
                <w:szCs w:val="20"/>
              </w:rPr>
            </w:pPr>
            <w:r>
              <w:rPr>
                <w:sz w:val="20"/>
                <w:szCs w:val="20"/>
              </w:rPr>
              <w:t>ECR_WL_P680</w:t>
            </w:r>
          </w:p>
        </w:tc>
        <w:tc>
          <w:tcPr>
            <w:tcW w:w="738" w:type="dxa"/>
          </w:tcPr>
          <w:p w14:paraId="2130C4DB" w14:textId="77777777" w:rsidR="005F789E" w:rsidRPr="000E2808" w:rsidRDefault="005F789E" w:rsidP="003A1466">
            <w:pPr>
              <w:rPr>
                <w:sz w:val="20"/>
                <w:szCs w:val="20"/>
              </w:rPr>
            </w:pPr>
            <w:r>
              <w:rPr>
                <w:sz w:val="20"/>
                <w:szCs w:val="20"/>
              </w:rPr>
              <w:t>10680</w:t>
            </w:r>
          </w:p>
        </w:tc>
        <w:tc>
          <w:tcPr>
            <w:tcW w:w="963" w:type="dxa"/>
            <w:gridSpan w:val="2"/>
          </w:tcPr>
          <w:p w14:paraId="66FCBB35" w14:textId="77777777" w:rsidR="005F789E" w:rsidRPr="00D326FF" w:rsidRDefault="005F789E" w:rsidP="003A1466">
            <w:pPr>
              <w:rPr>
                <w:sz w:val="20"/>
                <w:szCs w:val="20"/>
              </w:rPr>
            </w:pPr>
          </w:p>
        </w:tc>
        <w:tc>
          <w:tcPr>
            <w:tcW w:w="4394" w:type="dxa"/>
          </w:tcPr>
          <w:p w14:paraId="08A6BC32" w14:textId="77777777" w:rsidR="005F789E" w:rsidRPr="000E2808" w:rsidRDefault="005F789E" w:rsidP="003A1466">
            <w:pPr>
              <w:rPr>
                <w:sz w:val="20"/>
                <w:szCs w:val="20"/>
              </w:rPr>
            </w:pPr>
            <w:r>
              <w:rPr>
                <w:sz w:val="20"/>
                <w:szCs w:val="20"/>
              </w:rPr>
              <w:t xml:space="preserve">680 - No action taken</w:t>
            </w:r>
          </w:p>
        </w:tc>
      </w:tr>
      <w:tr w:rsidR="005F789E" w:rsidRPr="00D326FF" w14:paraId="4358091E" w14:textId="77777777" w:rsidTr="003A1466">
        <w:trPr>
          <w:trHeight w:val="20"/>
        </w:trPr>
        <w:tc>
          <w:tcPr>
            <w:tcW w:w="3119" w:type="dxa"/>
          </w:tcPr>
          <w:p w14:paraId="17BBF6A9" w14:textId="77777777" w:rsidR="005F789E" w:rsidRPr="000E2808" w:rsidRDefault="005F789E" w:rsidP="003A1466">
            <w:pPr>
              <w:rPr>
                <w:sz w:val="20"/>
                <w:szCs w:val="20"/>
              </w:rPr>
            </w:pPr>
            <w:r>
              <w:rPr>
                <w:sz w:val="20"/>
                <w:szCs w:val="20"/>
              </w:rPr>
              <w:t>ECR_WL_P681</w:t>
            </w:r>
          </w:p>
        </w:tc>
        <w:tc>
          <w:tcPr>
            <w:tcW w:w="738" w:type="dxa"/>
          </w:tcPr>
          <w:p w14:paraId="20F263D3" w14:textId="77777777" w:rsidR="005F789E" w:rsidRPr="000E2808" w:rsidRDefault="005F789E" w:rsidP="003A1466">
            <w:pPr>
              <w:rPr>
                <w:sz w:val="20"/>
                <w:szCs w:val="20"/>
              </w:rPr>
            </w:pPr>
            <w:r>
              <w:rPr>
                <w:sz w:val="20"/>
                <w:szCs w:val="20"/>
              </w:rPr>
              <w:t>10681</w:t>
            </w:r>
          </w:p>
        </w:tc>
        <w:tc>
          <w:tcPr>
            <w:tcW w:w="963" w:type="dxa"/>
            <w:gridSpan w:val="2"/>
          </w:tcPr>
          <w:p w14:paraId="0DEC527F" w14:textId="77777777" w:rsidR="005F789E" w:rsidRPr="00D326FF" w:rsidRDefault="005F789E" w:rsidP="003A1466">
            <w:pPr>
              <w:rPr>
                <w:sz w:val="20"/>
                <w:szCs w:val="20"/>
              </w:rPr>
            </w:pPr>
          </w:p>
        </w:tc>
        <w:tc>
          <w:tcPr>
            <w:tcW w:w="4394" w:type="dxa"/>
          </w:tcPr>
          <w:p w14:paraId="3E25987F" w14:textId="77777777" w:rsidR="005F789E" w:rsidRPr="000E2808" w:rsidRDefault="005F789E" w:rsidP="003A1466">
            <w:pPr>
              <w:rPr>
                <w:sz w:val="20"/>
                <w:szCs w:val="20"/>
              </w:rPr>
            </w:pPr>
            <w:r>
              <w:rPr>
                <w:sz w:val="20"/>
                <w:szCs w:val="20"/>
              </w:rPr>
              <w:t xml:space="preserve">681 - No action taken</w:t>
            </w:r>
          </w:p>
        </w:tc>
      </w:tr>
      <w:tr w:rsidR="005F789E" w:rsidRPr="00D326FF" w14:paraId="690ACB80" w14:textId="77777777" w:rsidTr="003A1466">
        <w:trPr>
          <w:trHeight w:val="20"/>
        </w:trPr>
        <w:tc>
          <w:tcPr>
            <w:tcW w:w="3119" w:type="dxa"/>
          </w:tcPr>
          <w:p w14:paraId="23629A98" w14:textId="77777777" w:rsidR="005F789E" w:rsidRPr="000E2808" w:rsidRDefault="005F789E" w:rsidP="003A1466">
            <w:pPr>
              <w:rPr>
                <w:sz w:val="20"/>
                <w:szCs w:val="20"/>
              </w:rPr>
            </w:pPr>
            <w:r>
              <w:rPr>
                <w:sz w:val="20"/>
                <w:szCs w:val="20"/>
              </w:rPr>
              <w:t>ECR_WL_P902</w:t>
            </w:r>
          </w:p>
        </w:tc>
        <w:tc>
          <w:tcPr>
            <w:tcW w:w="738" w:type="dxa"/>
          </w:tcPr>
          <w:p w14:paraId="18D172C4" w14:textId="77777777" w:rsidR="005F789E" w:rsidRPr="000E2808" w:rsidRDefault="005F789E" w:rsidP="003A1466">
            <w:pPr>
              <w:rPr>
                <w:sz w:val="20"/>
                <w:szCs w:val="20"/>
              </w:rPr>
            </w:pPr>
            <w:r>
              <w:rPr>
                <w:sz w:val="20"/>
                <w:szCs w:val="20"/>
              </w:rPr>
              <w:t>10902</w:t>
            </w:r>
          </w:p>
        </w:tc>
        <w:tc>
          <w:tcPr>
            <w:tcW w:w="963" w:type="dxa"/>
            <w:gridSpan w:val="2"/>
          </w:tcPr>
          <w:p w14:paraId="362C8FDD" w14:textId="77777777" w:rsidR="005F789E" w:rsidRPr="00D326FF" w:rsidRDefault="005F789E" w:rsidP="003A1466">
            <w:pPr>
              <w:rPr>
                <w:sz w:val="20"/>
                <w:szCs w:val="20"/>
              </w:rPr>
            </w:pPr>
          </w:p>
        </w:tc>
        <w:tc>
          <w:tcPr>
            <w:tcW w:w="4394" w:type="dxa"/>
          </w:tcPr>
          <w:p w14:paraId="6697CFC6" w14:textId="77777777" w:rsidR="005F789E" w:rsidRPr="000E2808" w:rsidRDefault="005F789E" w:rsidP="003A1466">
            <w:pPr>
              <w:rPr>
                <w:sz w:val="20"/>
                <w:szCs w:val="20"/>
              </w:rPr>
            </w:pPr>
            <w:r>
              <w:rPr>
                <w:sz w:val="20"/>
                <w:szCs w:val="20"/>
              </w:rPr>
              <w:t xml:space="preserve">902 - Invalid transaction</w:t>
            </w:r>
          </w:p>
        </w:tc>
      </w:tr>
      <w:tr w:rsidR="005F789E" w:rsidRPr="00D326FF" w14:paraId="4ABD05FF" w14:textId="77777777" w:rsidTr="003A1466">
        <w:trPr>
          <w:trHeight w:val="20"/>
        </w:trPr>
        <w:tc>
          <w:tcPr>
            <w:tcW w:w="3119" w:type="dxa"/>
          </w:tcPr>
          <w:p w14:paraId="5E2DCEE8" w14:textId="77777777" w:rsidR="005F789E" w:rsidRPr="000E2808" w:rsidRDefault="005F789E" w:rsidP="003A1466">
            <w:pPr>
              <w:rPr>
                <w:sz w:val="20"/>
                <w:szCs w:val="20"/>
              </w:rPr>
            </w:pPr>
            <w:r>
              <w:rPr>
                <w:sz w:val="20"/>
                <w:szCs w:val="20"/>
              </w:rPr>
              <w:t>ECR_WL_P903</w:t>
            </w:r>
          </w:p>
        </w:tc>
        <w:tc>
          <w:tcPr>
            <w:tcW w:w="738" w:type="dxa"/>
          </w:tcPr>
          <w:p w14:paraId="1E677938" w14:textId="77777777" w:rsidR="005F789E" w:rsidRPr="000E2808" w:rsidRDefault="005F789E" w:rsidP="003A1466">
            <w:pPr>
              <w:rPr>
                <w:sz w:val="20"/>
                <w:szCs w:val="20"/>
              </w:rPr>
            </w:pPr>
            <w:r>
              <w:rPr>
                <w:sz w:val="20"/>
                <w:szCs w:val="20"/>
              </w:rPr>
              <w:t>10903</w:t>
            </w:r>
          </w:p>
        </w:tc>
        <w:tc>
          <w:tcPr>
            <w:tcW w:w="963" w:type="dxa"/>
            <w:gridSpan w:val="2"/>
          </w:tcPr>
          <w:p w14:paraId="02A21225" w14:textId="77777777" w:rsidR="005F789E" w:rsidRPr="00D326FF" w:rsidRDefault="005F789E" w:rsidP="003A1466">
            <w:pPr>
              <w:rPr>
                <w:sz w:val="20"/>
                <w:szCs w:val="20"/>
              </w:rPr>
            </w:pPr>
          </w:p>
        </w:tc>
        <w:tc>
          <w:tcPr>
            <w:tcW w:w="4394" w:type="dxa"/>
          </w:tcPr>
          <w:p w14:paraId="1E9EBCC8" w14:textId="77777777" w:rsidR="005F789E" w:rsidRPr="000E2808" w:rsidRDefault="005F789E" w:rsidP="003A1466">
            <w:pPr>
              <w:rPr>
                <w:sz w:val="20"/>
                <w:szCs w:val="20"/>
              </w:rPr>
            </w:pPr>
            <w:r>
              <w:rPr>
                <w:sz w:val="20"/>
                <w:szCs w:val="20"/>
              </w:rPr>
              <w:t xml:space="preserve">903 - Re-enter transaction</w:t>
            </w:r>
          </w:p>
        </w:tc>
      </w:tr>
      <w:tr w:rsidR="005F789E" w:rsidRPr="00D326FF" w14:paraId="626B4474" w14:textId="77777777" w:rsidTr="003A1466">
        <w:trPr>
          <w:trHeight w:val="20"/>
        </w:trPr>
        <w:tc>
          <w:tcPr>
            <w:tcW w:w="3119" w:type="dxa"/>
          </w:tcPr>
          <w:p w14:paraId="509BE11A" w14:textId="77777777" w:rsidR="005F789E" w:rsidRPr="000E2808" w:rsidRDefault="005F789E" w:rsidP="003A1466">
            <w:pPr>
              <w:rPr>
                <w:sz w:val="20"/>
                <w:szCs w:val="20"/>
              </w:rPr>
            </w:pPr>
            <w:r>
              <w:rPr>
                <w:sz w:val="20"/>
                <w:szCs w:val="20"/>
              </w:rPr>
              <w:t>ECR_WL_P904</w:t>
            </w:r>
          </w:p>
        </w:tc>
        <w:tc>
          <w:tcPr>
            <w:tcW w:w="738" w:type="dxa"/>
          </w:tcPr>
          <w:p w14:paraId="071777A5" w14:textId="77777777" w:rsidR="005F789E" w:rsidRPr="000E2808" w:rsidRDefault="005F789E" w:rsidP="003A1466">
            <w:pPr>
              <w:rPr>
                <w:sz w:val="20"/>
                <w:szCs w:val="20"/>
              </w:rPr>
            </w:pPr>
            <w:r>
              <w:rPr>
                <w:sz w:val="20"/>
                <w:szCs w:val="20"/>
              </w:rPr>
              <w:t>10904</w:t>
            </w:r>
          </w:p>
        </w:tc>
        <w:tc>
          <w:tcPr>
            <w:tcW w:w="963" w:type="dxa"/>
            <w:gridSpan w:val="2"/>
          </w:tcPr>
          <w:p w14:paraId="2A559636" w14:textId="77777777" w:rsidR="005F789E" w:rsidRPr="00D326FF" w:rsidRDefault="005F789E" w:rsidP="003A1466">
            <w:pPr>
              <w:rPr>
                <w:sz w:val="20"/>
                <w:szCs w:val="20"/>
              </w:rPr>
            </w:pPr>
          </w:p>
        </w:tc>
        <w:tc>
          <w:tcPr>
            <w:tcW w:w="4394" w:type="dxa"/>
          </w:tcPr>
          <w:p w14:paraId="307061F8" w14:textId="77777777" w:rsidR="005F789E" w:rsidRPr="000E2808" w:rsidRDefault="005F789E" w:rsidP="003A1466">
            <w:pPr>
              <w:rPr>
                <w:sz w:val="20"/>
                <w:szCs w:val="20"/>
              </w:rPr>
            </w:pPr>
            <w:r>
              <w:rPr>
                <w:sz w:val="20"/>
                <w:szCs w:val="20"/>
              </w:rPr>
              <w:t xml:space="preserve">904 - File data format error</w:t>
            </w:r>
          </w:p>
        </w:tc>
      </w:tr>
      <w:tr w:rsidR="005F789E" w:rsidRPr="00D326FF" w14:paraId="5A8EDEDE" w14:textId="77777777" w:rsidTr="003A1466">
        <w:trPr>
          <w:trHeight w:val="20"/>
        </w:trPr>
        <w:tc>
          <w:tcPr>
            <w:tcW w:w="3119" w:type="dxa"/>
          </w:tcPr>
          <w:p w14:paraId="482DFC6B" w14:textId="77777777" w:rsidR="005F789E" w:rsidRPr="000E2808" w:rsidRDefault="005F789E" w:rsidP="003A1466">
            <w:pPr>
              <w:rPr>
                <w:sz w:val="20"/>
                <w:szCs w:val="20"/>
              </w:rPr>
            </w:pPr>
            <w:r>
              <w:rPr>
                <w:sz w:val="20"/>
                <w:szCs w:val="20"/>
              </w:rPr>
              <w:t>ECR_WL_P905</w:t>
            </w:r>
          </w:p>
        </w:tc>
        <w:tc>
          <w:tcPr>
            <w:tcW w:w="738" w:type="dxa"/>
          </w:tcPr>
          <w:p w14:paraId="27396C64" w14:textId="77777777" w:rsidR="005F789E" w:rsidRPr="000E2808" w:rsidRDefault="005F789E" w:rsidP="003A1466">
            <w:pPr>
              <w:rPr>
                <w:sz w:val="20"/>
                <w:szCs w:val="20"/>
              </w:rPr>
            </w:pPr>
            <w:r>
              <w:rPr>
                <w:sz w:val="20"/>
                <w:szCs w:val="20"/>
              </w:rPr>
              <w:t>10905</w:t>
            </w:r>
          </w:p>
        </w:tc>
        <w:tc>
          <w:tcPr>
            <w:tcW w:w="963" w:type="dxa"/>
            <w:gridSpan w:val="2"/>
          </w:tcPr>
          <w:p w14:paraId="60FFF1CC" w14:textId="77777777" w:rsidR="005F789E" w:rsidRPr="00D326FF" w:rsidRDefault="005F789E" w:rsidP="003A1466">
            <w:pPr>
              <w:rPr>
                <w:sz w:val="20"/>
                <w:szCs w:val="20"/>
              </w:rPr>
            </w:pPr>
          </w:p>
        </w:tc>
        <w:tc>
          <w:tcPr>
            <w:tcW w:w="4394" w:type="dxa"/>
          </w:tcPr>
          <w:p w14:paraId="55EC0529" w14:textId="77777777" w:rsidR="005F789E" w:rsidRPr="000E2808" w:rsidRDefault="005F789E" w:rsidP="003A1466">
            <w:pPr>
              <w:rPr>
                <w:sz w:val="20"/>
                <w:szCs w:val="20"/>
              </w:rPr>
            </w:pPr>
            <w:r>
              <w:rPr>
                <w:sz w:val="20"/>
                <w:szCs w:val="20"/>
              </w:rPr>
              <w:t xml:space="preserve">905 - Acquirer not supported </w:t>
            </w:r>
          </w:p>
        </w:tc>
      </w:tr>
      <w:tr w:rsidR="005F789E" w:rsidRPr="00D326FF" w14:paraId="22992128" w14:textId="77777777" w:rsidTr="003A1466">
        <w:trPr>
          <w:trHeight w:val="20"/>
        </w:trPr>
        <w:tc>
          <w:tcPr>
            <w:tcW w:w="3119" w:type="dxa"/>
          </w:tcPr>
          <w:p w14:paraId="3608D6D9" w14:textId="77777777" w:rsidR="005F789E" w:rsidRPr="000E2808" w:rsidRDefault="005F789E" w:rsidP="003A1466">
            <w:pPr>
              <w:rPr>
                <w:sz w:val="20"/>
                <w:szCs w:val="20"/>
              </w:rPr>
            </w:pPr>
            <w:r>
              <w:rPr>
                <w:sz w:val="20"/>
                <w:szCs w:val="20"/>
              </w:rPr>
              <w:t>ECR_WL_P906</w:t>
            </w:r>
          </w:p>
        </w:tc>
        <w:tc>
          <w:tcPr>
            <w:tcW w:w="738" w:type="dxa"/>
          </w:tcPr>
          <w:p w14:paraId="0C270167" w14:textId="77777777" w:rsidR="005F789E" w:rsidRPr="000E2808" w:rsidRDefault="005F789E" w:rsidP="003A1466">
            <w:pPr>
              <w:rPr>
                <w:sz w:val="20"/>
                <w:szCs w:val="20"/>
              </w:rPr>
            </w:pPr>
            <w:r>
              <w:rPr>
                <w:sz w:val="20"/>
                <w:szCs w:val="20"/>
              </w:rPr>
              <w:t>10906</w:t>
            </w:r>
          </w:p>
        </w:tc>
        <w:tc>
          <w:tcPr>
            <w:tcW w:w="963" w:type="dxa"/>
            <w:gridSpan w:val="2"/>
          </w:tcPr>
          <w:p w14:paraId="4F6D733B" w14:textId="77777777" w:rsidR="005F789E" w:rsidRPr="00D326FF" w:rsidRDefault="005F789E" w:rsidP="003A1466">
            <w:pPr>
              <w:rPr>
                <w:sz w:val="20"/>
                <w:szCs w:val="20"/>
              </w:rPr>
            </w:pPr>
          </w:p>
        </w:tc>
        <w:tc>
          <w:tcPr>
            <w:tcW w:w="4394" w:type="dxa"/>
          </w:tcPr>
          <w:p w14:paraId="34EA7BB8" w14:textId="77777777" w:rsidR="005F789E" w:rsidRPr="000E2808" w:rsidRDefault="005F789E" w:rsidP="003A1466">
            <w:pPr>
              <w:rPr>
                <w:sz w:val="20"/>
                <w:szCs w:val="20"/>
              </w:rPr>
            </w:pPr>
            <w:r>
              <w:rPr>
                <w:sz w:val="20"/>
                <w:szCs w:val="20"/>
              </w:rPr>
              <w:t xml:space="preserve">906 - System malfunction</w:t>
            </w:r>
          </w:p>
        </w:tc>
      </w:tr>
      <w:tr w:rsidR="005F789E" w:rsidRPr="00D326FF" w14:paraId="3A8A2E30" w14:textId="77777777" w:rsidTr="003A1466">
        <w:trPr>
          <w:trHeight w:val="20"/>
        </w:trPr>
        <w:tc>
          <w:tcPr>
            <w:tcW w:w="3119" w:type="dxa"/>
          </w:tcPr>
          <w:p w14:paraId="6799B0CE" w14:textId="77777777" w:rsidR="005F789E" w:rsidRPr="000E2808" w:rsidRDefault="005F789E" w:rsidP="003A1466">
            <w:pPr>
              <w:rPr>
                <w:sz w:val="20"/>
                <w:szCs w:val="20"/>
              </w:rPr>
            </w:pPr>
            <w:r>
              <w:rPr>
                <w:sz w:val="20"/>
                <w:szCs w:val="20"/>
              </w:rPr>
              <w:t>ECR_WL_P907</w:t>
            </w:r>
          </w:p>
        </w:tc>
        <w:tc>
          <w:tcPr>
            <w:tcW w:w="738" w:type="dxa"/>
          </w:tcPr>
          <w:p w14:paraId="0E20AE4C" w14:textId="77777777" w:rsidR="005F789E" w:rsidRPr="000E2808" w:rsidRDefault="005F789E" w:rsidP="003A1466">
            <w:pPr>
              <w:rPr>
                <w:sz w:val="20"/>
                <w:szCs w:val="20"/>
              </w:rPr>
            </w:pPr>
            <w:r>
              <w:rPr>
                <w:sz w:val="20"/>
                <w:szCs w:val="20"/>
              </w:rPr>
              <w:t>10907</w:t>
            </w:r>
          </w:p>
        </w:tc>
        <w:tc>
          <w:tcPr>
            <w:tcW w:w="963" w:type="dxa"/>
            <w:gridSpan w:val="2"/>
          </w:tcPr>
          <w:p w14:paraId="16CB5CD3" w14:textId="77777777" w:rsidR="005F789E" w:rsidRPr="00D326FF" w:rsidRDefault="005F789E" w:rsidP="003A1466">
            <w:pPr>
              <w:rPr>
                <w:sz w:val="20"/>
                <w:szCs w:val="20"/>
              </w:rPr>
            </w:pPr>
          </w:p>
        </w:tc>
        <w:tc>
          <w:tcPr>
            <w:tcW w:w="4394" w:type="dxa"/>
          </w:tcPr>
          <w:p w14:paraId="12B4BB82" w14:textId="77777777" w:rsidR="005F789E" w:rsidRPr="000E2808" w:rsidRDefault="005F789E" w:rsidP="003A1466">
            <w:pPr>
              <w:rPr>
                <w:sz w:val="20"/>
                <w:szCs w:val="20"/>
              </w:rPr>
            </w:pPr>
            <w:r>
              <w:rPr>
                <w:sz w:val="20"/>
                <w:szCs w:val="20"/>
              </w:rPr>
              <w:t xml:space="preserve">907 - Issuer unavailable </w:t>
            </w:r>
          </w:p>
        </w:tc>
      </w:tr>
      <w:tr w:rsidR="005F789E" w:rsidRPr="00D326FF" w14:paraId="19432411" w14:textId="77777777" w:rsidTr="003A1466">
        <w:trPr>
          <w:trHeight w:val="20"/>
        </w:trPr>
        <w:tc>
          <w:tcPr>
            <w:tcW w:w="3119" w:type="dxa"/>
          </w:tcPr>
          <w:p w14:paraId="621AB79C" w14:textId="77777777" w:rsidR="005F789E" w:rsidRPr="000E2808" w:rsidRDefault="005F789E" w:rsidP="003A1466">
            <w:pPr>
              <w:rPr>
                <w:sz w:val="20"/>
                <w:szCs w:val="20"/>
              </w:rPr>
            </w:pPr>
            <w:r>
              <w:rPr>
                <w:sz w:val="20"/>
                <w:szCs w:val="20"/>
              </w:rPr>
              <w:t>ECR_WL_P908</w:t>
            </w:r>
          </w:p>
        </w:tc>
        <w:tc>
          <w:tcPr>
            <w:tcW w:w="738" w:type="dxa"/>
          </w:tcPr>
          <w:p w14:paraId="3602C326" w14:textId="77777777" w:rsidR="005F789E" w:rsidRPr="000E2808" w:rsidRDefault="005F789E" w:rsidP="003A1466">
            <w:pPr>
              <w:rPr>
                <w:sz w:val="20"/>
                <w:szCs w:val="20"/>
              </w:rPr>
            </w:pPr>
            <w:r>
              <w:rPr>
                <w:sz w:val="20"/>
                <w:szCs w:val="20"/>
              </w:rPr>
              <w:t>10908</w:t>
            </w:r>
          </w:p>
        </w:tc>
        <w:tc>
          <w:tcPr>
            <w:tcW w:w="963" w:type="dxa"/>
            <w:gridSpan w:val="2"/>
          </w:tcPr>
          <w:p w14:paraId="23055CBA" w14:textId="77777777" w:rsidR="005F789E" w:rsidRPr="00D326FF" w:rsidRDefault="005F789E" w:rsidP="003A1466">
            <w:pPr>
              <w:rPr>
                <w:sz w:val="20"/>
                <w:szCs w:val="20"/>
              </w:rPr>
            </w:pPr>
          </w:p>
        </w:tc>
        <w:tc>
          <w:tcPr>
            <w:tcW w:w="4394" w:type="dxa"/>
          </w:tcPr>
          <w:p w14:paraId="1FC30FD5" w14:textId="77777777" w:rsidR="005F789E" w:rsidRPr="000E2808" w:rsidRDefault="005F789E" w:rsidP="003A1466">
            <w:pPr>
              <w:rPr>
                <w:sz w:val="20"/>
                <w:szCs w:val="20"/>
              </w:rPr>
            </w:pPr>
            <w:r>
              <w:rPr>
                <w:sz w:val="20"/>
                <w:szCs w:val="20"/>
              </w:rPr>
              <w:t xml:space="preserve">908 - Destination cannot be found </w:t>
            </w:r>
          </w:p>
        </w:tc>
      </w:tr>
      <w:tr w:rsidR="005F789E" w:rsidRPr="00D326FF" w14:paraId="787EB2E2" w14:textId="77777777" w:rsidTr="003A1466">
        <w:trPr>
          <w:trHeight w:val="20"/>
        </w:trPr>
        <w:tc>
          <w:tcPr>
            <w:tcW w:w="3119" w:type="dxa"/>
          </w:tcPr>
          <w:p w14:paraId="3FCB50CE" w14:textId="77777777" w:rsidR="005F789E" w:rsidRPr="000E2808" w:rsidRDefault="005F789E" w:rsidP="003A1466">
            <w:pPr>
              <w:rPr>
                <w:sz w:val="20"/>
                <w:szCs w:val="20"/>
              </w:rPr>
            </w:pPr>
            <w:r>
              <w:rPr>
                <w:sz w:val="20"/>
                <w:szCs w:val="20"/>
              </w:rPr>
              <w:t>ECR_WL_P909</w:t>
            </w:r>
          </w:p>
        </w:tc>
        <w:tc>
          <w:tcPr>
            <w:tcW w:w="738" w:type="dxa"/>
          </w:tcPr>
          <w:p w14:paraId="75E7C440" w14:textId="77777777" w:rsidR="005F789E" w:rsidRPr="000E2808" w:rsidRDefault="005F789E" w:rsidP="003A1466">
            <w:pPr>
              <w:rPr>
                <w:sz w:val="20"/>
                <w:szCs w:val="20"/>
              </w:rPr>
            </w:pPr>
            <w:r>
              <w:rPr>
                <w:sz w:val="20"/>
                <w:szCs w:val="20"/>
              </w:rPr>
              <w:t>10909</w:t>
            </w:r>
          </w:p>
        </w:tc>
        <w:tc>
          <w:tcPr>
            <w:tcW w:w="963" w:type="dxa"/>
            <w:gridSpan w:val="2"/>
          </w:tcPr>
          <w:p w14:paraId="5760CE26" w14:textId="77777777" w:rsidR="005F789E" w:rsidRPr="00D326FF" w:rsidRDefault="005F789E" w:rsidP="003A1466">
            <w:pPr>
              <w:rPr>
                <w:sz w:val="20"/>
                <w:szCs w:val="20"/>
              </w:rPr>
            </w:pPr>
          </w:p>
        </w:tc>
        <w:tc>
          <w:tcPr>
            <w:tcW w:w="4394" w:type="dxa"/>
          </w:tcPr>
          <w:p w14:paraId="37D16E3C" w14:textId="77777777" w:rsidR="005F789E" w:rsidRPr="000E2808" w:rsidRDefault="005F789E" w:rsidP="003A1466">
            <w:pPr>
              <w:rPr>
                <w:sz w:val="20"/>
                <w:szCs w:val="20"/>
              </w:rPr>
            </w:pPr>
            <w:r>
              <w:rPr>
                <w:sz w:val="20"/>
                <w:szCs w:val="20"/>
              </w:rPr>
              <w:t xml:space="preserve">909 - System malfunction</w:t>
            </w:r>
          </w:p>
        </w:tc>
      </w:tr>
      <w:tr w:rsidR="005F789E" w:rsidRPr="00D326FF" w14:paraId="3E3F0B83" w14:textId="77777777" w:rsidTr="003A1466">
        <w:trPr>
          <w:trHeight w:val="20"/>
        </w:trPr>
        <w:tc>
          <w:tcPr>
            <w:tcW w:w="3119" w:type="dxa"/>
          </w:tcPr>
          <w:p w14:paraId="2FA1860F" w14:textId="77777777" w:rsidR="005F789E" w:rsidRPr="000E2808" w:rsidRDefault="005F789E" w:rsidP="003A1466">
            <w:pPr>
              <w:rPr>
                <w:sz w:val="20"/>
                <w:szCs w:val="20"/>
              </w:rPr>
            </w:pPr>
            <w:r>
              <w:rPr>
                <w:sz w:val="20"/>
                <w:szCs w:val="20"/>
              </w:rPr>
              <w:t>ECR_WL_P910</w:t>
            </w:r>
          </w:p>
        </w:tc>
        <w:tc>
          <w:tcPr>
            <w:tcW w:w="738" w:type="dxa"/>
          </w:tcPr>
          <w:p w14:paraId="62A0ADF6" w14:textId="77777777" w:rsidR="005F789E" w:rsidRPr="000E2808" w:rsidRDefault="005F789E" w:rsidP="003A1466">
            <w:pPr>
              <w:rPr>
                <w:sz w:val="20"/>
                <w:szCs w:val="20"/>
              </w:rPr>
            </w:pPr>
            <w:r>
              <w:rPr>
                <w:sz w:val="20"/>
                <w:szCs w:val="20"/>
              </w:rPr>
              <w:t>10910</w:t>
            </w:r>
          </w:p>
        </w:tc>
        <w:tc>
          <w:tcPr>
            <w:tcW w:w="963" w:type="dxa"/>
            <w:gridSpan w:val="2"/>
          </w:tcPr>
          <w:p w14:paraId="493E9F44" w14:textId="77777777" w:rsidR="005F789E" w:rsidRPr="00D326FF" w:rsidRDefault="005F789E" w:rsidP="003A1466">
            <w:pPr>
              <w:rPr>
                <w:sz w:val="20"/>
                <w:szCs w:val="20"/>
              </w:rPr>
            </w:pPr>
          </w:p>
        </w:tc>
        <w:tc>
          <w:tcPr>
            <w:tcW w:w="4394" w:type="dxa"/>
          </w:tcPr>
          <w:p w14:paraId="0270D8EF" w14:textId="77777777" w:rsidR="005F789E" w:rsidRPr="000E2808" w:rsidRDefault="005F789E" w:rsidP="003A1466">
            <w:pPr>
              <w:rPr>
                <w:sz w:val="20"/>
                <w:szCs w:val="20"/>
              </w:rPr>
            </w:pPr>
            <w:r>
              <w:rPr>
                <w:sz w:val="20"/>
                <w:szCs w:val="20"/>
              </w:rPr>
              <w:t xml:space="preserve">910 - Issuer unavailable </w:t>
            </w:r>
          </w:p>
        </w:tc>
      </w:tr>
      <w:tr w:rsidR="005F789E" w:rsidRPr="00D326FF" w14:paraId="25E550A0" w14:textId="77777777" w:rsidTr="003A1466">
        <w:trPr>
          <w:trHeight w:val="20"/>
        </w:trPr>
        <w:tc>
          <w:tcPr>
            <w:tcW w:w="3119" w:type="dxa"/>
          </w:tcPr>
          <w:p w14:paraId="13A96D66" w14:textId="77777777" w:rsidR="005F789E" w:rsidRPr="000E2808" w:rsidRDefault="005F789E" w:rsidP="003A1466">
            <w:pPr>
              <w:rPr>
                <w:sz w:val="20"/>
                <w:szCs w:val="20"/>
              </w:rPr>
            </w:pPr>
            <w:r>
              <w:rPr>
                <w:sz w:val="20"/>
                <w:szCs w:val="20"/>
              </w:rPr>
              <w:t>ECR_WL_P911</w:t>
            </w:r>
          </w:p>
        </w:tc>
        <w:tc>
          <w:tcPr>
            <w:tcW w:w="738" w:type="dxa"/>
          </w:tcPr>
          <w:p w14:paraId="65D68D23" w14:textId="77777777" w:rsidR="005F789E" w:rsidRPr="000E2808" w:rsidRDefault="005F789E" w:rsidP="003A1466">
            <w:pPr>
              <w:rPr>
                <w:sz w:val="20"/>
                <w:szCs w:val="20"/>
              </w:rPr>
            </w:pPr>
            <w:r>
              <w:rPr>
                <w:sz w:val="20"/>
                <w:szCs w:val="20"/>
              </w:rPr>
              <w:t>10911</w:t>
            </w:r>
          </w:p>
        </w:tc>
        <w:tc>
          <w:tcPr>
            <w:tcW w:w="963" w:type="dxa"/>
            <w:gridSpan w:val="2"/>
          </w:tcPr>
          <w:p w14:paraId="72F1628F" w14:textId="77777777" w:rsidR="005F789E" w:rsidRPr="00D326FF" w:rsidRDefault="005F789E" w:rsidP="003A1466">
            <w:pPr>
              <w:rPr>
                <w:sz w:val="20"/>
                <w:szCs w:val="20"/>
              </w:rPr>
            </w:pPr>
          </w:p>
        </w:tc>
        <w:tc>
          <w:tcPr>
            <w:tcW w:w="4394" w:type="dxa"/>
          </w:tcPr>
          <w:p w14:paraId="315F08E7" w14:textId="77777777" w:rsidR="005F789E" w:rsidRPr="000E2808" w:rsidRDefault="005F789E" w:rsidP="003A1466">
            <w:pPr>
              <w:rPr>
                <w:sz w:val="20"/>
                <w:szCs w:val="20"/>
              </w:rPr>
            </w:pPr>
            <w:r>
              <w:rPr>
                <w:sz w:val="20"/>
                <w:szCs w:val="20"/>
              </w:rPr>
              <w:t xml:space="preserve">911 - System malfunction</w:t>
            </w:r>
          </w:p>
        </w:tc>
      </w:tr>
      <w:tr w:rsidR="005F789E" w:rsidRPr="00D326FF" w14:paraId="1C334882" w14:textId="77777777" w:rsidTr="003A1466">
        <w:trPr>
          <w:trHeight w:val="20"/>
        </w:trPr>
        <w:tc>
          <w:tcPr>
            <w:tcW w:w="3119" w:type="dxa"/>
          </w:tcPr>
          <w:p w14:paraId="6952C145" w14:textId="77777777" w:rsidR="005F789E" w:rsidRPr="000E2808" w:rsidRDefault="005F789E" w:rsidP="003A1466">
            <w:pPr>
              <w:rPr>
                <w:sz w:val="20"/>
                <w:szCs w:val="20"/>
              </w:rPr>
            </w:pPr>
            <w:r>
              <w:rPr>
                <w:sz w:val="20"/>
                <w:szCs w:val="20"/>
              </w:rPr>
              <w:t>ECR_WL_P912</w:t>
            </w:r>
          </w:p>
        </w:tc>
        <w:tc>
          <w:tcPr>
            <w:tcW w:w="738" w:type="dxa"/>
          </w:tcPr>
          <w:p w14:paraId="26CD6848" w14:textId="77777777" w:rsidR="005F789E" w:rsidRPr="000E2808" w:rsidRDefault="005F789E" w:rsidP="003A1466">
            <w:pPr>
              <w:rPr>
                <w:sz w:val="20"/>
                <w:szCs w:val="20"/>
              </w:rPr>
            </w:pPr>
            <w:r>
              <w:rPr>
                <w:sz w:val="20"/>
                <w:szCs w:val="20"/>
              </w:rPr>
              <w:t>10912</w:t>
            </w:r>
          </w:p>
        </w:tc>
        <w:tc>
          <w:tcPr>
            <w:tcW w:w="963" w:type="dxa"/>
            <w:gridSpan w:val="2"/>
          </w:tcPr>
          <w:p w14:paraId="3126616E" w14:textId="77777777" w:rsidR="005F789E" w:rsidRPr="00D326FF" w:rsidRDefault="005F789E" w:rsidP="003A1466">
            <w:pPr>
              <w:rPr>
                <w:sz w:val="20"/>
                <w:szCs w:val="20"/>
              </w:rPr>
            </w:pPr>
          </w:p>
        </w:tc>
        <w:tc>
          <w:tcPr>
            <w:tcW w:w="4394" w:type="dxa"/>
          </w:tcPr>
          <w:p w14:paraId="2874998C" w14:textId="77777777" w:rsidR="005F789E" w:rsidRPr="000E2808" w:rsidRDefault="005F789E" w:rsidP="003A1466">
            <w:pPr>
              <w:rPr>
                <w:sz w:val="20"/>
                <w:szCs w:val="20"/>
              </w:rPr>
            </w:pPr>
            <w:r>
              <w:rPr>
                <w:sz w:val="20"/>
                <w:szCs w:val="20"/>
              </w:rPr>
              <w:t xml:space="preserve">912 - Issuer unavailable </w:t>
            </w:r>
          </w:p>
        </w:tc>
      </w:tr>
      <w:tr w:rsidR="005F789E" w:rsidRPr="00D326FF" w14:paraId="18D82FD2" w14:textId="77777777" w:rsidTr="003A1466">
        <w:trPr>
          <w:trHeight w:val="20"/>
        </w:trPr>
        <w:tc>
          <w:tcPr>
            <w:tcW w:w="3119" w:type="dxa"/>
          </w:tcPr>
          <w:p w14:paraId="767162FD" w14:textId="77777777" w:rsidR="005F789E" w:rsidRPr="000E2808" w:rsidRDefault="005F789E" w:rsidP="003A1466">
            <w:pPr>
              <w:rPr>
                <w:sz w:val="20"/>
                <w:szCs w:val="20"/>
              </w:rPr>
            </w:pPr>
            <w:r>
              <w:rPr>
                <w:sz w:val="20"/>
                <w:szCs w:val="20"/>
              </w:rPr>
              <w:t>ECR_WL_P913</w:t>
            </w:r>
          </w:p>
        </w:tc>
        <w:tc>
          <w:tcPr>
            <w:tcW w:w="738" w:type="dxa"/>
          </w:tcPr>
          <w:p w14:paraId="76EF73DA" w14:textId="77777777" w:rsidR="005F789E" w:rsidRPr="000E2808" w:rsidRDefault="005F789E" w:rsidP="003A1466">
            <w:pPr>
              <w:rPr>
                <w:sz w:val="20"/>
                <w:szCs w:val="20"/>
              </w:rPr>
            </w:pPr>
            <w:r>
              <w:rPr>
                <w:sz w:val="20"/>
                <w:szCs w:val="20"/>
              </w:rPr>
              <w:t>10913</w:t>
            </w:r>
          </w:p>
        </w:tc>
        <w:tc>
          <w:tcPr>
            <w:tcW w:w="963" w:type="dxa"/>
            <w:gridSpan w:val="2"/>
          </w:tcPr>
          <w:p w14:paraId="5B3C5A6B" w14:textId="77777777" w:rsidR="005F789E" w:rsidRPr="00D326FF" w:rsidRDefault="005F789E" w:rsidP="003A1466">
            <w:pPr>
              <w:rPr>
                <w:sz w:val="20"/>
                <w:szCs w:val="20"/>
              </w:rPr>
            </w:pPr>
          </w:p>
        </w:tc>
        <w:tc>
          <w:tcPr>
            <w:tcW w:w="4394" w:type="dxa"/>
          </w:tcPr>
          <w:p w14:paraId="3565AE30" w14:textId="77777777" w:rsidR="005F789E" w:rsidRPr="000E2808" w:rsidRDefault="005F789E" w:rsidP="003A1466">
            <w:pPr>
              <w:rPr>
                <w:sz w:val="20"/>
                <w:szCs w:val="20"/>
              </w:rPr>
            </w:pPr>
            <w:r>
              <w:rPr>
                <w:sz w:val="20"/>
                <w:szCs w:val="20"/>
              </w:rPr>
              <w:t xml:space="preserve">913 - Duplicate transmission</w:t>
            </w:r>
          </w:p>
        </w:tc>
      </w:tr>
      <w:tr w:rsidR="005F789E" w:rsidRPr="00D326FF" w14:paraId="2DAFA289" w14:textId="77777777" w:rsidTr="003A1466">
        <w:trPr>
          <w:trHeight w:val="20"/>
        </w:trPr>
        <w:tc>
          <w:tcPr>
            <w:tcW w:w="3119" w:type="dxa"/>
          </w:tcPr>
          <w:p w14:paraId="38AF5099" w14:textId="77777777" w:rsidR="005F789E" w:rsidRPr="000E2808" w:rsidRDefault="005F789E" w:rsidP="003A1466">
            <w:pPr>
              <w:rPr>
                <w:sz w:val="20"/>
                <w:szCs w:val="20"/>
              </w:rPr>
            </w:pPr>
            <w:r>
              <w:rPr>
                <w:sz w:val="20"/>
                <w:szCs w:val="20"/>
              </w:rPr>
              <w:t>ECR_WL_P914</w:t>
            </w:r>
          </w:p>
        </w:tc>
        <w:tc>
          <w:tcPr>
            <w:tcW w:w="738" w:type="dxa"/>
          </w:tcPr>
          <w:p w14:paraId="38B3D819" w14:textId="77777777" w:rsidR="005F789E" w:rsidRPr="000E2808" w:rsidRDefault="005F789E" w:rsidP="003A1466">
            <w:pPr>
              <w:rPr>
                <w:sz w:val="20"/>
                <w:szCs w:val="20"/>
              </w:rPr>
            </w:pPr>
            <w:r>
              <w:rPr>
                <w:sz w:val="20"/>
                <w:szCs w:val="20"/>
              </w:rPr>
              <w:t>10914</w:t>
            </w:r>
          </w:p>
        </w:tc>
        <w:tc>
          <w:tcPr>
            <w:tcW w:w="963" w:type="dxa"/>
            <w:gridSpan w:val="2"/>
          </w:tcPr>
          <w:p w14:paraId="6675FABE" w14:textId="77777777" w:rsidR="005F789E" w:rsidRPr="00D326FF" w:rsidRDefault="005F789E" w:rsidP="003A1466">
            <w:pPr>
              <w:rPr>
                <w:sz w:val="20"/>
                <w:szCs w:val="20"/>
              </w:rPr>
            </w:pPr>
          </w:p>
        </w:tc>
        <w:tc>
          <w:tcPr>
            <w:tcW w:w="4394" w:type="dxa"/>
          </w:tcPr>
          <w:p w14:paraId="572125B0" w14:textId="77777777" w:rsidR="005F789E" w:rsidRPr="000E2808" w:rsidRDefault="005F789E" w:rsidP="003A1466">
            <w:pPr>
              <w:rPr>
                <w:sz w:val="20"/>
                <w:szCs w:val="20"/>
              </w:rPr>
            </w:pPr>
            <w:r>
              <w:rPr>
                <w:sz w:val="20"/>
                <w:szCs w:val="20"/>
              </w:rPr>
              <w:t xml:space="preserve">914 - Decline</w:t>
            </w:r>
          </w:p>
        </w:tc>
      </w:tr>
      <w:tr w:rsidR="005F789E" w:rsidRPr="00D326FF" w14:paraId="28B87387" w14:textId="77777777" w:rsidTr="003A1466">
        <w:trPr>
          <w:trHeight w:val="20"/>
        </w:trPr>
        <w:tc>
          <w:tcPr>
            <w:tcW w:w="3119" w:type="dxa"/>
          </w:tcPr>
          <w:p w14:paraId="45FB3431" w14:textId="77777777" w:rsidR="005F789E" w:rsidRPr="000E2808" w:rsidRDefault="005F789E" w:rsidP="003A1466">
            <w:pPr>
              <w:rPr>
                <w:sz w:val="20"/>
                <w:szCs w:val="20"/>
              </w:rPr>
            </w:pPr>
            <w:r>
              <w:rPr>
                <w:sz w:val="20"/>
                <w:szCs w:val="20"/>
              </w:rPr>
              <w:t>ECR_WL_P915</w:t>
            </w:r>
          </w:p>
        </w:tc>
        <w:tc>
          <w:tcPr>
            <w:tcW w:w="738" w:type="dxa"/>
          </w:tcPr>
          <w:p w14:paraId="510E0E25" w14:textId="77777777" w:rsidR="005F789E" w:rsidRPr="000E2808" w:rsidRDefault="005F789E" w:rsidP="003A1466">
            <w:pPr>
              <w:rPr>
                <w:sz w:val="20"/>
                <w:szCs w:val="20"/>
              </w:rPr>
            </w:pPr>
            <w:r>
              <w:rPr>
                <w:sz w:val="20"/>
                <w:szCs w:val="20"/>
              </w:rPr>
              <w:t>10915</w:t>
            </w:r>
          </w:p>
        </w:tc>
        <w:tc>
          <w:tcPr>
            <w:tcW w:w="963" w:type="dxa"/>
            <w:gridSpan w:val="2"/>
          </w:tcPr>
          <w:p w14:paraId="2341932F" w14:textId="77777777" w:rsidR="005F789E" w:rsidRPr="00D326FF" w:rsidRDefault="005F789E" w:rsidP="003A1466">
            <w:pPr>
              <w:rPr>
                <w:sz w:val="20"/>
                <w:szCs w:val="20"/>
              </w:rPr>
            </w:pPr>
          </w:p>
        </w:tc>
        <w:tc>
          <w:tcPr>
            <w:tcW w:w="4394" w:type="dxa"/>
          </w:tcPr>
          <w:p w14:paraId="25B84193" w14:textId="77777777" w:rsidR="005F789E" w:rsidRPr="000E2808" w:rsidRDefault="005F789E" w:rsidP="003A1466">
            <w:pPr>
              <w:rPr>
                <w:sz w:val="20"/>
                <w:szCs w:val="20"/>
              </w:rPr>
            </w:pPr>
            <w:r>
              <w:rPr>
                <w:sz w:val="20"/>
                <w:szCs w:val="20"/>
              </w:rPr>
              <w:t xml:space="preserve">915 - System malfunction</w:t>
            </w:r>
          </w:p>
        </w:tc>
      </w:tr>
      <w:tr w:rsidR="005F789E" w:rsidRPr="00D326FF" w14:paraId="27E2FCC9" w14:textId="77777777" w:rsidTr="003A1466">
        <w:trPr>
          <w:trHeight w:val="20"/>
        </w:trPr>
        <w:tc>
          <w:tcPr>
            <w:tcW w:w="3119" w:type="dxa"/>
          </w:tcPr>
          <w:p w14:paraId="4734D4B0" w14:textId="77777777" w:rsidR="005F789E" w:rsidRPr="000E2808" w:rsidRDefault="005F789E" w:rsidP="003A1466">
            <w:pPr>
              <w:rPr>
                <w:sz w:val="20"/>
                <w:szCs w:val="20"/>
              </w:rPr>
            </w:pPr>
            <w:r>
              <w:rPr>
                <w:sz w:val="20"/>
                <w:szCs w:val="20"/>
              </w:rPr>
              <w:t>ECR_WL_P916</w:t>
            </w:r>
          </w:p>
        </w:tc>
        <w:tc>
          <w:tcPr>
            <w:tcW w:w="738" w:type="dxa"/>
          </w:tcPr>
          <w:p w14:paraId="50D04B30" w14:textId="77777777" w:rsidR="005F789E" w:rsidRPr="000E2808" w:rsidRDefault="005F789E" w:rsidP="003A1466">
            <w:pPr>
              <w:rPr>
                <w:sz w:val="20"/>
                <w:szCs w:val="20"/>
              </w:rPr>
            </w:pPr>
            <w:r>
              <w:rPr>
                <w:sz w:val="20"/>
                <w:szCs w:val="20"/>
              </w:rPr>
              <w:t>10916</w:t>
            </w:r>
          </w:p>
        </w:tc>
        <w:tc>
          <w:tcPr>
            <w:tcW w:w="963" w:type="dxa"/>
            <w:gridSpan w:val="2"/>
          </w:tcPr>
          <w:p w14:paraId="61E155D0" w14:textId="77777777" w:rsidR="005F789E" w:rsidRPr="00D326FF" w:rsidRDefault="005F789E" w:rsidP="003A1466">
            <w:pPr>
              <w:rPr>
                <w:sz w:val="20"/>
                <w:szCs w:val="20"/>
              </w:rPr>
            </w:pPr>
          </w:p>
        </w:tc>
        <w:tc>
          <w:tcPr>
            <w:tcW w:w="4394" w:type="dxa"/>
          </w:tcPr>
          <w:p w14:paraId="1CA6038D" w14:textId="77777777" w:rsidR="005F789E" w:rsidRPr="000E2808" w:rsidRDefault="005F789E" w:rsidP="003A1466">
            <w:pPr>
              <w:rPr>
                <w:sz w:val="20"/>
                <w:szCs w:val="20"/>
              </w:rPr>
            </w:pPr>
            <w:r>
              <w:rPr>
                <w:sz w:val="20"/>
                <w:szCs w:val="20"/>
              </w:rPr>
              <w:t xml:space="preserve">916 - System malfunction</w:t>
            </w:r>
          </w:p>
        </w:tc>
      </w:tr>
      <w:tr w:rsidR="005F789E" w:rsidRPr="00D326FF" w14:paraId="11453477" w14:textId="77777777" w:rsidTr="003A1466">
        <w:trPr>
          <w:trHeight w:val="20"/>
        </w:trPr>
        <w:tc>
          <w:tcPr>
            <w:tcW w:w="3119" w:type="dxa"/>
          </w:tcPr>
          <w:p w14:paraId="4A086636" w14:textId="77777777" w:rsidR="005F789E" w:rsidRPr="000E2808" w:rsidRDefault="005F789E" w:rsidP="003A1466">
            <w:pPr>
              <w:rPr>
                <w:sz w:val="20"/>
                <w:szCs w:val="20"/>
              </w:rPr>
            </w:pPr>
            <w:r>
              <w:rPr>
                <w:sz w:val="20"/>
                <w:szCs w:val="20"/>
              </w:rPr>
              <w:t>ECR_WL_P917</w:t>
            </w:r>
          </w:p>
        </w:tc>
        <w:tc>
          <w:tcPr>
            <w:tcW w:w="738" w:type="dxa"/>
          </w:tcPr>
          <w:p w14:paraId="3F46127D" w14:textId="77777777" w:rsidR="005F789E" w:rsidRPr="000E2808" w:rsidRDefault="005F789E" w:rsidP="003A1466">
            <w:pPr>
              <w:rPr>
                <w:sz w:val="20"/>
                <w:szCs w:val="20"/>
              </w:rPr>
            </w:pPr>
            <w:r>
              <w:rPr>
                <w:sz w:val="20"/>
                <w:szCs w:val="20"/>
              </w:rPr>
              <w:t>10917</w:t>
            </w:r>
          </w:p>
        </w:tc>
        <w:tc>
          <w:tcPr>
            <w:tcW w:w="963" w:type="dxa"/>
            <w:gridSpan w:val="2"/>
          </w:tcPr>
          <w:p w14:paraId="7E401C53" w14:textId="77777777" w:rsidR="005F789E" w:rsidRPr="00D326FF" w:rsidRDefault="005F789E" w:rsidP="003A1466">
            <w:pPr>
              <w:rPr>
                <w:sz w:val="20"/>
                <w:szCs w:val="20"/>
              </w:rPr>
            </w:pPr>
          </w:p>
        </w:tc>
        <w:tc>
          <w:tcPr>
            <w:tcW w:w="4394" w:type="dxa"/>
          </w:tcPr>
          <w:p w14:paraId="7C8B90F6" w14:textId="77777777" w:rsidR="005F789E" w:rsidRPr="000E2808" w:rsidRDefault="005F789E" w:rsidP="003A1466">
            <w:pPr>
              <w:rPr>
                <w:sz w:val="20"/>
                <w:szCs w:val="20"/>
              </w:rPr>
            </w:pPr>
            <w:r>
              <w:rPr>
                <w:sz w:val="20"/>
                <w:szCs w:val="20"/>
              </w:rPr>
              <w:t xml:space="preserve">917 - System malfunction</w:t>
            </w:r>
          </w:p>
        </w:tc>
      </w:tr>
      <w:tr w:rsidR="005F789E" w:rsidRPr="00D326FF" w14:paraId="3E7E1FCD" w14:textId="77777777" w:rsidTr="003A1466">
        <w:trPr>
          <w:trHeight w:val="20"/>
        </w:trPr>
        <w:tc>
          <w:tcPr>
            <w:tcW w:w="3119" w:type="dxa"/>
          </w:tcPr>
          <w:p w14:paraId="26FA7FE4" w14:textId="77777777" w:rsidR="005F789E" w:rsidRPr="000E2808" w:rsidRDefault="005F789E" w:rsidP="003A1466">
            <w:pPr>
              <w:rPr>
                <w:sz w:val="20"/>
                <w:szCs w:val="20"/>
              </w:rPr>
            </w:pPr>
            <w:r>
              <w:rPr>
                <w:sz w:val="20"/>
                <w:szCs w:val="20"/>
              </w:rPr>
              <w:t>ECR_WL_P918</w:t>
            </w:r>
          </w:p>
        </w:tc>
        <w:tc>
          <w:tcPr>
            <w:tcW w:w="738" w:type="dxa"/>
          </w:tcPr>
          <w:p w14:paraId="73090C51" w14:textId="77777777" w:rsidR="005F789E" w:rsidRPr="000E2808" w:rsidRDefault="005F789E" w:rsidP="003A1466">
            <w:pPr>
              <w:rPr>
                <w:sz w:val="20"/>
                <w:szCs w:val="20"/>
              </w:rPr>
            </w:pPr>
            <w:r>
              <w:rPr>
                <w:sz w:val="20"/>
                <w:szCs w:val="20"/>
              </w:rPr>
              <w:t>10918</w:t>
            </w:r>
          </w:p>
        </w:tc>
        <w:tc>
          <w:tcPr>
            <w:tcW w:w="963" w:type="dxa"/>
            <w:gridSpan w:val="2"/>
          </w:tcPr>
          <w:p w14:paraId="3D2A6BFF" w14:textId="77777777" w:rsidR="005F789E" w:rsidRPr="00D326FF" w:rsidRDefault="005F789E" w:rsidP="003A1466">
            <w:pPr>
              <w:rPr>
                <w:sz w:val="20"/>
                <w:szCs w:val="20"/>
              </w:rPr>
            </w:pPr>
          </w:p>
        </w:tc>
        <w:tc>
          <w:tcPr>
            <w:tcW w:w="4394" w:type="dxa"/>
          </w:tcPr>
          <w:p w14:paraId="1F7DF71F" w14:textId="77777777" w:rsidR="005F789E" w:rsidRPr="000E2808" w:rsidRDefault="005F789E" w:rsidP="003A1466">
            <w:pPr>
              <w:rPr>
                <w:sz w:val="20"/>
                <w:szCs w:val="20"/>
              </w:rPr>
            </w:pPr>
            <w:r>
              <w:rPr>
                <w:sz w:val="20"/>
                <w:szCs w:val="20"/>
              </w:rPr>
              <w:t xml:space="preserve">918 - System malfunction</w:t>
            </w:r>
          </w:p>
        </w:tc>
      </w:tr>
      <w:tr w:rsidR="005F789E" w:rsidRPr="00D326FF" w14:paraId="3E591AEA" w14:textId="77777777" w:rsidTr="003A1466">
        <w:trPr>
          <w:trHeight w:val="20"/>
        </w:trPr>
        <w:tc>
          <w:tcPr>
            <w:tcW w:w="3119" w:type="dxa"/>
          </w:tcPr>
          <w:p w14:paraId="0796D684" w14:textId="77777777" w:rsidR="005F789E" w:rsidRPr="000E2808" w:rsidRDefault="005F789E" w:rsidP="003A1466">
            <w:pPr>
              <w:rPr>
                <w:sz w:val="20"/>
                <w:szCs w:val="20"/>
              </w:rPr>
            </w:pPr>
            <w:r>
              <w:rPr>
                <w:sz w:val="20"/>
                <w:szCs w:val="20"/>
              </w:rPr>
              <w:t>ECR_WL_P919</w:t>
            </w:r>
          </w:p>
        </w:tc>
        <w:tc>
          <w:tcPr>
            <w:tcW w:w="738" w:type="dxa"/>
          </w:tcPr>
          <w:p w14:paraId="40B02DAA" w14:textId="77777777" w:rsidR="005F789E" w:rsidRPr="000E2808" w:rsidRDefault="005F789E" w:rsidP="003A1466">
            <w:pPr>
              <w:rPr>
                <w:sz w:val="20"/>
                <w:szCs w:val="20"/>
              </w:rPr>
            </w:pPr>
            <w:r>
              <w:rPr>
                <w:sz w:val="20"/>
                <w:szCs w:val="20"/>
              </w:rPr>
              <w:t>10919</w:t>
            </w:r>
          </w:p>
        </w:tc>
        <w:tc>
          <w:tcPr>
            <w:tcW w:w="963" w:type="dxa"/>
            <w:gridSpan w:val="2"/>
          </w:tcPr>
          <w:p w14:paraId="41D4B6F0" w14:textId="77777777" w:rsidR="005F789E" w:rsidRPr="00D326FF" w:rsidRDefault="005F789E" w:rsidP="003A1466">
            <w:pPr>
              <w:rPr>
                <w:sz w:val="20"/>
                <w:szCs w:val="20"/>
              </w:rPr>
            </w:pPr>
          </w:p>
        </w:tc>
        <w:tc>
          <w:tcPr>
            <w:tcW w:w="4394" w:type="dxa"/>
          </w:tcPr>
          <w:p w14:paraId="187AE969" w14:textId="77777777" w:rsidR="005F789E" w:rsidRPr="000E2808" w:rsidRDefault="005F789E" w:rsidP="003A1466">
            <w:pPr>
              <w:rPr>
                <w:sz w:val="20"/>
                <w:szCs w:val="20"/>
              </w:rPr>
            </w:pPr>
            <w:r>
              <w:rPr>
                <w:sz w:val="20"/>
                <w:szCs w:val="20"/>
              </w:rPr>
              <w:t xml:space="preserve">919 - System malfunction</w:t>
            </w:r>
          </w:p>
        </w:tc>
      </w:tr>
      <w:tr w:rsidR="005F789E" w:rsidRPr="00D326FF" w14:paraId="13DF2E3D" w14:textId="77777777" w:rsidTr="003A1466">
        <w:trPr>
          <w:trHeight w:val="20"/>
        </w:trPr>
        <w:tc>
          <w:tcPr>
            <w:tcW w:w="3119" w:type="dxa"/>
          </w:tcPr>
          <w:p w14:paraId="7B6A5E91" w14:textId="77777777" w:rsidR="005F789E" w:rsidRPr="000E2808" w:rsidRDefault="005F789E" w:rsidP="003A1466">
            <w:pPr>
              <w:rPr>
                <w:sz w:val="20"/>
                <w:szCs w:val="20"/>
              </w:rPr>
            </w:pPr>
            <w:r>
              <w:rPr>
                <w:sz w:val="20"/>
                <w:szCs w:val="20"/>
              </w:rPr>
              <w:t>ECR_WL_P920</w:t>
            </w:r>
          </w:p>
        </w:tc>
        <w:tc>
          <w:tcPr>
            <w:tcW w:w="738" w:type="dxa"/>
          </w:tcPr>
          <w:p w14:paraId="3ABADF88" w14:textId="77777777" w:rsidR="005F789E" w:rsidRPr="000E2808" w:rsidRDefault="005F789E" w:rsidP="003A1466">
            <w:pPr>
              <w:rPr>
                <w:sz w:val="20"/>
                <w:szCs w:val="20"/>
              </w:rPr>
            </w:pPr>
            <w:r>
              <w:rPr>
                <w:sz w:val="20"/>
                <w:szCs w:val="20"/>
              </w:rPr>
              <w:t>10920</w:t>
            </w:r>
          </w:p>
        </w:tc>
        <w:tc>
          <w:tcPr>
            <w:tcW w:w="963" w:type="dxa"/>
            <w:gridSpan w:val="2"/>
          </w:tcPr>
          <w:p w14:paraId="2E1E2BD0" w14:textId="77777777" w:rsidR="005F789E" w:rsidRPr="00D326FF" w:rsidRDefault="005F789E" w:rsidP="003A1466">
            <w:pPr>
              <w:rPr>
                <w:sz w:val="20"/>
                <w:szCs w:val="20"/>
              </w:rPr>
            </w:pPr>
          </w:p>
        </w:tc>
        <w:tc>
          <w:tcPr>
            <w:tcW w:w="4394" w:type="dxa"/>
          </w:tcPr>
          <w:p w14:paraId="5683A85F" w14:textId="77777777" w:rsidR="005F789E" w:rsidRPr="000E2808" w:rsidRDefault="005F789E" w:rsidP="003A1466">
            <w:pPr>
              <w:rPr>
                <w:sz w:val="20"/>
                <w:szCs w:val="20"/>
              </w:rPr>
            </w:pPr>
            <w:r>
              <w:rPr>
                <w:sz w:val="20"/>
                <w:szCs w:val="20"/>
              </w:rPr>
              <w:t xml:space="preserve">920 - System malfunction</w:t>
            </w:r>
          </w:p>
        </w:tc>
      </w:tr>
      <w:tr w:rsidR="005F789E" w:rsidRPr="00D326FF" w14:paraId="7B56F861" w14:textId="77777777" w:rsidTr="003A1466">
        <w:trPr>
          <w:trHeight w:val="20"/>
        </w:trPr>
        <w:tc>
          <w:tcPr>
            <w:tcW w:w="3119" w:type="dxa"/>
          </w:tcPr>
          <w:p w14:paraId="73FD98F2" w14:textId="77777777" w:rsidR="005F789E" w:rsidRPr="000E2808" w:rsidRDefault="005F789E" w:rsidP="003A1466">
            <w:pPr>
              <w:rPr>
                <w:sz w:val="20"/>
                <w:szCs w:val="20"/>
              </w:rPr>
            </w:pPr>
            <w:r>
              <w:rPr>
                <w:sz w:val="20"/>
                <w:szCs w:val="20"/>
              </w:rPr>
              <w:t>ECR_WL_P921</w:t>
            </w:r>
          </w:p>
        </w:tc>
        <w:tc>
          <w:tcPr>
            <w:tcW w:w="738" w:type="dxa"/>
          </w:tcPr>
          <w:p w14:paraId="62E1845B" w14:textId="77777777" w:rsidR="005F789E" w:rsidRPr="000E2808" w:rsidRDefault="005F789E" w:rsidP="003A1466">
            <w:pPr>
              <w:rPr>
                <w:sz w:val="20"/>
                <w:szCs w:val="20"/>
              </w:rPr>
            </w:pPr>
            <w:r>
              <w:rPr>
                <w:sz w:val="20"/>
                <w:szCs w:val="20"/>
              </w:rPr>
              <w:t>10921</w:t>
            </w:r>
          </w:p>
        </w:tc>
        <w:tc>
          <w:tcPr>
            <w:tcW w:w="963" w:type="dxa"/>
            <w:gridSpan w:val="2"/>
          </w:tcPr>
          <w:p w14:paraId="009F8E6C" w14:textId="77777777" w:rsidR="005F789E" w:rsidRPr="00D326FF" w:rsidRDefault="005F789E" w:rsidP="003A1466">
            <w:pPr>
              <w:rPr>
                <w:sz w:val="20"/>
                <w:szCs w:val="20"/>
              </w:rPr>
            </w:pPr>
          </w:p>
        </w:tc>
        <w:tc>
          <w:tcPr>
            <w:tcW w:w="4394" w:type="dxa"/>
          </w:tcPr>
          <w:p w14:paraId="04278647" w14:textId="77777777" w:rsidR="005F789E" w:rsidRPr="000E2808" w:rsidRDefault="005F789E" w:rsidP="003A1466">
            <w:pPr>
              <w:rPr>
                <w:sz w:val="20"/>
                <w:szCs w:val="20"/>
              </w:rPr>
            </w:pPr>
            <w:r>
              <w:rPr>
                <w:sz w:val="20"/>
                <w:szCs w:val="20"/>
              </w:rPr>
              <w:t xml:space="preserve">921 - System malfunction</w:t>
            </w:r>
          </w:p>
        </w:tc>
      </w:tr>
      <w:tr w:rsidR="005F789E" w:rsidRPr="00D326FF" w14:paraId="3C0A7CB8" w14:textId="77777777" w:rsidTr="003A1466">
        <w:trPr>
          <w:trHeight w:val="20"/>
        </w:trPr>
        <w:tc>
          <w:tcPr>
            <w:tcW w:w="3119" w:type="dxa"/>
          </w:tcPr>
          <w:p w14:paraId="52839B7A" w14:textId="77777777" w:rsidR="005F789E" w:rsidRPr="000E2808" w:rsidRDefault="005F789E" w:rsidP="003A1466">
            <w:pPr>
              <w:rPr>
                <w:sz w:val="20"/>
                <w:szCs w:val="20"/>
              </w:rPr>
            </w:pPr>
            <w:r>
              <w:rPr>
                <w:sz w:val="20"/>
                <w:szCs w:val="20"/>
              </w:rPr>
              <w:t>ECR_WL_P922</w:t>
            </w:r>
          </w:p>
        </w:tc>
        <w:tc>
          <w:tcPr>
            <w:tcW w:w="738" w:type="dxa"/>
          </w:tcPr>
          <w:p w14:paraId="1DF08A0A" w14:textId="77777777" w:rsidR="005F789E" w:rsidRPr="000E2808" w:rsidRDefault="005F789E" w:rsidP="003A1466">
            <w:pPr>
              <w:rPr>
                <w:sz w:val="20"/>
                <w:szCs w:val="20"/>
              </w:rPr>
            </w:pPr>
            <w:r>
              <w:rPr>
                <w:sz w:val="20"/>
                <w:szCs w:val="20"/>
              </w:rPr>
              <w:t>10922</w:t>
            </w:r>
          </w:p>
        </w:tc>
        <w:tc>
          <w:tcPr>
            <w:tcW w:w="963" w:type="dxa"/>
            <w:gridSpan w:val="2"/>
          </w:tcPr>
          <w:p w14:paraId="2FEC58A2" w14:textId="77777777" w:rsidR="005F789E" w:rsidRPr="00D326FF" w:rsidRDefault="005F789E" w:rsidP="003A1466">
            <w:pPr>
              <w:rPr>
                <w:sz w:val="20"/>
                <w:szCs w:val="20"/>
              </w:rPr>
            </w:pPr>
          </w:p>
        </w:tc>
        <w:tc>
          <w:tcPr>
            <w:tcW w:w="4394" w:type="dxa"/>
          </w:tcPr>
          <w:p w14:paraId="1910FEC5" w14:textId="77777777" w:rsidR="005F789E" w:rsidRPr="000E2808" w:rsidRDefault="005F789E" w:rsidP="003A1466">
            <w:pPr>
              <w:rPr>
                <w:sz w:val="20"/>
                <w:szCs w:val="20"/>
              </w:rPr>
            </w:pPr>
            <w:r>
              <w:rPr>
                <w:sz w:val="20"/>
                <w:szCs w:val="20"/>
              </w:rPr>
              <w:t xml:space="preserve">922 - System malfunction</w:t>
            </w:r>
          </w:p>
        </w:tc>
      </w:tr>
      <w:tr w:rsidR="005F789E" w:rsidRPr="00D326FF" w14:paraId="65045FDE" w14:textId="77777777" w:rsidTr="003A1466">
        <w:trPr>
          <w:trHeight w:val="20"/>
        </w:trPr>
        <w:tc>
          <w:tcPr>
            <w:tcW w:w="3119" w:type="dxa"/>
          </w:tcPr>
          <w:p w14:paraId="795F7EAD" w14:textId="77777777" w:rsidR="005F789E" w:rsidRPr="000E2808" w:rsidRDefault="005F789E" w:rsidP="003A1466">
            <w:pPr>
              <w:rPr>
                <w:sz w:val="20"/>
                <w:szCs w:val="20"/>
              </w:rPr>
            </w:pPr>
            <w:r>
              <w:rPr>
                <w:sz w:val="20"/>
                <w:szCs w:val="20"/>
              </w:rPr>
              <w:t>ECR_WL_P923</w:t>
            </w:r>
          </w:p>
        </w:tc>
        <w:tc>
          <w:tcPr>
            <w:tcW w:w="738" w:type="dxa"/>
          </w:tcPr>
          <w:p w14:paraId="5F8B98E6" w14:textId="77777777" w:rsidR="005F789E" w:rsidRPr="000E2808" w:rsidRDefault="005F789E" w:rsidP="003A1466">
            <w:pPr>
              <w:rPr>
                <w:sz w:val="20"/>
                <w:szCs w:val="20"/>
              </w:rPr>
            </w:pPr>
            <w:r>
              <w:rPr>
                <w:sz w:val="20"/>
                <w:szCs w:val="20"/>
              </w:rPr>
              <w:t>10923</w:t>
            </w:r>
          </w:p>
        </w:tc>
        <w:tc>
          <w:tcPr>
            <w:tcW w:w="963" w:type="dxa"/>
            <w:gridSpan w:val="2"/>
          </w:tcPr>
          <w:p w14:paraId="097598AF" w14:textId="77777777" w:rsidR="005F789E" w:rsidRPr="00D326FF" w:rsidRDefault="005F789E" w:rsidP="003A1466">
            <w:pPr>
              <w:rPr>
                <w:sz w:val="20"/>
                <w:szCs w:val="20"/>
              </w:rPr>
            </w:pPr>
          </w:p>
        </w:tc>
        <w:tc>
          <w:tcPr>
            <w:tcW w:w="4394" w:type="dxa"/>
          </w:tcPr>
          <w:p w14:paraId="7F6F1EFA" w14:textId="77777777" w:rsidR="005F789E" w:rsidRPr="000E2808" w:rsidRDefault="005F789E" w:rsidP="003A1466">
            <w:pPr>
              <w:rPr>
                <w:sz w:val="20"/>
                <w:szCs w:val="20"/>
              </w:rPr>
            </w:pPr>
            <w:r>
              <w:rPr>
                <w:sz w:val="20"/>
                <w:szCs w:val="20"/>
              </w:rPr>
              <w:t xml:space="preserve">923 - System malfunction</w:t>
            </w:r>
          </w:p>
        </w:tc>
      </w:tr>
      <w:tr w:rsidR="005F789E" w:rsidRPr="00D326FF" w14:paraId="1C994160" w14:textId="77777777" w:rsidTr="003A1466">
        <w:trPr>
          <w:trHeight w:val="20"/>
        </w:trPr>
        <w:tc>
          <w:tcPr>
            <w:tcW w:w="3119" w:type="dxa"/>
          </w:tcPr>
          <w:p w14:paraId="73DEBC02" w14:textId="77777777" w:rsidR="005F789E" w:rsidRPr="000E2808" w:rsidRDefault="005F789E" w:rsidP="003A1466">
            <w:pPr>
              <w:rPr>
                <w:sz w:val="20"/>
                <w:szCs w:val="20"/>
              </w:rPr>
            </w:pPr>
            <w:r>
              <w:rPr>
                <w:sz w:val="20"/>
                <w:szCs w:val="20"/>
              </w:rPr>
              <w:t>ECR_WL_P936</w:t>
            </w:r>
          </w:p>
        </w:tc>
        <w:tc>
          <w:tcPr>
            <w:tcW w:w="738" w:type="dxa"/>
          </w:tcPr>
          <w:p w14:paraId="42DF9C4D" w14:textId="77777777" w:rsidR="005F789E" w:rsidRPr="000E2808" w:rsidRDefault="005F789E" w:rsidP="003A1466">
            <w:pPr>
              <w:rPr>
                <w:sz w:val="20"/>
                <w:szCs w:val="20"/>
              </w:rPr>
            </w:pPr>
            <w:r>
              <w:rPr>
                <w:sz w:val="20"/>
                <w:szCs w:val="20"/>
              </w:rPr>
              <w:t>10936</w:t>
            </w:r>
          </w:p>
        </w:tc>
        <w:tc>
          <w:tcPr>
            <w:tcW w:w="963" w:type="dxa"/>
            <w:gridSpan w:val="2"/>
          </w:tcPr>
          <w:p w14:paraId="177C0E51" w14:textId="77777777" w:rsidR="005F789E" w:rsidRPr="00D326FF" w:rsidRDefault="005F789E" w:rsidP="003A1466">
            <w:pPr>
              <w:rPr>
                <w:sz w:val="20"/>
                <w:szCs w:val="20"/>
              </w:rPr>
            </w:pPr>
          </w:p>
        </w:tc>
        <w:tc>
          <w:tcPr>
            <w:tcW w:w="4394" w:type="dxa"/>
          </w:tcPr>
          <w:p w14:paraId="0D3DF2D3" w14:textId="77777777" w:rsidR="005F789E" w:rsidRPr="000E2808" w:rsidRDefault="005F789E" w:rsidP="003A1466">
            <w:pPr>
              <w:rPr>
                <w:sz w:val="20"/>
                <w:szCs w:val="20"/>
              </w:rPr>
            </w:pPr>
            <w:r>
              <w:rPr>
                <w:sz w:val="20"/>
                <w:szCs w:val="20"/>
              </w:rPr>
              <w:t xml:space="preserve">936 - Key or signature verif. failed</w:t>
            </w:r>
          </w:p>
        </w:tc>
      </w:tr>
      <w:tr w:rsidR="005F789E" w:rsidRPr="00D326FF" w14:paraId="6AC52701" w14:textId="77777777" w:rsidTr="003A1466">
        <w:trPr>
          <w:trHeight w:val="20"/>
        </w:trPr>
        <w:tc>
          <w:tcPr>
            <w:tcW w:w="3119" w:type="dxa"/>
          </w:tcPr>
          <w:p w14:paraId="3E6DC69C" w14:textId="77777777" w:rsidR="005F789E" w:rsidRPr="000E2808" w:rsidRDefault="005F789E" w:rsidP="003A1466">
            <w:pPr>
              <w:rPr>
                <w:sz w:val="20"/>
                <w:szCs w:val="20"/>
              </w:rPr>
            </w:pPr>
            <w:r>
              <w:rPr>
                <w:sz w:val="20"/>
                <w:szCs w:val="20"/>
              </w:rPr>
              <w:t>ECR_WL_P939</w:t>
            </w:r>
          </w:p>
        </w:tc>
        <w:tc>
          <w:tcPr>
            <w:tcW w:w="738" w:type="dxa"/>
          </w:tcPr>
          <w:p w14:paraId="14691422" w14:textId="77777777" w:rsidR="005F789E" w:rsidRPr="000E2808" w:rsidRDefault="005F789E" w:rsidP="003A1466">
            <w:pPr>
              <w:rPr>
                <w:sz w:val="20"/>
                <w:szCs w:val="20"/>
              </w:rPr>
            </w:pPr>
            <w:r>
              <w:rPr>
                <w:sz w:val="20"/>
                <w:szCs w:val="20"/>
              </w:rPr>
              <w:t>10939</w:t>
            </w:r>
          </w:p>
        </w:tc>
        <w:tc>
          <w:tcPr>
            <w:tcW w:w="963" w:type="dxa"/>
            <w:gridSpan w:val="2"/>
          </w:tcPr>
          <w:p w14:paraId="1E361E71" w14:textId="77777777" w:rsidR="005F789E" w:rsidRPr="00D326FF" w:rsidRDefault="005F789E" w:rsidP="003A1466">
            <w:pPr>
              <w:rPr>
                <w:sz w:val="20"/>
                <w:szCs w:val="20"/>
              </w:rPr>
            </w:pPr>
          </w:p>
        </w:tc>
        <w:tc>
          <w:tcPr>
            <w:tcW w:w="4394" w:type="dxa"/>
          </w:tcPr>
          <w:p w14:paraId="1D3A9079" w14:textId="77777777" w:rsidR="005F789E" w:rsidRPr="000E2808" w:rsidRDefault="005F789E" w:rsidP="003A1466">
            <w:pPr>
              <w:rPr>
                <w:sz w:val="20"/>
                <w:szCs w:val="20"/>
              </w:rPr>
            </w:pPr>
            <w:r>
              <w:rPr>
                <w:sz w:val="20"/>
                <w:szCs w:val="20"/>
              </w:rPr>
              <w:t xml:space="preserve">939 - Invalid merchant</w:t>
            </w:r>
          </w:p>
        </w:tc>
      </w:tr>
      <w:tr w:rsidR="005F789E" w:rsidRPr="00D326FF" w14:paraId="117EEE02" w14:textId="77777777" w:rsidTr="003A1466">
        <w:trPr>
          <w:trHeight w:val="20"/>
        </w:trPr>
        <w:tc>
          <w:tcPr>
            <w:tcW w:w="3119" w:type="dxa"/>
          </w:tcPr>
          <w:p w14:paraId="28764248" w14:textId="77777777" w:rsidR="005F789E" w:rsidRPr="000E2808" w:rsidRDefault="005F789E" w:rsidP="003A1466">
            <w:pPr>
              <w:rPr>
                <w:sz w:val="20"/>
                <w:szCs w:val="20"/>
              </w:rPr>
            </w:pPr>
            <w:r>
              <w:rPr>
                <w:sz w:val="20"/>
                <w:szCs w:val="20"/>
              </w:rPr>
              <w:t>ECR-WL P949</w:t>
            </w:r>
          </w:p>
        </w:tc>
        <w:tc>
          <w:tcPr>
            <w:tcW w:w="738" w:type="dxa"/>
            <w:tcBorders>
              <w:bottom w:val="single" w:sz="4" w:space="0" w:color="auto"/>
            </w:tcBorders>
          </w:tcPr>
          <w:p w14:paraId="5BD993CE" w14:textId="77777777" w:rsidR="005F789E" w:rsidRPr="000E2808" w:rsidRDefault="005F789E" w:rsidP="003A1466">
            <w:pPr>
              <w:rPr>
                <w:sz w:val="20"/>
                <w:szCs w:val="20"/>
              </w:rPr>
            </w:pPr>
            <w:r>
              <w:rPr>
                <w:sz w:val="20"/>
                <w:szCs w:val="20"/>
              </w:rPr>
              <w:t>10949</w:t>
            </w:r>
          </w:p>
        </w:tc>
        <w:tc>
          <w:tcPr>
            <w:tcW w:w="963" w:type="dxa"/>
            <w:gridSpan w:val="2"/>
            <w:tcBorders>
              <w:bottom w:val="single" w:sz="4" w:space="0" w:color="auto"/>
            </w:tcBorders>
          </w:tcPr>
          <w:p w14:paraId="450822E6" w14:textId="77777777" w:rsidR="005F789E" w:rsidRPr="00D326FF" w:rsidRDefault="005F789E" w:rsidP="003A1466">
            <w:pPr>
              <w:rPr>
                <w:sz w:val="20"/>
                <w:szCs w:val="20"/>
              </w:rPr>
            </w:pPr>
          </w:p>
        </w:tc>
        <w:tc>
          <w:tcPr>
            <w:tcW w:w="4394" w:type="dxa"/>
          </w:tcPr>
          <w:p w14:paraId="642F9BF5" w14:textId="77777777" w:rsidR="005F789E" w:rsidRPr="000E2808" w:rsidRDefault="005F789E" w:rsidP="003A1466">
            <w:pPr>
              <w:rPr>
                <w:sz w:val="20"/>
                <w:szCs w:val="20"/>
              </w:rPr>
            </w:pPr>
          </w:p>
        </w:tc>
      </w:tr>
      <w:tr w:rsidR="005F789E" w:rsidRPr="00D326FF" w14:paraId="2C83354B" w14:textId="77777777" w:rsidTr="003A1466">
        <w:trPr>
          <w:trHeight w:val="20"/>
        </w:trPr>
        <w:tc>
          <w:tcPr>
            <w:tcW w:w="3119" w:type="dxa"/>
          </w:tcPr>
          <w:p w14:paraId="4D7D7AB3" w14:textId="77777777" w:rsidR="005F789E" w:rsidRPr="000E2808" w:rsidRDefault="005F789E" w:rsidP="003A1466">
            <w:pPr>
              <w:rPr>
                <w:sz w:val="20"/>
                <w:szCs w:val="20"/>
              </w:rPr>
            </w:pPr>
            <w:r>
              <w:rPr>
                <w:sz w:val="20"/>
                <w:szCs w:val="20"/>
              </w:rPr>
              <w:t>ECR_WL_P950</w:t>
            </w:r>
          </w:p>
        </w:tc>
        <w:tc>
          <w:tcPr>
            <w:tcW w:w="738" w:type="dxa"/>
            <w:tcBorders>
              <w:bottom w:val="single" w:sz="4" w:space="0" w:color="auto"/>
            </w:tcBorders>
          </w:tcPr>
          <w:p w14:paraId="61D8F2CD" w14:textId="77777777" w:rsidR="005F789E" w:rsidRPr="000E2808" w:rsidRDefault="005F789E" w:rsidP="003A1466">
            <w:pPr>
              <w:rPr>
                <w:sz w:val="20"/>
                <w:szCs w:val="20"/>
              </w:rPr>
            </w:pPr>
            <w:r>
              <w:rPr>
                <w:sz w:val="20"/>
                <w:szCs w:val="20"/>
              </w:rPr>
              <w:t>10950</w:t>
            </w:r>
          </w:p>
        </w:tc>
        <w:tc>
          <w:tcPr>
            <w:tcW w:w="963" w:type="dxa"/>
            <w:gridSpan w:val="2"/>
            <w:tcBorders>
              <w:bottom w:val="single" w:sz="4" w:space="0" w:color="auto"/>
            </w:tcBorders>
          </w:tcPr>
          <w:p w14:paraId="5AE79124" w14:textId="77777777" w:rsidR="005F789E" w:rsidRPr="00D326FF" w:rsidRDefault="005F789E" w:rsidP="003A1466">
            <w:pPr>
              <w:rPr>
                <w:sz w:val="20"/>
                <w:szCs w:val="20"/>
              </w:rPr>
            </w:pPr>
          </w:p>
        </w:tc>
        <w:tc>
          <w:tcPr>
            <w:tcW w:w="4394" w:type="dxa"/>
          </w:tcPr>
          <w:p w14:paraId="00B7F6C9" w14:textId="77777777" w:rsidR="005F789E" w:rsidRPr="000E2808" w:rsidRDefault="005F789E" w:rsidP="003A1466">
            <w:pPr>
              <w:rPr>
                <w:sz w:val="20"/>
                <w:szCs w:val="20"/>
              </w:rPr>
            </w:pPr>
            <w:r>
              <w:rPr>
                <w:sz w:val="20"/>
                <w:szCs w:val="20"/>
              </w:rPr>
              <w:t xml:space="preserve">950 - System malfunction</w:t>
            </w:r>
          </w:p>
        </w:tc>
      </w:tr>
      <w:tr w:rsidR="005F789E" w:rsidRPr="00D326FF" w14:paraId="2AB524BD" w14:textId="77777777" w:rsidTr="003A1466">
        <w:trPr>
          <w:trHeight w:val="20"/>
        </w:trPr>
        <w:tc>
          <w:tcPr>
            <w:tcW w:w="3119" w:type="dxa"/>
            <w:tcBorders>
              <w:right w:val="nil"/>
            </w:tcBorders>
          </w:tcPr>
          <w:p w14:paraId="40A04188" w14:textId="77777777" w:rsidR="005F789E" w:rsidRPr="00D326FF" w:rsidRDefault="005F789E" w:rsidP="003A1466">
            <w:pPr>
              <w:rPr>
                <w:sz w:val="20"/>
                <w:szCs w:val="20"/>
              </w:rPr>
            </w:pPr>
          </w:p>
        </w:tc>
        <w:tc>
          <w:tcPr>
            <w:tcW w:w="738" w:type="dxa"/>
            <w:tcBorders>
              <w:top w:val="single" w:sz="4" w:space="0" w:color="auto"/>
              <w:left w:val="nil"/>
              <w:bottom w:val="single" w:sz="4" w:space="0" w:color="auto"/>
              <w:right w:val="nil"/>
            </w:tcBorders>
          </w:tcPr>
          <w:p w14:paraId="5EFEE817" w14:textId="77777777" w:rsidR="005F789E" w:rsidRPr="00D326FF" w:rsidRDefault="005F789E" w:rsidP="003A1466">
            <w:pPr>
              <w:rPr>
                <w:sz w:val="20"/>
                <w:szCs w:val="20"/>
              </w:rPr>
            </w:pPr>
          </w:p>
        </w:tc>
        <w:tc>
          <w:tcPr>
            <w:tcW w:w="963" w:type="dxa"/>
            <w:gridSpan w:val="2"/>
            <w:tcBorders>
              <w:top w:val="single" w:sz="4" w:space="0" w:color="auto"/>
              <w:left w:val="nil"/>
              <w:bottom w:val="single" w:sz="4" w:space="0" w:color="auto"/>
              <w:right w:val="nil"/>
            </w:tcBorders>
          </w:tcPr>
          <w:p w14:paraId="741AAF3E" w14:textId="77777777" w:rsidR="005F789E" w:rsidRPr="00D326FF" w:rsidRDefault="005F789E" w:rsidP="003A1466">
            <w:pPr>
              <w:rPr>
                <w:sz w:val="20"/>
                <w:szCs w:val="20"/>
              </w:rPr>
            </w:pPr>
          </w:p>
        </w:tc>
        <w:tc>
          <w:tcPr>
            <w:tcW w:w="4394" w:type="dxa"/>
            <w:tcBorders>
              <w:left w:val="nil"/>
            </w:tcBorders>
          </w:tcPr>
          <w:p w14:paraId="3EC1C526" w14:textId="77777777" w:rsidR="005F789E" w:rsidRPr="00D326FF" w:rsidRDefault="005F789E" w:rsidP="003A1466">
            <w:pPr>
              <w:rPr>
                <w:sz w:val="20"/>
                <w:szCs w:val="20"/>
              </w:rPr>
            </w:pPr>
          </w:p>
        </w:tc>
      </w:tr>
      <w:tr w:rsidR="005F789E" w:rsidRPr="00D326FF" w14:paraId="53CD57F3" w14:textId="77777777" w:rsidTr="003A1466">
        <w:trPr>
          <w:trHeight w:val="20"/>
        </w:trPr>
        <w:tc>
          <w:tcPr>
            <w:tcW w:w="3119" w:type="dxa"/>
          </w:tcPr>
          <w:p w14:paraId="024F29A6" w14:textId="77777777" w:rsidR="005F789E" w:rsidRPr="000E2808" w:rsidRDefault="005F789E" w:rsidP="003A1466">
            <w:pPr>
              <w:rPr>
                <w:sz w:val="20"/>
                <w:szCs w:val="20"/>
              </w:rPr>
            </w:pPr>
            <w:r>
              <w:rPr>
                <w:sz w:val="20"/>
                <w:szCs w:val="20"/>
              </w:rPr>
              <w:t>ECR_WL_B010</w:t>
            </w:r>
          </w:p>
        </w:tc>
        <w:tc>
          <w:tcPr>
            <w:tcW w:w="738" w:type="dxa"/>
            <w:tcBorders>
              <w:top w:val="single" w:sz="4" w:space="0" w:color="auto"/>
            </w:tcBorders>
          </w:tcPr>
          <w:p w14:paraId="31FD879E" w14:textId="77777777" w:rsidR="005F789E" w:rsidRPr="000E2808" w:rsidRDefault="005F789E" w:rsidP="003A1466">
            <w:pPr>
              <w:rPr>
                <w:sz w:val="20"/>
                <w:szCs w:val="20"/>
              </w:rPr>
            </w:pPr>
            <w:r>
              <w:rPr>
                <w:sz w:val="20"/>
                <w:szCs w:val="20"/>
              </w:rPr>
              <w:t>11010</w:t>
            </w:r>
          </w:p>
        </w:tc>
        <w:tc>
          <w:tcPr>
            <w:tcW w:w="963" w:type="dxa"/>
            <w:gridSpan w:val="2"/>
            <w:tcBorders>
              <w:top w:val="single" w:sz="4" w:space="0" w:color="auto"/>
            </w:tcBorders>
          </w:tcPr>
          <w:p w14:paraId="664888B9" w14:textId="77777777" w:rsidR="005F789E" w:rsidRPr="00D326FF" w:rsidRDefault="005F789E" w:rsidP="003A1466">
            <w:pPr>
              <w:rPr>
                <w:sz w:val="20"/>
                <w:szCs w:val="20"/>
              </w:rPr>
            </w:pPr>
          </w:p>
        </w:tc>
        <w:tc>
          <w:tcPr>
            <w:tcW w:w="4394" w:type="dxa"/>
          </w:tcPr>
          <w:p w14:paraId="07B20743" w14:textId="77777777" w:rsidR="005F789E" w:rsidRPr="000E2808" w:rsidRDefault="005F789E" w:rsidP="003A1466">
            <w:pPr>
              <w:rPr>
                <w:sz w:val="20"/>
                <w:szCs w:val="20"/>
              </w:rPr>
            </w:pPr>
            <w:r>
              <w:rPr>
                <w:sz w:val="20"/>
                <w:szCs w:val="20"/>
              </w:rPr>
              <w:t xml:space="preserve">Break Message. Card error</w:t>
            </w:r>
          </w:p>
        </w:tc>
      </w:tr>
      <w:tr w:rsidR="005F789E" w:rsidRPr="00D326FF" w14:paraId="63A0A598" w14:textId="77777777" w:rsidTr="003A1466">
        <w:trPr>
          <w:trHeight w:val="20"/>
        </w:trPr>
        <w:tc>
          <w:tcPr>
            <w:tcW w:w="3119" w:type="dxa"/>
          </w:tcPr>
          <w:p w14:paraId="07B3F17A" w14:textId="77777777" w:rsidR="005F789E" w:rsidRPr="000E2808" w:rsidRDefault="005F789E" w:rsidP="003A1466">
            <w:pPr>
              <w:rPr>
                <w:sz w:val="20"/>
                <w:szCs w:val="20"/>
              </w:rPr>
            </w:pPr>
            <w:r>
              <w:rPr>
                <w:sz w:val="20"/>
                <w:szCs w:val="20"/>
              </w:rPr>
              <w:t>ECR_WL_B011</w:t>
            </w:r>
          </w:p>
        </w:tc>
        <w:tc>
          <w:tcPr>
            <w:tcW w:w="738" w:type="dxa"/>
          </w:tcPr>
          <w:p w14:paraId="1D4393E3" w14:textId="77777777" w:rsidR="005F789E" w:rsidRPr="000E2808" w:rsidRDefault="005F789E" w:rsidP="003A1466">
            <w:pPr>
              <w:rPr>
                <w:sz w:val="20"/>
                <w:szCs w:val="20"/>
              </w:rPr>
            </w:pPr>
            <w:r>
              <w:rPr>
                <w:sz w:val="20"/>
                <w:szCs w:val="20"/>
              </w:rPr>
              <w:t>11011</w:t>
            </w:r>
          </w:p>
        </w:tc>
        <w:tc>
          <w:tcPr>
            <w:tcW w:w="963" w:type="dxa"/>
            <w:gridSpan w:val="2"/>
          </w:tcPr>
          <w:p w14:paraId="448D38A4" w14:textId="77777777" w:rsidR="005F789E" w:rsidRPr="00D326FF" w:rsidRDefault="005F789E" w:rsidP="003A1466">
            <w:pPr>
              <w:rPr>
                <w:sz w:val="20"/>
                <w:szCs w:val="20"/>
              </w:rPr>
            </w:pPr>
          </w:p>
        </w:tc>
        <w:tc>
          <w:tcPr>
            <w:tcW w:w="4394" w:type="dxa"/>
          </w:tcPr>
          <w:p w14:paraId="78C2C8DC" w14:textId="77777777" w:rsidR="005F789E" w:rsidRPr="000E2808" w:rsidRDefault="005F789E" w:rsidP="003A1466">
            <w:pPr>
              <w:rPr>
                <w:sz w:val="20"/>
                <w:szCs w:val="20"/>
              </w:rPr>
            </w:pPr>
            <w:r>
              <w:rPr>
                <w:sz w:val="20"/>
                <w:szCs w:val="20"/>
              </w:rPr>
              <w:t xml:space="preserve">Break Message. Card not allowed</w:t>
            </w:r>
          </w:p>
        </w:tc>
      </w:tr>
      <w:tr w:rsidR="005F789E" w:rsidRPr="00D326FF" w14:paraId="2990C6CD" w14:textId="77777777" w:rsidTr="003A1466">
        <w:trPr>
          <w:trHeight w:val="20"/>
        </w:trPr>
        <w:tc>
          <w:tcPr>
            <w:tcW w:w="3119" w:type="dxa"/>
          </w:tcPr>
          <w:p w14:paraId="24FD93DC" w14:textId="77777777" w:rsidR="005F789E" w:rsidRPr="000E2808" w:rsidRDefault="005F789E" w:rsidP="003A1466">
            <w:pPr>
              <w:rPr>
                <w:sz w:val="20"/>
                <w:szCs w:val="20"/>
              </w:rPr>
            </w:pPr>
            <w:r>
              <w:rPr>
                <w:sz w:val="20"/>
                <w:szCs w:val="20"/>
              </w:rPr>
              <w:t>ECR_WL_B012</w:t>
            </w:r>
          </w:p>
        </w:tc>
        <w:tc>
          <w:tcPr>
            <w:tcW w:w="738" w:type="dxa"/>
          </w:tcPr>
          <w:p w14:paraId="2F1E1805" w14:textId="77777777" w:rsidR="005F789E" w:rsidRPr="000E2808" w:rsidRDefault="005F789E" w:rsidP="003A1466">
            <w:pPr>
              <w:rPr>
                <w:sz w:val="20"/>
                <w:szCs w:val="20"/>
              </w:rPr>
            </w:pPr>
            <w:r>
              <w:rPr>
                <w:sz w:val="20"/>
                <w:szCs w:val="20"/>
              </w:rPr>
              <w:t>11012</w:t>
            </w:r>
          </w:p>
        </w:tc>
        <w:tc>
          <w:tcPr>
            <w:tcW w:w="963" w:type="dxa"/>
            <w:gridSpan w:val="2"/>
          </w:tcPr>
          <w:p w14:paraId="308C3B07" w14:textId="77777777" w:rsidR="005F789E" w:rsidRPr="00D326FF" w:rsidRDefault="005F789E" w:rsidP="003A1466">
            <w:pPr>
              <w:rPr>
                <w:sz w:val="20"/>
                <w:szCs w:val="20"/>
              </w:rPr>
            </w:pPr>
          </w:p>
        </w:tc>
        <w:tc>
          <w:tcPr>
            <w:tcW w:w="4394" w:type="dxa"/>
          </w:tcPr>
          <w:p w14:paraId="0EC152C3" w14:textId="77777777" w:rsidR="005F789E" w:rsidRPr="000E2808" w:rsidRDefault="005F789E" w:rsidP="003A1466">
            <w:pPr>
              <w:rPr>
                <w:sz w:val="20"/>
                <w:szCs w:val="20"/>
              </w:rPr>
            </w:pPr>
            <w:r>
              <w:rPr>
                <w:sz w:val="20"/>
                <w:szCs w:val="20"/>
              </w:rPr>
              <w:t xml:space="preserve">Break Message. No supported application</w:t>
            </w:r>
          </w:p>
        </w:tc>
      </w:tr>
      <w:tr w:rsidR="005F789E" w:rsidRPr="00D326FF" w14:paraId="5227B969" w14:textId="77777777" w:rsidTr="003A1466">
        <w:trPr>
          <w:trHeight w:val="20"/>
        </w:trPr>
        <w:tc>
          <w:tcPr>
            <w:tcW w:w="3119" w:type="dxa"/>
          </w:tcPr>
          <w:p w14:paraId="322776A6" w14:textId="77777777" w:rsidR="005F789E" w:rsidRPr="000E2808" w:rsidRDefault="005F789E" w:rsidP="003A1466">
            <w:pPr>
              <w:rPr>
                <w:sz w:val="20"/>
                <w:szCs w:val="20"/>
              </w:rPr>
            </w:pPr>
            <w:r>
              <w:rPr>
                <w:sz w:val="20"/>
                <w:szCs w:val="20"/>
              </w:rPr>
              <w:t>ECR_WL_B013</w:t>
            </w:r>
          </w:p>
        </w:tc>
        <w:tc>
          <w:tcPr>
            <w:tcW w:w="738" w:type="dxa"/>
          </w:tcPr>
          <w:p w14:paraId="2EFF7F6B" w14:textId="77777777" w:rsidR="005F789E" w:rsidRPr="000E2808" w:rsidRDefault="005F789E" w:rsidP="003A1466">
            <w:pPr>
              <w:rPr>
                <w:sz w:val="20"/>
                <w:szCs w:val="20"/>
              </w:rPr>
            </w:pPr>
            <w:r>
              <w:rPr>
                <w:sz w:val="20"/>
                <w:szCs w:val="20"/>
              </w:rPr>
              <w:t>11013</w:t>
            </w:r>
          </w:p>
        </w:tc>
        <w:tc>
          <w:tcPr>
            <w:tcW w:w="963" w:type="dxa"/>
            <w:gridSpan w:val="2"/>
          </w:tcPr>
          <w:p w14:paraId="1AC7FFCB" w14:textId="77777777" w:rsidR="005F789E" w:rsidRPr="00D326FF" w:rsidRDefault="005F789E" w:rsidP="003A1466">
            <w:pPr>
              <w:rPr>
                <w:sz w:val="20"/>
                <w:szCs w:val="20"/>
              </w:rPr>
            </w:pPr>
          </w:p>
        </w:tc>
        <w:tc>
          <w:tcPr>
            <w:tcW w:w="4394" w:type="dxa"/>
          </w:tcPr>
          <w:p w14:paraId="05ACD302" w14:textId="77777777" w:rsidR="005F789E" w:rsidRPr="000E2808" w:rsidRDefault="005F789E" w:rsidP="003A1466">
            <w:pPr>
              <w:rPr>
                <w:sz w:val="20"/>
                <w:szCs w:val="20"/>
              </w:rPr>
            </w:pPr>
            <w:r>
              <w:rPr>
                <w:sz w:val="20"/>
                <w:szCs w:val="20"/>
              </w:rPr>
              <w:t xml:space="preserve">Break Message. Transaction blocked</w:t>
            </w:r>
          </w:p>
        </w:tc>
      </w:tr>
      <w:tr w:rsidR="005F789E" w:rsidRPr="00D326FF" w14:paraId="1D45726A" w14:textId="77777777" w:rsidTr="003A1466">
        <w:trPr>
          <w:trHeight w:val="20"/>
        </w:trPr>
        <w:tc>
          <w:tcPr>
            <w:tcW w:w="3119" w:type="dxa"/>
          </w:tcPr>
          <w:p w14:paraId="5900C823" w14:textId="77777777" w:rsidR="005F789E" w:rsidRPr="000E2808" w:rsidRDefault="005F789E" w:rsidP="003A1466">
            <w:pPr>
              <w:rPr>
                <w:sz w:val="20"/>
                <w:szCs w:val="20"/>
              </w:rPr>
            </w:pPr>
            <w:r>
              <w:rPr>
                <w:sz w:val="20"/>
                <w:szCs w:val="20"/>
              </w:rPr>
              <w:t>ECR_WL_B014</w:t>
            </w:r>
          </w:p>
        </w:tc>
        <w:tc>
          <w:tcPr>
            <w:tcW w:w="738" w:type="dxa"/>
          </w:tcPr>
          <w:p w14:paraId="0E0ABC23" w14:textId="77777777" w:rsidR="005F789E" w:rsidRPr="000E2808" w:rsidRDefault="005F789E" w:rsidP="003A1466">
            <w:pPr>
              <w:rPr>
                <w:sz w:val="20"/>
                <w:szCs w:val="20"/>
              </w:rPr>
            </w:pPr>
            <w:r>
              <w:rPr>
                <w:sz w:val="20"/>
                <w:szCs w:val="20"/>
              </w:rPr>
              <w:t>11014</w:t>
            </w:r>
          </w:p>
        </w:tc>
        <w:tc>
          <w:tcPr>
            <w:tcW w:w="963" w:type="dxa"/>
            <w:gridSpan w:val="2"/>
          </w:tcPr>
          <w:p w14:paraId="4CE040E3" w14:textId="77777777" w:rsidR="005F789E" w:rsidRPr="00D326FF" w:rsidRDefault="005F789E" w:rsidP="003A1466">
            <w:pPr>
              <w:rPr>
                <w:sz w:val="20"/>
                <w:szCs w:val="20"/>
              </w:rPr>
            </w:pPr>
          </w:p>
        </w:tc>
        <w:tc>
          <w:tcPr>
            <w:tcW w:w="4394" w:type="dxa"/>
          </w:tcPr>
          <w:p w14:paraId="52262AD1" w14:textId="77777777" w:rsidR="005F789E" w:rsidRPr="000E2808" w:rsidRDefault="005F789E" w:rsidP="003A1466">
            <w:pPr>
              <w:rPr>
                <w:sz w:val="20"/>
                <w:szCs w:val="20"/>
              </w:rPr>
            </w:pPr>
            <w:r>
              <w:rPr>
                <w:sz w:val="20"/>
                <w:szCs w:val="20"/>
              </w:rPr>
              <w:t xml:space="preserve">Break Message. Bad receipt number</w:t>
            </w:r>
          </w:p>
        </w:tc>
      </w:tr>
      <w:tr w:rsidR="005F789E" w:rsidRPr="00D326FF" w14:paraId="5B3ACEA9" w14:textId="77777777" w:rsidTr="003A1466">
        <w:trPr>
          <w:trHeight w:val="20"/>
        </w:trPr>
        <w:tc>
          <w:tcPr>
            <w:tcW w:w="3119" w:type="dxa"/>
          </w:tcPr>
          <w:p w14:paraId="0C4301DC" w14:textId="77777777" w:rsidR="005F789E" w:rsidRPr="000E2808" w:rsidRDefault="005F789E" w:rsidP="003A1466">
            <w:pPr>
              <w:rPr>
                <w:sz w:val="20"/>
                <w:szCs w:val="20"/>
              </w:rPr>
            </w:pPr>
            <w:r>
              <w:rPr>
                <w:sz w:val="20"/>
                <w:szCs w:val="20"/>
              </w:rPr>
              <w:t>ECR_WL_B015</w:t>
            </w:r>
          </w:p>
        </w:tc>
        <w:tc>
          <w:tcPr>
            <w:tcW w:w="738" w:type="dxa"/>
          </w:tcPr>
          <w:p w14:paraId="01AB14FD" w14:textId="77777777" w:rsidR="005F789E" w:rsidRPr="000E2808" w:rsidRDefault="005F789E" w:rsidP="003A1466">
            <w:pPr>
              <w:rPr>
                <w:sz w:val="20"/>
                <w:szCs w:val="20"/>
              </w:rPr>
            </w:pPr>
            <w:r>
              <w:rPr>
                <w:sz w:val="20"/>
                <w:szCs w:val="20"/>
              </w:rPr>
              <w:t>11015</w:t>
            </w:r>
          </w:p>
        </w:tc>
        <w:tc>
          <w:tcPr>
            <w:tcW w:w="963" w:type="dxa"/>
            <w:gridSpan w:val="2"/>
          </w:tcPr>
          <w:p w14:paraId="1B50ED01" w14:textId="77777777" w:rsidR="005F789E" w:rsidRPr="00D326FF" w:rsidRDefault="005F789E" w:rsidP="003A1466">
            <w:pPr>
              <w:rPr>
                <w:sz w:val="20"/>
                <w:szCs w:val="20"/>
              </w:rPr>
            </w:pPr>
          </w:p>
        </w:tc>
        <w:tc>
          <w:tcPr>
            <w:tcW w:w="4394" w:type="dxa"/>
          </w:tcPr>
          <w:p w14:paraId="0AA0F099" w14:textId="77777777" w:rsidR="005F789E" w:rsidRPr="000E2808" w:rsidRDefault="005F789E" w:rsidP="003A1466">
            <w:pPr>
              <w:rPr>
                <w:sz w:val="20"/>
                <w:szCs w:val="20"/>
              </w:rPr>
            </w:pPr>
            <w:r>
              <w:rPr>
                <w:sz w:val="20"/>
                <w:szCs w:val="20"/>
              </w:rPr>
              <w:t xml:space="preserve">Break Message. Unknown error</w:t>
            </w:r>
          </w:p>
        </w:tc>
      </w:tr>
      <w:tr w:rsidR="005F789E" w:rsidRPr="00D326FF" w14:paraId="4D0690C7" w14:textId="77777777" w:rsidTr="003A1466">
        <w:trPr>
          <w:trHeight w:val="20"/>
        </w:trPr>
        <w:tc>
          <w:tcPr>
            <w:tcW w:w="3119" w:type="dxa"/>
            <w:tcBorders>
              <w:bottom w:val="single" w:sz="4" w:space="0" w:color="auto"/>
            </w:tcBorders>
          </w:tcPr>
          <w:p w14:paraId="7A170242" w14:textId="77777777" w:rsidR="005F789E" w:rsidRPr="00DF52F7" w:rsidRDefault="005F789E" w:rsidP="003A1466">
            <w:pPr>
              <w:rPr>
                <w:sz w:val="20"/>
                <w:szCs w:val="20"/>
              </w:rPr>
            </w:pPr>
            <w:r>
              <w:rPr>
                <w:sz w:val="20"/>
                <w:szCs w:val="20"/>
              </w:rPr>
              <w:t>ECR_WL_B016</w:t>
            </w:r>
          </w:p>
        </w:tc>
        <w:tc>
          <w:tcPr>
            <w:tcW w:w="738" w:type="dxa"/>
            <w:tcBorders>
              <w:bottom w:val="single" w:sz="4" w:space="0" w:color="auto"/>
            </w:tcBorders>
          </w:tcPr>
          <w:p w14:paraId="5FBE8826" w14:textId="77777777" w:rsidR="005F789E" w:rsidRPr="00DF52F7" w:rsidRDefault="005F789E" w:rsidP="003A1466">
            <w:pPr>
              <w:rPr>
                <w:sz w:val="20"/>
                <w:szCs w:val="20"/>
              </w:rPr>
            </w:pPr>
            <w:r>
              <w:rPr>
                <w:sz w:val="20"/>
                <w:szCs w:val="20"/>
              </w:rPr>
              <w:t>11016</w:t>
            </w:r>
          </w:p>
        </w:tc>
        <w:tc>
          <w:tcPr>
            <w:tcW w:w="963" w:type="dxa"/>
            <w:gridSpan w:val="2"/>
            <w:tcBorders>
              <w:bottom w:val="single" w:sz="4" w:space="0" w:color="auto"/>
            </w:tcBorders>
          </w:tcPr>
          <w:p w14:paraId="2B7A027B" w14:textId="77777777" w:rsidR="005F789E" w:rsidRPr="00D326FF" w:rsidRDefault="005F789E" w:rsidP="003A1466">
            <w:pPr>
              <w:rPr>
                <w:sz w:val="20"/>
                <w:szCs w:val="20"/>
              </w:rPr>
            </w:pPr>
          </w:p>
        </w:tc>
        <w:tc>
          <w:tcPr>
            <w:tcW w:w="4394" w:type="dxa"/>
            <w:tcBorders>
              <w:bottom w:val="single" w:sz="4" w:space="0" w:color="auto"/>
            </w:tcBorders>
          </w:tcPr>
          <w:p w14:paraId="02BDF903" w14:textId="77777777" w:rsidR="005F789E" w:rsidRPr="000E2808" w:rsidRDefault="005F789E" w:rsidP="003A1466">
            <w:pPr>
              <w:rPr>
                <w:sz w:val="20"/>
                <w:szCs w:val="20"/>
              </w:rPr>
            </w:pPr>
            <w:r>
              <w:rPr>
                <w:sz w:val="20"/>
                <w:szCs w:val="20"/>
              </w:rPr>
              <w:t xml:space="preserve">Break Message. Timeout</w:t>
            </w:r>
          </w:p>
        </w:tc>
      </w:tr>
      <w:tr w:rsidR="005F789E" w:rsidRPr="00D326FF" w14:paraId="4F4501F7" w14:textId="77777777" w:rsidTr="003A1466">
        <w:trPr>
          <w:trHeight w:val="20"/>
        </w:trPr>
        <w:tc>
          <w:tcPr>
            <w:tcW w:w="3119" w:type="dxa"/>
            <w:tcBorders>
              <w:right w:val="single" w:sz="4" w:space="0" w:color="auto"/>
            </w:tcBorders>
          </w:tcPr>
          <w:p w14:paraId="0FECEDFA" w14:textId="77777777" w:rsidR="005F789E" w:rsidRPr="00DF52F7" w:rsidRDefault="005F789E" w:rsidP="003A1466">
            <w:pPr>
              <w:rPr>
                <w:sz w:val="20"/>
                <w:szCs w:val="20"/>
              </w:rPr>
            </w:pPr>
            <w:r>
              <w:rPr>
                <w:sz w:val="20"/>
                <w:szCs w:val="20"/>
              </w:rPr>
              <w:t>ECR_WL_B017</w:t>
            </w:r>
          </w:p>
        </w:tc>
        <w:tc>
          <w:tcPr>
            <w:tcW w:w="738" w:type="dxa"/>
            <w:tcBorders>
              <w:left w:val="single" w:sz="4" w:space="0" w:color="auto"/>
              <w:right w:val="single" w:sz="4" w:space="0" w:color="auto"/>
            </w:tcBorders>
          </w:tcPr>
          <w:p w14:paraId="0F724579" w14:textId="77777777" w:rsidR="005F789E" w:rsidRPr="00DF52F7" w:rsidRDefault="005F789E" w:rsidP="003A1466">
            <w:pPr>
              <w:rPr>
                <w:sz w:val="20"/>
                <w:szCs w:val="20"/>
              </w:rPr>
            </w:pPr>
            <w:r>
              <w:rPr>
                <w:sz w:val="20"/>
                <w:szCs w:val="20"/>
              </w:rPr>
              <w:t>11017</w:t>
            </w:r>
          </w:p>
        </w:tc>
        <w:tc>
          <w:tcPr>
            <w:tcW w:w="963" w:type="dxa"/>
            <w:gridSpan w:val="2"/>
            <w:tcBorders>
              <w:left w:val="single" w:sz="4" w:space="0" w:color="auto"/>
              <w:right w:val="single" w:sz="4" w:space="0" w:color="auto"/>
            </w:tcBorders>
          </w:tcPr>
          <w:p w14:paraId="2DDFE888" w14:textId="77777777" w:rsidR="005F789E" w:rsidRPr="00036B02" w:rsidRDefault="005F789E" w:rsidP="003A1466">
            <w:pPr>
              <w:rPr>
                <w:sz w:val="20"/>
                <w:szCs w:val="20"/>
                <w:highlight w:val="yellow"/>
              </w:rPr>
            </w:pPr>
          </w:p>
        </w:tc>
        <w:tc>
          <w:tcPr>
            <w:tcW w:w="4394" w:type="dxa"/>
            <w:tcBorders>
              <w:left w:val="single" w:sz="4" w:space="0" w:color="auto"/>
            </w:tcBorders>
          </w:tcPr>
          <w:p w14:paraId="01E87E61" w14:textId="77777777" w:rsidR="005F789E" w:rsidRPr="00036B02" w:rsidRDefault="005F789E" w:rsidP="003A1466">
            <w:pPr>
              <w:rPr>
                <w:sz w:val="20"/>
                <w:szCs w:val="20"/>
                <w:highlight w:val="yellow"/>
              </w:rPr>
            </w:pPr>
          </w:p>
        </w:tc>
      </w:tr>
      <w:tr w:rsidR="005F789E" w:rsidRPr="00D326FF" w14:paraId="5E256D9B" w14:textId="77777777" w:rsidTr="003A1466">
        <w:trPr>
          <w:trHeight w:val="20"/>
        </w:trPr>
        <w:tc>
          <w:tcPr>
            <w:tcW w:w="3119" w:type="dxa"/>
            <w:tcBorders>
              <w:right w:val="single" w:sz="4" w:space="0" w:color="auto"/>
            </w:tcBorders>
          </w:tcPr>
          <w:p w14:paraId="25693973" w14:textId="77777777" w:rsidR="005F789E" w:rsidRPr="00DF52F7" w:rsidRDefault="005F789E" w:rsidP="003A1466">
            <w:pPr>
              <w:rPr>
                <w:sz w:val="20"/>
                <w:szCs w:val="20"/>
              </w:rPr>
            </w:pPr>
            <w:r>
              <w:rPr>
                <w:sz w:val="20"/>
                <w:szCs w:val="20"/>
              </w:rPr>
              <w:t>ECR_WL_B018</w:t>
            </w:r>
          </w:p>
        </w:tc>
        <w:tc>
          <w:tcPr>
            <w:tcW w:w="738" w:type="dxa"/>
            <w:tcBorders>
              <w:left w:val="single" w:sz="4" w:space="0" w:color="auto"/>
              <w:right w:val="single" w:sz="4" w:space="0" w:color="auto"/>
            </w:tcBorders>
          </w:tcPr>
          <w:p w14:paraId="50CDBDA7" w14:textId="77777777" w:rsidR="005F789E" w:rsidRPr="00DF52F7" w:rsidRDefault="005F789E" w:rsidP="003A1466">
            <w:pPr>
              <w:rPr>
                <w:sz w:val="20"/>
                <w:szCs w:val="20"/>
              </w:rPr>
            </w:pPr>
            <w:r>
              <w:rPr>
                <w:sz w:val="20"/>
                <w:szCs w:val="20"/>
              </w:rPr>
              <w:t>11018</w:t>
            </w:r>
          </w:p>
        </w:tc>
        <w:tc>
          <w:tcPr>
            <w:tcW w:w="963" w:type="dxa"/>
            <w:gridSpan w:val="2"/>
            <w:tcBorders>
              <w:left w:val="single" w:sz="4" w:space="0" w:color="auto"/>
              <w:right w:val="single" w:sz="4" w:space="0" w:color="auto"/>
            </w:tcBorders>
          </w:tcPr>
          <w:p w14:paraId="7FF19771" w14:textId="77777777" w:rsidR="005F789E" w:rsidRPr="00036B02" w:rsidRDefault="005F789E" w:rsidP="003A1466">
            <w:pPr>
              <w:rPr>
                <w:sz w:val="20"/>
                <w:szCs w:val="20"/>
                <w:highlight w:val="yellow"/>
              </w:rPr>
            </w:pPr>
          </w:p>
        </w:tc>
        <w:tc>
          <w:tcPr>
            <w:tcW w:w="4394" w:type="dxa"/>
            <w:tcBorders>
              <w:left w:val="single" w:sz="4" w:space="0" w:color="auto"/>
            </w:tcBorders>
          </w:tcPr>
          <w:p w14:paraId="724BB9D7" w14:textId="77777777" w:rsidR="005F789E" w:rsidRPr="00036B02" w:rsidRDefault="005F789E" w:rsidP="003A1466">
            <w:pPr>
              <w:rPr>
                <w:sz w:val="20"/>
                <w:szCs w:val="20"/>
                <w:highlight w:val="yellow"/>
              </w:rPr>
            </w:pPr>
          </w:p>
        </w:tc>
      </w:tr>
      <w:tr w:rsidR="005F789E" w:rsidRPr="00D326FF" w14:paraId="05340E24" w14:textId="77777777" w:rsidTr="003A1466">
        <w:trPr>
          <w:trHeight w:val="20"/>
        </w:trPr>
        <w:tc>
          <w:tcPr>
            <w:tcW w:w="3119" w:type="dxa"/>
            <w:tcBorders>
              <w:right w:val="single" w:sz="4" w:space="0" w:color="auto"/>
            </w:tcBorders>
          </w:tcPr>
          <w:p w14:paraId="5CEAC0ED" w14:textId="77777777" w:rsidR="005F789E" w:rsidRPr="00DF52F7" w:rsidRDefault="005F789E" w:rsidP="003A1466">
            <w:pPr>
              <w:rPr>
                <w:sz w:val="20"/>
                <w:szCs w:val="20"/>
              </w:rPr>
            </w:pPr>
            <w:r>
              <w:rPr>
                <w:sz w:val="20"/>
                <w:szCs w:val="20"/>
              </w:rPr>
              <w:lastRenderedPageBreak/>
              <w:t>ECR_WL_B019</w:t>
            </w:r>
          </w:p>
        </w:tc>
        <w:tc>
          <w:tcPr>
            <w:tcW w:w="738" w:type="dxa"/>
            <w:tcBorders>
              <w:left w:val="single" w:sz="4" w:space="0" w:color="auto"/>
              <w:right w:val="single" w:sz="4" w:space="0" w:color="auto"/>
            </w:tcBorders>
          </w:tcPr>
          <w:p w14:paraId="34F83A56" w14:textId="77777777" w:rsidR="005F789E" w:rsidRPr="00DF52F7" w:rsidRDefault="005F789E" w:rsidP="003A1466">
            <w:pPr>
              <w:rPr>
                <w:sz w:val="20"/>
                <w:szCs w:val="20"/>
              </w:rPr>
            </w:pPr>
            <w:r>
              <w:rPr>
                <w:sz w:val="20"/>
                <w:szCs w:val="20"/>
              </w:rPr>
              <w:t>11019</w:t>
            </w:r>
          </w:p>
        </w:tc>
        <w:tc>
          <w:tcPr>
            <w:tcW w:w="963" w:type="dxa"/>
            <w:gridSpan w:val="2"/>
            <w:tcBorders>
              <w:left w:val="single" w:sz="4" w:space="0" w:color="auto"/>
              <w:right w:val="single" w:sz="4" w:space="0" w:color="auto"/>
            </w:tcBorders>
          </w:tcPr>
          <w:p w14:paraId="31E2C0D9" w14:textId="77777777" w:rsidR="005F789E" w:rsidRPr="00036B02" w:rsidRDefault="005F789E" w:rsidP="003A1466">
            <w:pPr>
              <w:rPr>
                <w:sz w:val="20"/>
                <w:szCs w:val="20"/>
                <w:highlight w:val="yellow"/>
              </w:rPr>
            </w:pPr>
          </w:p>
        </w:tc>
        <w:tc>
          <w:tcPr>
            <w:tcW w:w="4394" w:type="dxa"/>
            <w:tcBorders>
              <w:left w:val="single" w:sz="4" w:space="0" w:color="auto"/>
            </w:tcBorders>
          </w:tcPr>
          <w:p w14:paraId="630D02DF" w14:textId="77777777" w:rsidR="005F789E" w:rsidRPr="00036B02" w:rsidRDefault="005F789E" w:rsidP="003A1466">
            <w:pPr>
              <w:rPr>
                <w:sz w:val="20"/>
                <w:szCs w:val="20"/>
                <w:highlight w:val="yellow"/>
              </w:rPr>
            </w:pPr>
          </w:p>
        </w:tc>
      </w:tr>
      <w:tr w:rsidR="005F789E" w:rsidRPr="00D326FF" w14:paraId="21504DD1" w14:textId="77777777" w:rsidTr="003A1466">
        <w:trPr>
          <w:trHeight w:val="20"/>
        </w:trPr>
        <w:tc>
          <w:tcPr>
            <w:tcW w:w="3119" w:type="dxa"/>
            <w:tcBorders>
              <w:right w:val="single" w:sz="4" w:space="0" w:color="auto"/>
            </w:tcBorders>
          </w:tcPr>
          <w:p w14:paraId="390F287C" w14:textId="77777777" w:rsidR="005F789E" w:rsidRPr="00DF52F7" w:rsidRDefault="005F789E" w:rsidP="003A1466">
            <w:pPr>
              <w:rPr>
                <w:sz w:val="20"/>
                <w:szCs w:val="20"/>
              </w:rPr>
            </w:pPr>
            <w:r>
              <w:rPr>
                <w:sz w:val="20"/>
                <w:szCs w:val="20"/>
              </w:rPr>
              <w:t>ECR_WL_B701</w:t>
            </w:r>
          </w:p>
        </w:tc>
        <w:tc>
          <w:tcPr>
            <w:tcW w:w="738" w:type="dxa"/>
            <w:tcBorders>
              <w:left w:val="single" w:sz="4" w:space="0" w:color="auto"/>
              <w:right w:val="single" w:sz="4" w:space="0" w:color="auto"/>
            </w:tcBorders>
          </w:tcPr>
          <w:p w14:paraId="1590F9BC" w14:textId="77777777" w:rsidR="005F789E" w:rsidRPr="00DF52F7" w:rsidRDefault="005F789E" w:rsidP="003A1466">
            <w:pPr>
              <w:rPr>
                <w:sz w:val="20"/>
                <w:szCs w:val="20"/>
              </w:rPr>
            </w:pPr>
            <w:r>
              <w:rPr>
                <w:sz w:val="20"/>
                <w:szCs w:val="20"/>
              </w:rPr>
              <w:t>11701</w:t>
            </w:r>
          </w:p>
        </w:tc>
        <w:tc>
          <w:tcPr>
            <w:tcW w:w="963" w:type="dxa"/>
            <w:gridSpan w:val="2"/>
            <w:tcBorders>
              <w:left w:val="single" w:sz="4" w:space="0" w:color="auto"/>
              <w:right w:val="single" w:sz="4" w:space="0" w:color="auto"/>
            </w:tcBorders>
          </w:tcPr>
          <w:p w14:paraId="75C96F38" w14:textId="77777777" w:rsidR="005F789E" w:rsidRPr="00B91CDF" w:rsidRDefault="005F789E" w:rsidP="003A1466">
            <w:pPr>
              <w:rPr>
                <w:sz w:val="20"/>
                <w:szCs w:val="20"/>
                <w:highlight w:val="yellow"/>
              </w:rPr>
            </w:pPr>
          </w:p>
        </w:tc>
        <w:tc>
          <w:tcPr>
            <w:tcW w:w="4394" w:type="dxa"/>
            <w:tcBorders>
              <w:left w:val="single" w:sz="4" w:space="0" w:color="auto"/>
            </w:tcBorders>
          </w:tcPr>
          <w:p w14:paraId="4BBCB3F3" w14:textId="77777777" w:rsidR="005F789E" w:rsidRDefault="005F789E" w:rsidP="003A1466">
            <w:pPr>
              <w:rPr>
                <w:sz w:val="20"/>
                <w:szCs w:val="20"/>
                <w:highlight w:val="yellow"/>
              </w:rPr>
            </w:pPr>
          </w:p>
        </w:tc>
      </w:tr>
      <w:tr w:rsidR="005F789E" w:rsidRPr="00D326FF" w14:paraId="06A0F07D" w14:textId="77777777" w:rsidTr="003A1466">
        <w:trPr>
          <w:trHeight w:val="20"/>
        </w:trPr>
        <w:tc>
          <w:tcPr>
            <w:tcW w:w="3119" w:type="dxa"/>
            <w:tcBorders>
              <w:right w:val="single" w:sz="4" w:space="0" w:color="auto"/>
            </w:tcBorders>
          </w:tcPr>
          <w:p w14:paraId="20C60AEB" w14:textId="77777777" w:rsidR="005F789E" w:rsidRPr="00DF52F7" w:rsidRDefault="005F789E" w:rsidP="003A1466">
            <w:pPr>
              <w:rPr>
                <w:sz w:val="20"/>
                <w:szCs w:val="20"/>
              </w:rPr>
            </w:pPr>
            <w:r>
              <w:rPr>
                <w:sz w:val="20"/>
                <w:szCs w:val="20"/>
              </w:rPr>
              <w:t>ECR_WL_B702</w:t>
            </w:r>
          </w:p>
        </w:tc>
        <w:tc>
          <w:tcPr>
            <w:tcW w:w="738" w:type="dxa"/>
            <w:tcBorders>
              <w:left w:val="single" w:sz="4" w:space="0" w:color="auto"/>
              <w:right w:val="single" w:sz="4" w:space="0" w:color="auto"/>
            </w:tcBorders>
          </w:tcPr>
          <w:p w14:paraId="689D917E" w14:textId="77777777" w:rsidR="005F789E" w:rsidRPr="00DF52F7" w:rsidRDefault="005F789E" w:rsidP="003A1466">
            <w:pPr>
              <w:rPr>
                <w:sz w:val="20"/>
                <w:szCs w:val="20"/>
              </w:rPr>
            </w:pPr>
            <w:r>
              <w:rPr>
                <w:sz w:val="20"/>
                <w:szCs w:val="20"/>
              </w:rPr>
              <w:t>11702</w:t>
            </w:r>
          </w:p>
        </w:tc>
        <w:tc>
          <w:tcPr>
            <w:tcW w:w="963" w:type="dxa"/>
            <w:gridSpan w:val="2"/>
            <w:tcBorders>
              <w:left w:val="single" w:sz="4" w:space="0" w:color="auto"/>
              <w:right w:val="single" w:sz="4" w:space="0" w:color="auto"/>
            </w:tcBorders>
          </w:tcPr>
          <w:p w14:paraId="7FE36A7B" w14:textId="77777777" w:rsidR="005F789E" w:rsidRPr="00B91CDF" w:rsidRDefault="005F789E" w:rsidP="003A1466">
            <w:pPr>
              <w:rPr>
                <w:sz w:val="20"/>
                <w:szCs w:val="20"/>
                <w:highlight w:val="yellow"/>
              </w:rPr>
            </w:pPr>
          </w:p>
        </w:tc>
        <w:tc>
          <w:tcPr>
            <w:tcW w:w="4394" w:type="dxa"/>
            <w:tcBorders>
              <w:left w:val="single" w:sz="4" w:space="0" w:color="auto"/>
            </w:tcBorders>
          </w:tcPr>
          <w:p w14:paraId="5278FD79" w14:textId="77777777" w:rsidR="005F789E" w:rsidRDefault="005F789E" w:rsidP="003A1466">
            <w:pPr>
              <w:rPr>
                <w:sz w:val="20"/>
                <w:szCs w:val="20"/>
                <w:highlight w:val="yellow"/>
              </w:rPr>
            </w:pPr>
          </w:p>
        </w:tc>
      </w:tr>
      <w:tr w:rsidR="005F789E" w:rsidRPr="00D326FF" w14:paraId="154E5B46" w14:textId="77777777" w:rsidTr="003A1466">
        <w:trPr>
          <w:trHeight w:val="20"/>
        </w:trPr>
        <w:tc>
          <w:tcPr>
            <w:tcW w:w="3119" w:type="dxa"/>
            <w:tcBorders>
              <w:right w:val="single" w:sz="4" w:space="0" w:color="auto"/>
            </w:tcBorders>
          </w:tcPr>
          <w:p w14:paraId="6736A39B" w14:textId="77777777" w:rsidR="005F789E" w:rsidRPr="00DF52F7" w:rsidRDefault="005F789E" w:rsidP="003A1466">
            <w:pPr>
              <w:rPr>
                <w:sz w:val="20"/>
                <w:szCs w:val="20"/>
              </w:rPr>
            </w:pPr>
          </w:p>
        </w:tc>
        <w:tc>
          <w:tcPr>
            <w:tcW w:w="738" w:type="dxa"/>
            <w:tcBorders>
              <w:left w:val="single" w:sz="4" w:space="0" w:color="auto"/>
              <w:right w:val="single" w:sz="4" w:space="0" w:color="auto"/>
            </w:tcBorders>
          </w:tcPr>
          <w:p w14:paraId="362F53FD" w14:textId="77777777" w:rsidR="005F789E" w:rsidRPr="00DF52F7" w:rsidRDefault="005F789E" w:rsidP="003A1466">
            <w:pPr>
              <w:rPr>
                <w:sz w:val="20"/>
                <w:szCs w:val="20"/>
              </w:rPr>
            </w:pPr>
          </w:p>
        </w:tc>
        <w:tc>
          <w:tcPr>
            <w:tcW w:w="963" w:type="dxa"/>
            <w:gridSpan w:val="2"/>
            <w:tcBorders>
              <w:left w:val="single" w:sz="4" w:space="0" w:color="auto"/>
              <w:right w:val="single" w:sz="4" w:space="0" w:color="auto"/>
            </w:tcBorders>
          </w:tcPr>
          <w:p w14:paraId="50B5F337" w14:textId="77777777" w:rsidR="005F789E" w:rsidRPr="00B91CDF" w:rsidRDefault="005F789E" w:rsidP="003A1466">
            <w:pPr>
              <w:rPr>
                <w:sz w:val="20"/>
                <w:szCs w:val="20"/>
                <w:highlight w:val="yellow"/>
              </w:rPr>
            </w:pPr>
          </w:p>
        </w:tc>
        <w:tc>
          <w:tcPr>
            <w:tcW w:w="4394" w:type="dxa"/>
            <w:tcBorders>
              <w:left w:val="single" w:sz="4" w:space="0" w:color="auto"/>
            </w:tcBorders>
          </w:tcPr>
          <w:p w14:paraId="6F406ACE" w14:textId="77777777" w:rsidR="005F789E" w:rsidRDefault="005F789E" w:rsidP="003A1466">
            <w:pPr>
              <w:rPr>
                <w:sz w:val="20"/>
                <w:szCs w:val="20"/>
                <w:highlight w:val="yellow"/>
              </w:rPr>
            </w:pPr>
          </w:p>
        </w:tc>
      </w:tr>
      <w:tr w:rsidR="005F789E" w:rsidRPr="00D326FF" w14:paraId="480785FC" w14:textId="77777777" w:rsidTr="003A1466">
        <w:trPr>
          <w:trHeight w:val="20"/>
        </w:trPr>
        <w:tc>
          <w:tcPr>
            <w:tcW w:w="3119" w:type="dxa"/>
            <w:tcBorders>
              <w:right w:val="single" w:sz="4" w:space="0" w:color="auto"/>
            </w:tcBorders>
          </w:tcPr>
          <w:p w14:paraId="7A103869" w14:textId="77777777" w:rsidR="005F789E" w:rsidRPr="00DF52F7" w:rsidRDefault="005F789E" w:rsidP="003A1466">
            <w:pPr>
              <w:rPr>
                <w:sz w:val="20"/>
                <w:szCs w:val="20"/>
              </w:rPr>
            </w:pPr>
            <w:r>
              <w:rPr>
                <w:sz w:val="20"/>
                <w:szCs w:val="20"/>
              </w:rPr>
              <w:t>ECR_WL_B01A</w:t>
            </w:r>
          </w:p>
        </w:tc>
        <w:tc>
          <w:tcPr>
            <w:tcW w:w="738" w:type="dxa"/>
            <w:tcBorders>
              <w:left w:val="single" w:sz="4" w:space="0" w:color="auto"/>
              <w:right w:val="single" w:sz="4" w:space="0" w:color="auto"/>
            </w:tcBorders>
          </w:tcPr>
          <w:p w14:paraId="5B5105E2" w14:textId="77777777" w:rsidR="005F789E" w:rsidRPr="00DF52F7" w:rsidRDefault="005F789E" w:rsidP="003A1466">
            <w:pPr>
              <w:rPr>
                <w:sz w:val="20"/>
                <w:szCs w:val="20"/>
              </w:rPr>
            </w:pPr>
            <w:r>
              <w:rPr>
                <w:sz w:val="20"/>
                <w:szCs w:val="20"/>
              </w:rPr>
              <w:t>15001</w:t>
            </w:r>
          </w:p>
        </w:tc>
        <w:tc>
          <w:tcPr>
            <w:tcW w:w="963" w:type="dxa"/>
            <w:gridSpan w:val="2"/>
            <w:tcBorders>
              <w:left w:val="single" w:sz="4" w:space="0" w:color="auto"/>
              <w:right w:val="single" w:sz="4" w:space="0" w:color="auto"/>
            </w:tcBorders>
          </w:tcPr>
          <w:p w14:paraId="4E5BA51D" w14:textId="77777777" w:rsidR="005F789E" w:rsidRPr="00B91CDF" w:rsidRDefault="005F789E" w:rsidP="003A1466">
            <w:pPr>
              <w:rPr>
                <w:sz w:val="20"/>
                <w:szCs w:val="20"/>
                <w:highlight w:val="yellow"/>
              </w:rPr>
            </w:pPr>
          </w:p>
        </w:tc>
        <w:tc>
          <w:tcPr>
            <w:tcW w:w="4394" w:type="dxa"/>
            <w:tcBorders>
              <w:left w:val="single" w:sz="4" w:space="0" w:color="auto"/>
            </w:tcBorders>
          </w:tcPr>
          <w:p w14:paraId="2CDA2699" w14:textId="77777777" w:rsidR="005F789E" w:rsidRDefault="005F789E" w:rsidP="003A1466">
            <w:pPr>
              <w:rPr>
                <w:sz w:val="20"/>
                <w:szCs w:val="20"/>
                <w:highlight w:val="yellow"/>
              </w:rPr>
            </w:pPr>
          </w:p>
        </w:tc>
      </w:tr>
      <w:tr w:rsidR="005F789E" w:rsidRPr="00D326FF" w14:paraId="573AC343" w14:textId="77777777" w:rsidTr="003A1466">
        <w:trPr>
          <w:trHeight w:val="20"/>
        </w:trPr>
        <w:tc>
          <w:tcPr>
            <w:tcW w:w="3119" w:type="dxa"/>
            <w:tcBorders>
              <w:right w:val="single" w:sz="4" w:space="0" w:color="auto"/>
            </w:tcBorders>
          </w:tcPr>
          <w:p w14:paraId="63ABFC8C" w14:textId="77777777" w:rsidR="005F789E" w:rsidRPr="00DF52F7" w:rsidRDefault="005F789E" w:rsidP="003A1466">
            <w:pPr>
              <w:rPr>
                <w:sz w:val="20"/>
                <w:szCs w:val="20"/>
              </w:rPr>
            </w:pPr>
            <w:r>
              <w:rPr>
                <w:sz w:val="20"/>
                <w:szCs w:val="20"/>
              </w:rPr>
              <w:t>ECR_WL_B01B</w:t>
            </w:r>
          </w:p>
        </w:tc>
        <w:tc>
          <w:tcPr>
            <w:tcW w:w="738" w:type="dxa"/>
            <w:tcBorders>
              <w:left w:val="single" w:sz="4" w:space="0" w:color="auto"/>
              <w:right w:val="single" w:sz="4" w:space="0" w:color="auto"/>
            </w:tcBorders>
          </w:tcPr>
          <w:p w14:paraId="58046531" w14:textId="77777777" w:rsidR="005F789E" w:rsidRPr="00DF52F7" w:rsidRDefault="005F789E" w:rsidP="003A1466">
            <w:pPr>
              <w:rPr>
                <w:sz w:val="20"/>
                <w:szCs w:val="20"/>
              </w:rPr>
            </w:pPr>
            <w:r>
              <w:rPr>
                <w:sz w:val="20"/>
                <w:szCs w:val="20"/>
              </w:rPr>
              <w:t>15002</w:t>
            </w:r>
          </w:p>
        </w:tc>
        <w:tc>
          <w:tcPr>
            <w:tcW w:w="963" w:type="dxa"/>
            <w:gridSpan w:val="2"/>
            <w:tcBorders>
              <w:left w:val="single" w:sz="4" w:space="0" w:color="auto"/>
              <w:right w:val="single" w:sz="4" w:space="0" w:color="auto"/>
            </w:tcBorders>
          </w:tcPr>
          <w:p w14:paraId="3BAAFCF1" w14:textId="77777777" w:rsidR="005F789E" w:rsidRPr="00B91CDF" w:rsidRDefault="005F789E" w:rsidP="003A1466">
            <w:pPr>
              <w:rPr>
                <w:sz w:val="20"/>
                <w:szCs w:val="20"/>
                <w:highlight w:val="yellow"/>
              </w:rPr>
            </w:pPr>
          </w:p>
        </w:tc>
        <w:tc>
          <w:tcPr>
            <w:tcW w:w="4394" w:type="dxa"/>
            <w:tcBorders>
              <w:left w:val="single" w:sz="4" w:space="0" w:color="auto"/>
            </w:tcBorders>
          </w:tcPr>
          <w:p w14:paraId="29B671DC" w14:textId="77777777" w:rsidR="005F789E" w:rsidRDefault="005F789E" w:rsidP="003A1466">
            <w:pPr>
              <w:rPr>
                <w:sz w:val="20"/>
                <w:szCs w:val="20"/>
                <w:highlight w:val="yellow"/>
              </w:rPr>
            </w:pPr>
          </w:p>
        </w:tc>
      </w:tr>
      <w:tr w:rsidR="005F789E" w:rsidRPr="00D326FF" w14:paraId="7B6378DD" w14:textId="77777777" w:rsidTr="003A1466">
        <w:trPr>
          <w:trHeight w:val="20"/>
        </w:trPr>
        <w:tc>
          <w:tcPr>
            <w:tcW w:w="3119" w:type="dxa"/>
          </w:tcPr>
          <w:p w14:paraId="0461BFFA" w14:textId="77777777" w:rsidR="005F789E" w:rsidRPr="00DF52F7" w:rsidRDefault="005F789E" w:rsidP="003A1466">
            <w:pPr>
              <w:rPr>
                <w:sz w:val="20"/>
                <w:szCs w:val="20"/>
              </w:rPr>
            </w:pPr>
          </w:p>
        </w:tc>
        <w:tc>
          <w:tcPr>
            <w:tcW w:w="738" w:type="dxa"/>
          </w:tcPr>
          <w:p w14:paraId="350E9D1B" w14:textId="77777777" w:rsidR="005F789E" w:rsidRPr="00DF52F7" w:rsidRDefault="005F789E" w:rsidP="003A1466">
            <w:pPr>
              <w:rPr>
                <w:sz w:val="20"/>
                <w:szCs w:val="20"/>
              </w:rPr>
            </w:pPr>
          </w:p>
        </w:tc>
        <w:tc>
          <w:tcPr>
            <w:tcW w:w="963" w:type="dxa"/>
            <w:gridSpan w:val="2"/>
          </w:tcPr>
          <w:p w14:paraId="0CADF2FF" w14:textId="77777777" w:rsidR="005F789E" w:rsidRPr="00D326FF" w:rsidRDefault="005F789E" w:rsidP="003A1466">
            <w:pPr>
              <w:rPr>
                <w:sz w:val="20"/>
                <w:szCs w:val="20"/>
              </w:rPr>
            </w:pPr>
          </w:p>
        </w:tc>
        <w:tc>
          <w:tcPr>
            <w:tcW w:w="4394" w:type="dxa"/>
          </w:tcPr>
          <w:p w14:paraId="084FE07B" w14:textId="77777777" w:rsidR="005F789E" w:rsidRPr="000E2808" w:rsidRDefault="005F789E" w:rsidP="003A1466">
            <w:pPr>
              <w:rPr>
                <w:sz w:val="20"/>
                <w:szCs w:val="20"/>
              </w:rPr>
            </w:pPr>
          </w:p>
        </w:tc>
      </w:tr>
      <w:tr w:rsidR="005F789E" w:rsidRPr="00D326FF" w14:paraId="01FFC8F9" w14:textId="77777777" w:rsidTr="003A1466">
        <w:trPr>
          <w:trHeight w:val="20"/>
        </w:trPr>
        <w:tc>
          <w:tcPr>
            <w:tcW w:w="3119" w:type="dxa"/>
          </w:tcPr>
          <w:p w14:paraId="3220C09B" w14:textId="77777777" w:rsidR="005F789E" w:rsidRPr="00DF52F7" w:rsidRDefault="005F789E" w:rsidP="003A1466">
            <w:pPr>
              <w:rPr>
                <w:sz w:val="20"/>
                <w:szCs w:val="20"/>
              </w:rPr>
            </w:pPr>
            <w:r>
              <w:rPr>
                <w:sz w:val="20"/>
                <w:szCs w:val="20"/>
              </w:rPr>
              <w:t>ECR_WL_E101</w:t>
            </w:r>
          </w:p>
        </w:tc>
        <w:tc>
          <w:tcPr>
            <w:tcW w:w="738" w:type="dxa"/>
          </w:tcPr>
          <w:p w14:paraId="2D89B9C6" w14:textId="77777777" w:rsidR="005F789E" w:rsidRPr="00DF52F7" w:rsidRDefault="005F789E" w:rsidP="003A1466">
            <w:pPr>
              <w:rPr>
                <w:sz w:val="20"/>
                <w:szCs w:val="20"/>
              </w:rPr>
            </w:pPr>
            <w:r>
              <w:rPr>
                <w:sz w:val="20"/>
                <w:szCs w:val="20"/>
              </w:rPr>
              <w:t>12101</w:t>
            </w:r>
          </w:p>
        </w:tc>
        <w:tc>
          <w:tcPr>
            <w:tcW w:w="963" w:type="dxa"/>
            <w:gridSpan w:val="2"/>
          </w:tcPr>
          <w:p w14:paraId="17A8B501" w14:textId="77777777" w:rsidR="005F789E" w:rsidRPr="00D326FF" w:rsidRDefault="005F789E" w:rsidP="003A1466">
            <w:pPr>
              <w:rPr>
                <w:sz w:val="20"/>
                <w:szCs w:val="20"/>
              </w:rPr>
            </w:pPr>
          </w:p>
        </w:tc>
        <w:tc>
          <w:tcPr>
            <w:tcW w:w="4394" w:type="dxa"/>
          </w:tcPr>
          <w:p w14:paraId="3E349332" w14:textId="77777777" w:rsidR="005F789E" w:rsidRPr="000E2808" w:rsidRDefault="005F789E" w:rsidP="003A1466">
            <w:pPr>
              <w:rPr>
                <w:sz w:val="20"/>
                <w:szCs w:val="20"/>
              </w:rPr>
            </w:pPr>
          </w:p>
        </w:tc>
      </w:tr>
      <w:tr w:rsidR="005F789E" w:rsidRPr="00D326FF" w14:paraId="76A443EB" w14:textId="77777777" w:rsidTr="003A1466">
        <w:trPr>
          <w:trHeight w:val="20"/>
        </w:trPr>
        <w:tc>
          <w:tcPr>
            <w:tcW w:w="3119" w:type="dxa"/>
          </w:tcPr>
          <w:p w14:paraId="4CCDA9D6" w14:textId="77777777" w:rsidR="005F789E" w:rsidRPr="00DF52F7" w:rsidRDefault="005F789E" w:rsidP="003A1466">
            <w:pPr>
              <w:rPr>
                <w:sz w:val="20"/>
                <w:szCs w:val="20"/>
              </w:rPr>
            </w:pPr>
            <w:r>
              <w:rPr>
                <w:sz w:val="20"/>
                <w:szCs w:val="20"/>
              </w:rPr>
              <w:t>ECR_WL_E102</w:t>
            </w:r>
          </w:p>
        </w:tc>
        <w:tc>
          <w:tcPr>
            <w:tcW w:w="738" w:type="dxa"/>
          </w:tcPr>
          <w:p w14:paraId="08F94520" w14:textId="77777777" w:rsidR="005F789E" w:rsidRPr="00DF52F7" w:rsidRDefault="005F789E" w:rsidP="003A1466">
            <w:pPr>
              <w:rPr>
                <w:sz w:val="20"/>
                <w:szCs w:val="20"/>
              </w:rPr>
            </w:pPr>
            <w:r>
              <w:rPr>
                <w:sz w:val="20"/>
                <w:szCs w:val="20"/>
              </w:rPr>
              <w:t>12102</w:t>
            </w:r>
          </w:p>
        </w:tc>
        <w:tc>
          <w:tcPr>
            <w:tcW w:w="963" w:type="dxa"/>
            <w:gridSpan w:val="2"/>
          </w:tcPr>
          <w:p w14:paraId="5DDD8097" w14:textId="77777777" w:rsidR="005F789E" w:rsidRPr="00D326FF" w:rsidRDefault="005F789E" w:rsidP="003A1466">
            <w:pPr>
              <w:rPr>
                <w:sz w:val="20"/>
                <w:szCs w:val="20"/>
              </w:rPr>
            </w:pPr>
          </w:p>
        </w:tc>
        <w:tc>
          <w:tcPr>
            <w:tcW w:w="4394" w:type="dxa"/>
          </w:tcPr>
          <w:p w14:paraId="159B01E4" w14:textId="77777777" w:rsidR="005F789E" w:rsidRPr="000E2808" w:rsidRDefault="005F789E" w:rsidP="003A1466">
            <w:pPr>
              <w:rPr>
                <w:sz w:val="20"/>
                <w:szCs w:val="20"/>
              </w:rPr>
            </w:pPr>
          </w:p>
        </w:tc>
      </w:tr>
      <w:tr w:rsidR="005F789E" w:rsidRPr="00D326FF" w14:paraId="753482BB" w14:textId="77777777" w:rsidTr="003A1466">
        <w:trPr>
          <w:trHeight w:val="20"/>
        </w:trPr>
        <w:tc>
          <w:tcPr>
            <w:tcW w:w="3119" w:type="dxa"/>
          </w:tcPr>
          <w:p w14:paraId="16CE8223" w14:textId="77777777" w:rsidR="005F789E" w:rsidRPr="000E2808" w:rsidRDefault="005F789E" w:rsidP="003A1466">
            <w:pPr>
              <w:rPr>
                <w:sz w:val="20"/>
                <w:szCs w:val="20"/>
              </w:rPr>
            </w:pPr>
            <w:r>
              <w:rPr>
                <w:sz w:val="20"/>
                <w:szCs w:val="20"/>
              </w:rPr>
              <w:t>ECR_WL_E501</w:t>
            </w:r>
          </w:p>
        </w:tc>
        <w:tc>
          <w:tcPr>
            <w:tcW w:w="738" w:type="dxa"/>
          </w:tcPr>
          <w:p w14:paraId="0B63449F" w14:textId="77777777" w:rsidR="005F789E" w:rsidRPr="000E2808" w:rsidRDefault="005F789E" w:rsidP="003A1466">
            <w:pPr>
              <w:rPr>
                <w:sz w:val="20"/>
                <w:szCs w:val="20"/>
              </w:rPr>
            </w:pPr>
            <w:r>
              <w:rPr>
                <w:sz w:val="20"/>
                <w:szCs w:val="20"/>
              </w:rPr>
              <w:t>12501</w:t>
            </w:r>
          </w:p>
        </w:tc>
        <w:tc>
          <w:tcPr>
            <w:tcW w:w="963" w:type="dxa"/>
            <w:gridSpan w:val="2"/>
          </w:tcPr>
          <w:p w14:paraId="7A4C3B4F" w14:textId="77777777" w:rsidR="005F789E" w:rsidRPr="00D326FF" w:rsidRDefault="005F789E" w:rsidP="003A1466">
            <w:pPr>
              <w:rPr>
                <w:sz w:val="20"/>
                <w:szCs w:val="20"/>
              </w:rPr>
            </w:pPr>
          </w:p>
        </w:tc>
        <w:tc>
          <w:tcPr>
            <w:tcW w:w="4394" w:type="dxa"/>
          </w:tcPr>
          <w:p w14:paraId="598C44B4" w14:textId="77777777" w:rsidR="005F789E" w:rsidRPr="000E2808" w:rsidRDefault="005F789E" w:rsidP="003A1466">
            <w:pPr>
              <w:rPr>
                <w:sz w:val="20"/>
                <w:szCs w:val="20"/>
              </w:rPr>
            </w:pPr>
            <w:r>
              <w:rPr>
                <w:sz w:val="20"/>
                <w:szCs w:val="20"/>
              </w:rPr>
              <w:t xml:space="preserve">Invalid IP address. IP address must be in doted notation</w:t>
            </w:r>
          </w:p>
        </w:tc>
      </w:tr>
      <w:tr w:rsidR="005F789E" w:rsidRPr="00D326FF" w14:paraId="544DD689" w14:textId="77777777" w:rsidTr="003A1466">
        <w:trPr>
          <w:trHeight w:val="20"/>
        </w:trPr>
        <w:tc>
          <w:tcPr>
            <w:tcW w:w="3119" w:type="dxa"/>
          </w:tcPr>
          <w:p w14:paraId="7A883BDD" w14:textId="77777777" w:rsidR="005F789E" w:rsidRPr="000E2808" w:rsidRDefault="005F789E" w:rsidP="003A1466">
            <w:pPr>
              <w:rPr>
                <w:sz w:val="20"/>
                <w:szCs w:val="20"/>
              </w:rPr>
            </w:pPr>
            <w:r>
              <w:rPr>
                <w:sz w:val="20"/>
                <w:szCs w:val="20"/>
              </w:rPr>
              <w:t>ECR_WL_E502</w:t>
            </w:r>
          </w:p>
        </w:tc>
        <w:tc>
          <w:tcPr>
            <w:tcW w:w="738" w:type="dxa"/>
          </w:tcPr>
          <w:p w14:paraId="576D77E8" w14:textId="77777777" w:rsidR="005F789E" w:rsidRPr="000E2808" w:rsidRDefault="005F789E" w:rsidP="003A1466">
            <w:pPr>
              <w:rPr>
                <w:sz w:val="20"/>
                <w:szCs w:val="20"/>
              </w:rPr>
            </w:pPr>
            <w:r>
              <w:rPr>
                <w:sz w:val="20"/>
                <w:szCs w:val="20"/>
              </w:rPr>
              <w:t>12502</w:t>
            </w:r>
          </w:p>
        </w:tc>
        <w:tc>
          <w:tcPr>
            <w:tcW w:w="963" w:type="dxa"/>
            <w:gridSpan w:val="2"/>
          </w:tcPr>
          <w:p w14:paraId="1D9DEB68" w14:textId="77777777" w:rsidR="005F789E" w:rsidRPr="00D326FF" w:rsidRDefault="005F789E" w:rsidP="003A1466">
            <w:pPr>
              <w:rPr>
                <w:sz w:val="20"/>
                <w:szCs w:val="20"/>
              </w:rPr>
            </w:pPr>
          </w:p>
        </w:tc>
        <w:tc>
          <w:tcPr>
            <w:tcW w:w="4394" w:type="dxa"/>
          </w:tcPr>
          <w:p w14:paraId="4E5CAC61" w14:textId="77777777" w:rsidR="005F789E" w:rsidRPr="000E2808" w:rsidRDefault="005F789E" w:rsidP="003A1466">
            <w:pPr>
              <w:rPr>
                <w:sz w:val="20"/>
                <w:szCs w:val="20"/>
              </w:rPr>
            </w:pPr>
            <w:r>
              <w:rPr>
                <w:sz w:val="20"/>
                <w:szCs w:val="20"/>
              </w:rPr>
              <w:t xml:space="preserve">Can''t create socket. Subroutine can not open socket - operating system message</w:t>
            </w:r>
          </w:p>
        </w:tc>
      </w:tr>
      <w:tr w:rsidR="005F789E" w:rsidRPr="00D326FF" w14:paraId="0F545F30" w14:textId="77777777" w:rsidTr="003A1466">
        <w:trPr>
          <w:trHeight w:val="20"/>
        </w:trPr>
        <w:tc>
          <w:tcPr>
            <w:tcW w:w="3119" w:type="dxa"/>
          </w:tcPr>
          <w:p w14:paraId="492C22AE" w14:textId="77777777" w:rsidR="005F789E" w:rsidRPr="000E2808" w:rsidRDefault="005F789E" w:rsidP="003A1466">
            <w:pPr>
              <w:rPr>
                <w:sz w:val="20"/>
                <w:szCs w:val="20"/>
              </w:rPr>
            </w:pPr>
            <w:r>
              <w:rPr>
                <w:sz w:val="20"/>
                <w:szCs w:val="20"/>
              </w:rPr>
              <w:t>ECR_WL _E503</w:t>
            </w:r>
          </w:p>
        </w:tc>
        <w:tc>
          <w:tcPr>
            <w:tcW w:w="738" w:type="dxa"/>
          </w:tcPr>
          <w:p w14:paraId="3D3B500B" w14:textId="77777777" w:rsidR="005F789E" w:rsidRPr="000E2808" w:rsidRDefault="005F789E" w:rsidP="003A1466">
            <w:pPr>
              <w:rPr>
                <w:sz w:val="20"/>
                <w:szCs w:val="20"/>
              </w:rPr>
            </w:pPr>
            <w:r>
              <w:rPr>
                <w:sz w:val="20"/>
                <w:szCs w:val="20"/>
              </w:rPr>
              <w:t>12503</w:t>
            </w:r>
          </w:p>
        </w:tc>
        <w:tc>
          <w:tcPr>
            <w:tcW w:w="963" w:type="dxa"/>
            <w:gridSpan w:val="2"/>
          </w:tcPr>
          <w:p w14:paraId="277A7FE1" w14:textId="77777777" w:rsidR="005F789E" w:rsidRPr="00D326FF" w:rsidRDefault="005F789E" w:rsidP="003A1466">
            <w:pPr>
              <w:rPr>
                <w:sz w:val="20"/>
                <w:szCs w:val="20"/>
              </w:rPr>
            </w:pPr>
          </w:p>
        </w:tc>
        <w:tc>
          <w:tcPr>
            <w:tcW w:w="4394" w:type="dxa"/>
          </w:tcPr>
          <w:p w14:paraId="218891F6" w14:textId="77777777" w:rsidR="005F789E" w:rsidRPr="000E2808" w:rsidRDefault="005F789E" w:rsidP="003A1466">
            <w:pPr>
              <w:rPr>
                <w:sz w:val="20"/>
                <w:szCs w:val="20"/>
              </w:rPr>
            </w:pPr>
            <w:r>
              <w:rPr>
                <w:sz w:val="20"/>
                <w:szCs w:val="20"/>
              </w:rPr>
              <w:t xml:space="preserve">Can''t set socket in nonblocking mode error = xxx. Subroutine can not set socket in nonblocking mode - operating system error</w:t>
            </w:r>
          </w:p>
        </w:tc>
      </w:tr>
      <w:tr w:rsidR="005F789E" w:rsidRPr="00D326FF" w14:paraId="26562357" w14:textId="77777777" w:rsidTr="003A1466">
        <w:trPr>
          <w:trHeight w:val="20"/>
        </w:trPr>
        <w:tc>
          <w:tcPr>
            <w:tcW w:w="3119" w:type="dxa"/>
          </w:tcPr>
          <w:p w14:paraId="32D47F97" w14:textId="77777777" w:rsidR="005F789E" w:rsidRPr="000E2808" w:rsidRDefault="005F789E" w:rsidP="003A1466">
            <w:pPr>
              <w:rPr>
                <w:sz w:val="20"/>
                <w:szCs w:val="20"/>
              </w:rPr>
            </w:pPr>
            <w:r>
              <w:rPr>
                <w:sz w:val="20"/>
                <w:szCs w:val="20"/>
              </w:rPr>
              <w:t>ECR_WL_E504</w:t>
            </w:r>
          </w:p>
        </w:tc>
        <w:tc>
          <w:tcPr>
            <w:tcW w:w="738" w:type="dxa"/>
          </w:tcPr>
          <w:p w14:paraId="1D2FA4D1" w14:textId="77777777" w:rsidR="005F789E" w:rsidRPr="000E2808" w:rsidRDefault="005F789E" w:rsidP="003A1466">
            <w:pPr>
              <w:rPr>
                <w:sz w:val="20"/>
                <w:szCs w:val="20"/>
              </w:rPr>
            </w:pPr>
            <w:r>
              <w:rPr>
                <w:sz w:val="20"/>
                <w:szCs w:val="20"/>
              </w:rPr>
              <w:t>12504</w:t>
            </w:r>
          </w:p>
        </w:tc>
        <w:tc>
          <w:tcPr>
            <w:tcW w:w="963" w:type="dxa"/>
            <w:gridSpan w:val="2"/>
          </w:tcPr>
          <w:p w14:paraId="47D29B0D" w14:textId="77777777" w:rsidR="005F789E" w:rsidRPr="00D326FF" w:rsidRDefault="005F789E" w:rsidP="003A1466">
            <w:pPr>
              <w:rPr>
                <w:sz w:val="20"/>
                <w:szCs w:val="20"/>
              </w:rPr>
            </w:pPr>
          </w:p>
        </w:tc>
        <w:tc>
          <w:tcPr>
            <w:tcW w:w="4394" w:type="dxa"/>
          </w:tcPr>
          <w:p w14:paraId="7593133E" w14:textId="77777777" w:rsidR="005F789E" w:rsidRPr="000E2808" w:rsidRDefault="005F789E" w:rsidP="003A1466">
            <w:pPr>
              <w:rPr>
                <w:sz w:val="20"/>
                <w:szCs w:val="20"/>
              </w:rPr>
            </w:pPr>
            <w:r>
              <w:rPr>
                <w:sz w:val="20"/>
                <w:szCs w:val="20"/>
              </w:rPr>
              <w:t xml:space="preserve">Can''t connect to host xxx.xxx.xxx.xxx, port yyyy (socket error). Subroutine can not connect to host - operating system error</w:t>
            </w:r>
          </w:p>
        </w:tc>
      </w:tr>
      <w:tr w:rsidR="005F789E" w:rsidRPr="00D326FF" w14:paraId="68073F88" w14:textId="77777777" w:rsidTr="003A1466">
        <w:trPr>
          <w:trHeight w:val="20"/>
        </w:trPr>
        <w:tc>
          <w:tcPr>
            <w:tcW w:w="3119" w:type="dxa"/>
          </w:tcPr>
          <w:p w14:paraId="51969726" w14:textId="77777777" w:rsidR="005F789E" w:rsidRPr="000E2808" w:rsidRDefault="005F789E" w:rsidP="003A1466">
            <w:pPr>
              <w:rPr>
                <w:sz w:val="20"/>
                <w:szCs w:val="20"/>
              </w:rPr>
            </w:pPr>
            <w:r>
              <w:rPr>
                <w:sz w:val="20"/>
                <w:szCs w:val="20"/>
              </w:rPr>
              <w:t>ECR_WL_E505</w:t>
            </w:r>
          </w:p>
        </w:tc>
        <w:tc>
          <w:tcPr>
            <w:tcW w:w="738" w:type="dxa"/>
          </w:tcPr>
          <w:p w14:paraId="19315EC7" w14:textId="77777777" w:rsidR="005F789E" w:rsidRPr="000E2808" w:rsidRDefault="005F789E" w:rsidP="003A1466">
            <w:pPr>
              <w:rPr>
                <w:sz w:val="20"/>
                <w:szCs w:val="20"/>
              </w:rPr>
            </w:pPr>
            <w:r>
              <w:rPr>
                <w:sz w:val="20"/>
                <w:szCs w:val="20"/>
              </w:rPr>
              <w:t>12505</w:t>
            </w:r>
          </w:p>
        </w:tc>
        <w:tc>
          <w:tcPr>
            <w:tcW w:w="963" w:type="dxa"/>
            <w:gridSpan w:val="2"/>
          </w:tcPr>
          <w:p w14:paraId="160DC732" w14:textId="77777777" w:rsidR="005F789E" w:rsidRPr="00D326FF" w:rsidRDefault="005F789E" w:rsidP="003A1466">
            <w:pPr>
              <w:rPr>
                <w:sz w:val="20"/>
                <w:szCs w:val="20"/>
              </w:rPr>
            </w:pPr>
          </w:p>
        </w:tc>
        <w:tc>
          <w:tcPr>
            <w:tcW w:w="4394" w:type="dxa"/>
          </w:tcPr>
          <w:p w14:paraId="299F86E8" w14:textId="77777777" w:rsidR="005F789E" w:rsidRPr="000E2808" w:rsidRDefault="005F789E" w:rsidP="003A1466">
            <w:pPr>
              <w:rPr>
                <w:sz w:val="20"/>
                <w:szCs w:val="20"/>
              </w:rPr>
            </w:pPr>
            <w:r>
              <w:rPr>
                <w:sz w:val="20"/>
                <w:szCs w:val="20"/>
              </w:rPr>
              <w:t xml:space="preserve">Can''t connect to host xxx.xxx.xxx.xxx, port yyyy (timeout). Subroutine can not connect to host - host may be down or unreachable</w:t>
            </w:r>
          </w:p>
        </w:tc>
      </w:tr>
      <w:tr w:rsidR="005F789E" w:rsidRPr="00D326FF" w14:paraId="0F439330" w14:textId="77777777" w:rsidTr="003A1466">
        <w:trPr>
          <w:trHeight w:val="20"/>
        </w:trPr>
        <w:tc>
          <w:tcPr>
            <w:tcW w:w="3119" w:type="dxa"/>
          </w:tcPr>
          <w:p w14:paraId="791D28A8" w14:textId="77777777" w:rsidR="005F789E" w:rsidRPr="000E2808" w:rsidRDefault="005F789E" w:rsidP="003A1466">
            <w:pPr>
              <w:rPr>
                <w:sz w:val="20"/>
                <w:szCs w:val="20"/>
              </w:rPr>
            </w:pPr>
            <w:r>
              <w:rPr>
                <w:sz w:val="20"/>
                <w:szCs w:val="20"/>
              </w:rPr>
              <w:t>ECR_WL_E506</w:t>
            </w:r>
          </w:p>
        </w:tc>
        <w:tc>
          <w:tcPr>
            <w:tcW w:w="738" w:type="dxa"/>
          </w:tcPr>
          <w:p w14:paraId="6EADB694" w14:textId="77777777" w:rsidR="005F789E" w:rsidRPr="000E2808" w:rsidRDefault="005F789E" w:rsidP="003A1466">
            <w:pPr>
              <w:rPr>
                <w:sz w:val="20"/>
                <w:szCs w:val="20"/>
              </w:rPr>
            </w:pPr>
            <w:r>
              <w:rPr>
                <w:sz w:val="20"/>
                <w:szCs w:val="20"/>
              </w:rPr>
              <w:t>12506</w:t>
            </w:r>
          </w:p>
        </w:tc>
        <w:tc>
          <w:tcPr>
            <w:tcW w:w="963" w:type="dxa"/>
            <w:gridSpan w:val="2"/>
          </w:tcPr>
          <w:p w14:paraId="19424E38" w14:textId="77777777" w:rsidR="005F789E" w:rsidRPr="00D326FF" w:rsidRDefault="005F789E" w:rsidP="003A1466">
            <w:pPr>
              <w:rPr>
                <w:sz w:val="20"/>
                <w:szCs w:val="20"/>
              </w:rPr>
            </w:pPr>
          </w:p>
        </w:tc>
        <w:tc>
          <w:tcPr>
            <w:tcW w:w="4394" w:type="dxa"/>
          </w:tcPr>
          <w:p w14:paraId="1FBF76F7" w14:textId="77777777" w:rsidR="005F789E" w:rsidRPr="000E2808" w:rsidRDefault="005F789E" w:rsidP="003A1466">
            <w:pPr>
              <w:rPr>
                <w:sz w:val="20"/>
                <w:szCs w:val="20"/>
              </w:rPr>
            </w:pPr>
            <w:r>
              <w:rPr>
                <w:sz w:val="20"/>
                <w:szCs w:val="20"/>
              </w:rPr>
              <w:t xml:space="preserve">Can''t send data (error). Subroutine can not send data - may be network problem</w:t>
            </w:r>
          </w:p>
        </w:tc>
      </w:tr>
      <w:tr w:rsidR="005F789E" w:rsidRPr="00D326FF" w14:paraId="5CBFD477" w14:textId="77777777" w:rsidTr="003A1466">
        <w:trPr>
          <w:trHeight w:val="20"/>
        </w:trPr>
        <w:tc>
          <w:tcPr>
            <w:tcW w:w="3119" w:type="dxa"/>
          </w:tcPr>
          <w:p w14:paraId="2E72476B" w14:textId="77777777" w:rsidR="005F789E" w:rsidRPr="000E2808" w:rsidRDefault="005F789E" w:rsidP="003A1466">
            <w:pPr>
              <w:rPr>
                <w:sz w:val="20"/>
                <w:szCs w:val="20"/>
              </w:rPr>
            </w:pPr>
            <w:r>
              <w:rPr>
                <w:sz w:val="20"/>
                <w:szCs w:val="20"/>
              </w:rPr>
              <w:t>ECR_WL_E507</w:t>
            </w:r>
          </w:p>
        </w:tc>
        <w:tc>
          <w:tcPr>
            <w:tcW w:w="738" w:type="dxa"/>
          </w:tcPr>
          <w:p w14:paraId="712AA970" w14:textId="77777777" w:rsidR="005F789E" w:rsidRPr="000E2808" w:rsidRDefault="005F789E" w:rsidP="003A1466">
            <w:pPr>
              <w:rPr>
                <w:sz w:val="20"/>
                <w:szCs w:val="20"/>
              </w:rPr>
            </w:pPr>
            <w:r>
              <w:rPr>
                <w:sz w:val="20"/>
                <w:szCs w:val="20"/>
              </w:rPr>
              <w:t>12507</w:t>
            </w:r>
          </w:p>
        </w:tc>
        <w:tc>
          <w:tcPr>
            <w:tcW w:w="963" w:type="dxa"/>
            <w:gridSpan w:val="2"/>
          </w:tcPr>
          <w:p w14:paraId="0CB3182A" w14:textId="77777777" w:rsidR="005F789E" w:rsidRPr="00D326FF" w:rsidRDefault="005F789E" w:rsidP="003A1466">
            <w:pPr>
              <w:rPr>
                <w:sz w:val="20"/>
                <w:szCs w:val="20"/>
              </w:rPr>
            </w:pPr>
          </w:p>
        </w:tc>
        <w:tc>
          <w:tcPr>
            <w:tcW w:w="4394" w:type="dxa"/>
          </w:tcPr>
          <w:p w14:paraId="4DB2BB14" w14:textId="77777777" w:rsidR="005F789E" w:rsidRPr="000E2808" w:rsidRDefault="005F789E" w:rsidP="003A1466">
            <w:pPr>
              <w:rPr>
                <w:sz w:val="20"/>
                <w:szCs w:val="20"/>
              </w:rPr>
            </w:pPr>
            <w:r>
              <w:rPr>
                <w:sz w:val="20"/>
                <w:szCs w:val="20"/>
              </w:rPr>
              <w:t xml:space="preserve">Can''t send data (timeout). Subroutine can not send data - timeout occurred</w:t>
            </w:r>
          </w:p>
        </w:tc>
      </w:tr>
      <w:tr w:rsidR="005F789E" w:rsidRPr="00D326FF" w14:paraId="191F2991" w14:textId="77777777" w:rsidTr="003A1466">
        <w:trPr>
          <w:trHeight w:val="20"/>
        </w:trPr>
        <w:tc>
          <w:tcPr>
            <w:tcW w:w="3119" w:type="dxa"/>
          </w:tcPr>
          <w:p w14:paraId="4646D024" w14:textId="77777777" w:rsidR="005F789E" w:rsidRPr="000E2808" w:rsidRDefault="005F789E" w:rsidP="003A1466">
            <w:pPr>
              <w:rPr>
                <w:sz w:val="20"/>
                <w:szCs w:val="20"/>
              </w:rPr>
            </w:pPr>
            <w:r>
              <w:rPr>
                <w:sz w:val="20"/>
                <w:szCs w:val="20"/>
              </w:rPr>
              <w:t>ECR_WL_E508</w:t>
            </w:r>
          </w:p>
        </w:tc>
        <w:tc>
          <w:tcPr>
            <w:tcW w:w="738" w:type="dxa"/>
          </w:tcPr>
          <w:p w14:paraId="25ABD909" w14:textId="77777777" w:rsidR="005F789E" w:rsidRPr="000E2808" w:rsidRDefault="005F789E" w:rsidP="003A1466">
            <w:pPr>
              <w:rPr>
                <w:sz w:val="20"/>
                <w:szCs w:val="20"/>
              </w:rPr>
            </w:pPr>
            <w:r>
              <w:rPr>
                <w:sz w:val="20"/>
                <w:szCs w:val="20"/>
              </w:rPr>
              <w:t>12508</w:t>
            </w:r>
          </w:p>
        </w:tc>
        <w:tc>
          <w:tcPr>
            <w:tcW w:w="963" w:type="dxa"/>
            <w:gridSpan w:val="2"/>
          </w:tcPr>
          <w:p w14:paraId="4CB1ED95" w14:textId="77777777" w:rsidR="005F789E" w:rsidRPr="00D326FF" w:rsidRDefault="005F789E" w:rsidP="003A1466">
            <w:pPr>
              <w:rPr>
                <w:sz w:val="20"/>
                <w:szCs w:val="20"/>
              </w:rPr>
            </w:pPr>
          </w:p>
        </w:tc>
        <w:tc>
          <w:tcPr>
            <w:tcW w:w="4394" w:type="dxa"/>
          </w:tcPr>
          <w:p w14:paraId="60F459A0" w14:textId="77777777" w:rsidR="005F789E" w:rsidRPr="000E2808" w:rsidRDefault="005F789E" w:rsidP="003A1466">
            <w:pPr>
              <w:rPr>
                <w:sz w:val="20"/>
                <w:szCs w:val="20"/>
              </w:rPr>
            </w:pPr>
            <w:r>
              <w:rPr>
                <w:sz w:val="20"/>
                <w:szCs w:val="20"/>
              </w:rPr>
              <w:t xml:space="preserve">Can''t read data (error). Subroutine can not read answer - may be network problem</w:t>
            </w:r>
          </w:p>
        </w:tc>
      </w:tr>
      <w:tr w:rsidR="005F789E" w:rsidRPr="00D326FF" w14:paraId="535E5CEC" w14:textId="77777777" w:rsidTr="003A1466">
        <w:trPr>
          <w:trHeight w:val="20"/>
        </w:trPr>
        <w:tc>
          <w:tcPr>
            <w:tcW w:w="3119" w:type="dxa"/>
          </w:tcPr>
          <w:p w14:paraId="5B8A5C5E" w14:textId="77777777" w:rsidR="005F789E" w:rsidRPr="000E2808" w:rsidRDefault="005F789E" w:rsidP="003A1466">
            <w:pPr>
              <w:rPr>
                <w:sz w:val="20"/>
                <w:szCs w:val="20"/>
              </w:rPr>
            </w:pPr>
            <w:r>
              <w:rPr>
                <w:sz w:val="20"/>
                <w:szCs w:val="20"/>
              </w:rPr>
              <w:t>ECR_WL_E509</w:t>
            </w:r>
          </w:p>
        </w:tc>
        <w:tc>
          <w:tcPr>
            <w:tcW w:w="738" w:type="dxa"/>
          </w:tcPr>
          <w:p w14:paraId="660660EE" w14:textId="77777777" w:rsidR="005F789E" w:rsidRPr="000E2808" w:rsidRDefault="005F789E" w:rsidP="003A1466">
            <w:pPr>
              <w:rPr>
                <w:sz w:val="20"/>
                <w:szCs w:val="20"/>
              </w:rPr>
            </w:pPr>
            <w:r>
              <w:rPr>
                <w:sz w:val="20"/>
                <w:szCs w:val="20"/>
              </w:rPr>
              <w:t>12509</w:t>
            </w:r>
          </w:p>
        </w:tc>
        <w:tc>
          <w:tcPr>
            <w:tcW w:w="963" w:type="dxa"/>
            <w:gridSpan w:val="2"/>
          </w:tcPr>
          <w:p w14:paraId="1DC1820D" w14:textId="77777777" w:rsidR="005F789E" w:rsidRPr="00D326FF" w:rsidRDefault="005F789E" w:rsidP="003A1466">
            <w:pPr>
              <w:rPr>
                <w:sz w:val="20"/>
                <w:szCs w:val="20"/>
              </w:rPr>
            </w:pPr>
          </w:p>
        </w:tc>
        <w:tc>
          <w:tcPr>
            <w:tcW w:w="4394" w:type="dxa"/>
          </w:tcPr>
          <w:p w14:paraId="23A6DC4E" w14:textId="77777777" w:rsidR="005F789E" w:rsidRPr="000E2808" w:rsidRDefault="005F789E" w:rsidP="003A1466">
            <w:pPr>
              <w:rPr>
                <w:sz w:val="20"/>
                <w:szCs w:val="20"/>
              </w:rPr>
            </w:pPr>
            <w:r>
              <w:rPr>
                <w:sz w:val="20"/>
                <w:szCs w:val="20"/>
              </w:rPr>
              <w:t xml:space="preserve">Can''t read data (timeout). Subroutine can not read answer - may be epos interface timeout</w:t>
            </w:r>
          </w:p>
        </w:tc>
      </w:tr>
      <w:tr w:rsidR="005F789E" w:rsidRPr="00D326FF" w14:paraId="5B905558" w14:textId="77777777" w:rsidTr="003A1466">
        <w:trPr>
          <w:trHeight w:val="20"/>
        </w:trPr>
        <w:tc>
          <w:tcPr>
            <w:tcW w:w="3119" w:type="dxa"/>
          </w:tcPr>
          <w:p w14:paraId="661FB99A" w14:textId="77777777" w:rsidR="005F789E" w:rsidRPr="000E2808" w:rsidRDefault="005F789E" w:rsidP="003A1466">
            <w:pPr>
              <w:rPr>
                <w:sz w:val="20"/>
                <w:szCs w:val="20"/>
              </w:rPr>
            </w:pPr>
            <w:r>
              <w:rPr>
                <w:sz w:val="20"/>
                <w:szCs w:val="20"/>
              </w:rPr>
              <w:t>ECR_WL_E510</w:t>
            </w:r>
          </w:p>
        </w:tc>
        <w:tc>
          <w:tcPr>
            <w:tcW w:w="738" w:type="dxa"/>
          </w:tcPr>
          <w:p w14:paraId="6A202A0D" w14:textId="77777777" w:rsidR="005F789E" w:rsidRPr="000E2808" w:rsidRDefault="005F789E" w:rsidP="003A1466">
            <w:pPr>
              <w:rPr>
                <w:sz w:val="20"/>
                <w:szCs w:val="20"/>
              </w:rPr>
            </w:pPr>
            <w:r>
              <w:rPr>
                <w:sz w:val="20"/>
                <w:szCs w:val="20"/>
              </w:rPr>
              <w:t>12510</w:t>
            </w:r>
          </w:p>
        </w:tc>
        <w:tc>
          <w:tcPr>
            <w:tcW w:w="963" w:type="dxa"/>
            <w:gridSpan w:val="2"/>
          </w:tcPr>
          <w:p w14:paraId="6EFA1E25" w14:textId="77777777" w:rsidR="005F789E" w:rsidRPr="00D326FF" w:rsidRDefault="005F789E" w:rsidP="003A1466">
            <w:pPr>
              <w:rPr>
                <w:sz w:val="20"/>
                <w:szCs w:val="20"/>
              </w:rPr>
            </w:pPr>
          </w:p>
        </w:tc>
        <w:tc>
          <w:tcPr>
            <w:tcW w:w="4394" w:type="dxa"/>
          </w:tcPr>
          <w:p w14:paraId="0C636117" w14:textId="77777777" w:rsidR="005F789E" w:rsidRPr="000E2808" w:rsidRDefault="005F789E" w:rsidP="003A1466">
            <w:pPr>
              <w:rPr>
                <w:sz w:val="20"/>
                <w:szCs w:val="20"/>
              </w:rPr>
            </w:pPr>
            <w:r>
              <w:rPr>
                <w:sz w:val="20"/>
                <w:szCs w:val="20"/>
              </w:rPr>
              <w:t xml:space="preserve">Can''t send data to host xxx.xxx.xxx.xxx, port yyyy. Subroutine can not send request - may be network error</w:t>
            </w:r>
          </w:p>
        </w:tc>
      </w:tr>
      <w:tr w:rsidR="005F789E" w:rsidRPr="00D326FF" w14:paraId="047AD50A" w14:textId="77777777" w:rsidTr="003A1466">
        <w:trPr>
          <w:trHeight w:val="20"/>
        </w:trPr>
        <w:tc>
          <w:tcPr>
            <w:tcW w:w="3119" w:type="dxa"/>
          </w:tcPr>
          <w:p w14:paraId="4B26EE54" w14:textId="77777777" w:rsidR="005F789E" w:rsidRPr="000E2808" w:rsidRDefault="005F789E" w:rsidP="003A1466">
            <w:pPr>
              <w:rPr>
                <w:sz w:val="20"/>
                <w:szCs w:val="20"/>
              </w:rPr>
            </w:pPr>
            <w:r>
              <w:rPr>
                <w:sz w:val="20"/>
                <w:szCs w:val="20"/>
              </w:rPr>
              <w:t>ECR_WL_E511</w:t>
            </w:r>
          </w:p>
        </w:tc>
        <w:tc>
          <w:tcPr>
            <w:tcW w:w="738" w:type="dxa"/>
          </w:tcPr>
          <w:p w14:paraId="2F91F2CB" w14:textId="77777777" w:rsidR="005F789E" w:rsidRPr="000E2808" w:rsidRDefault="005F789E" w:rsidP="003A1466">
            <w:pPr>
              <w:rPr>
                <w:sz w:val="20"/>
                <w:szCs w:val="20"/>
              </w:rPr>
            </w:pPr>
            <w:r>
              <w:rPr>
                <w:sz w:val="20"/>
                <w:szCs w:val="20"/>
              </w:rPr>
              <w:t>12511</w:t>
            </w:r>
          </w:p>
        </w:tc>
        <w:tc>
          <w:tcPr>
            <w:tcW w:w="963" w:type="dxa"/>
            <w:gridSpan w:val="2"/>
          </w:tcPr>
          <w:p w14:paraId="0D1C2D44" w14:textId="77777777" w:rsidR="005F789E" w:rsidRPr="00D326FF" w:rsidRDefault="005F789E" w:rsidP="003A1466">
            <w:pPr>
              <w:rPr>
                <w:sz w:val="20"/>
                <w:szCs w:val="20"/>
              </w:rPr>
            </w:pPr>
          </w:p>
        </w:tc>
        <w:tc>
          <w:tcPr>
            <w:tcW w:w="4394" w:type="dxa"/>
          </w:tcPr>
          <w:p w14:paraId="0D01432D" w14:textId="77777777" w:rsidR="005F789E" w:rsidRPr="000E2808" w:rsidRDefault="005F789E" w:rsidP="003A1466">
            <w:pPr>
              <w:rPr>
                <w:sz w:val="20"/>
                <w:szCs w:val="20"/>
              </w:rPr>
            </w:pPr>
            <w:r>
              <w:rPr>
                <w:sz w:val="20"/>
                <w:szCs w:val="20"/>
              </w:rPr>
              <w:t xml:space="preserve">Can''t receive data from host xxx.xxx.xxx.xxx, port yyyy. Subroutine can not read answer - may be network error</w:t>
            </w:r>
          </w:p>
        </w:tc>
      </w:tr>
      <w:tr w:rsidR="005F789E" w:rsidRPr="00D326FF" w14:paraId="5A096E18" w14:textId="77777777" w:rsidTr="003A1466">
        <w:trPr>
          <w:trHeight w:val="20"/>
        </w:trPr>
        <w:tc>
          <w:tcPr>
            <w:tcW w:w="3119" w:type="dxa"/>
          </w:tcPr>
          <w:p w14:paraId="774BA33E" w14:textId="77777777" w:rsidR="005F789E" w:rsidRPr="000E2808" w:rsidRDefault="005F789E" w:rsidP="003A1466">
            <w:pPr>
              <w:rPr>
                <w:sz w:val="20"/>
                <w:szCs w:val="20"/>
              </w:rPr>
            </w:pPr>
            <w:r>
              <w:rPr>
                <w:sz w:val="20"/>
                <w:szCs w:val="20"/>
              </w:rPr>
              <w:t>ECR_WL_E601</w:t>
            </w:r>
          </w:p>
        </w:tc>
        <w:tc>
          <w:tcPr>
            <w:tcW w:w="738" w:type="dxa"/>
          </w:tcPr>
          <w:p w14:paraId="2BC26DB9" w14:textId="77777777" w:rsidR="005F789E" w:rsidRPr="000E2808" w:rsidRDefault="005F789E" w:rsidP="003A1466">
            <w:pPr>
              <w:rPr>
                <w:sz w:val="20"/>
                <w:szCs w:val="20"/>
              </w:rPr>
            </w:pPr>
            <w:r>
              <w:rPr>
                <w:sz w:val="20"/>
                <w:szCs w:val="20"/>
              </w:rPr>
              <w:t>12601</w:t>
            </w:r>
          </w:p>
        </w:tc>
        <w:tc>
          <w:tcPr>
            <w:tcW w:w="963" w:type="dxa"/>
            <w:gridSpan w:val="2"/>
          </w:tcPr>
          <w:p w14:paraId="5CF810C5" w14:textId="77777777" w:rsidR="005F789E" w:rsidRPr="00D326FF" w:rsidRDefault="005F789E" w:rsidP="003A1466">
            <w:pPr>
              <w:rPr>
                <w:sz w:val="20"/>
                <w:szCs w:val="20"/>
              </w:rPr>
            </w:pPr>
          </w:p>
        </w:tc>
        <w:tc>
          <w:tcPr>
            <w:tcW w:w="4394" w:type="dxa"/>
          </w:tcPr>
          <w:p w14:paraId="33A8491B" w14:textId="77777777" w:rsidR="005F789E" w:rsidRPr="000E2808" w:rsidRDefault="005F789E" w:rsidP="003A1466">
            <w:pPr>
              <w:rPr>
                <w:sz w:val="20"/>
                <w:szCs w:val="20"/>
              </w:rPr>
            </w:pPr>
            <w:r>
              <w:rPr>
                <w:sz w:val="20"/>
                <w:szCs w:val="20"/>
              </w:rPr>
              <w:t xml:space="preserve">Invalide input params. ECR parse error</w:t>
            </w:r>
          </w:p>
        </w:tc>
      </w:tr>
      <w:tr w:rsidR="005F789E" w:rsidRPr="00D326FF" w14:paraId="47999E61" w14:textId="77777777" w:rsidTr="003A1466">
        <w:trPr>
          <w:trHeight w:val="20"/>
        </w:trPr>
        <w:tc>
          <w:tcPr>
            <w:tcW w:w="3119" w:type="dxa"/>
          </w:tcPr>
          <w:p w14:paraId="36D16E07" w14:textId="77777777" w:rsidR="005F789E" w:rsidRPr="000E2808" w:rsidRDefault="005F789E" w:rsidP="003A1466">
            <w:pPr>
              <w:rPr>
                <w:sz w:val="20"/>
                <w:szCs w:val="20"/>
              </w:rPr>
            </w:pPr>
            <w:r>
              <w:rPr>
                <w:sz w:val="20"/>
                <w:szCs w:val="20"/>
              </w:rPr>
              <w:t>ECR_WL_E602</w:t>
            </w:r>
          </w:p>
        </w:tc>
        <w:tc>
          <w:tcPr>
            <w:tcW w:w="738" w:type="dxa"/>
          </w:tcPr>
          <w:p w14:paraId="1B76DE2F" w14:textId="77777777" w:rsidR="005F789E" w:rsidRPr="000E2808" w:rsidRDefault="005F789E" w:rsidP="003A1466">
            <w:pPr>
              <w:rPr>
                <w:sz w:val="20"/>
                <w:szCs w:val="20"/>
              </w:rPr>
            </w:pPr>
            <w:r>
              <w:rPr>
                <w:sz w:val="20"/>
                <w:szCs w:val="20"/>
              </w:rPr>
              <w:t>12602</w:t>
            </w:r>
          </w:p>
        </w:tc>
        <w:tc>
          <w:tcPr>
            <w:tcW w:w="963" w:type="dxa"/>
            <w:gridSpan w:val="2"/>
          </w:tcPr>
          <w:p w14:paraId="3A366A2C" w14:textId="77777777" w:rsidR="005F789E" w:rsidRPr="00D326FF" w:rsidRDefault="005F789E" w:rsidP="003A1466">
            <w:pPr>
              <w:rPr>
                <w:sz w:val="20"/>
                <w:szCs w:val="20"/>
              </w:rPr>
            </w:pPr>
          </w:p>
        </w:tc>
        <w:tc>
          <w:tcPr>
            <w:tcW w:w="4394" w:type="dxa"/>
          </w:tcPr>
          <w:p w14:paraId="5493DD32" w14:textId="77777777" w:rsidR="005F789E" w:rsidRPr="000E2808" w:rsidRDefault="005F789E" w:rsidP="003A1466">
            <w:pPr>
              <w:rPr>
                <w:sz w:val="20"/>
                <w:szCs w:val="20"/>
              </w:rPr>
            </w:pPr>
            <w:r>
              <w:rPr>
                <w:sz w:val="20"/>
                <w:szCs w:val="20"/>
              </w:rPr>
              <w:t xml:space="preserve">Invalide output params. ECR parse error</w:t>
            </w:r>
          </w:p>
        </w:tc>
      </w:tr>
      <w:tr w:rsidR="005F789E" w:rsidRPr="00D326FF" w14:paraId="1F126CFD" w14:textId="77777777" w:rsidTr="003A1466">
        <w:trPr>
          <w:trHeight w:val="20"/>
        </w:trPr>
        <w:tc>
          <w:tcPr>
            <w:tcW w:w="3119" w:type="dxa"/>
          </w:tcPr>
          <w:p w14:paraId="6B5DD98F" w14:textId="77777777" w:rsidR="005F789E" w:rsidRPr="000E2808" w:rsidRDefault="005F789E" w:rsidP="003A1466">
            <w:pPr>
              <w:rPr>
                <w:sz w:val="20"/>
                <w:szCs w:val="20"/>
              </w:rPr>
            </w:pPr>
            <w:r>
              <w:rPr>
                <w:sz w:val="20"/>
                <w:szCs w:val="20"/>
              </w:rPr>
              <w:t>ECR_WL_E603</w:t>
            </w:r>
          </w:p>
        </w:tc>
        <w:tc>
          <w:tcPr>
            <w:tcW w:w="738" w:type="dxa"/>
          </w:tcPr>
          <w:p w14:paraId="0A70397D" w14:textId="77777777" w:rsidR="005F789E" w:rsidRPr="000E2808" w:rsidRDefault="005F789E" w:rsidP="003A1466">
            <w:pPr>
              <w:rPr>
                <w:sz w:val="20"/>
                <w:szCs w:val="20"/>
              </w:rPr>
            </w:pPr>
            <w:r>
              <w:rPr>
                <w:sz w:val="20"/>
                <w:szCs w:val="20"/>
              </w:rPr>
              <w:t>12603</w:t>
            </w:r>
          </w:p>
        </w:tc>
        <w:tc>
          <w:tcPr>
            <w:tcW w:w="963" w:type="dxa"/>
            <w:gridSpan w:val="2"/>
          </w:tcPr>
          <w:p w14:paraId="0E5A31AD" w14:textId="77777777" w:rsidR="005F789E" w:rsidRPr="00D326FF" w:rsidRDefault="005F789E" w:rsidP="003A1466">
            <w:pPr>
              <w:rPr>
                <w:sz w:val="20"/>
                <w:szCs w:val="20"/>
              </w:rPr>
            </w:pPr>
          </w:p>
        </w:tc>
        <w:tc>
          <w:tcPr>
            <w:tcW w:w="4394" w:type="dxa"/>
          </w:tcPr>
          <w:p w14:paraId="35307557" w14:textId="77777777" w:rsidR="005F789E" w:rsidRPr="000E2808" w:rsidRDefault="005F789E" w:rsidP="003A1466">
            <w:pPr>
              <w:rPr>
                <w:sz w:val="20"/>
                <w:szCs w:val="20"/>
              </w:rPr>
            </w:pPr>
            <w:r>
              <w:rPr>
                <w:sz w:val="20"/>
                <w:szCs w:val="20"/>
              </w:rPr>
              <w:t xml:space="preserve">Bad request message type. ECR parse error</w:t>
            </w:r>
          </w:p>
        </w:tc>
      </w:tr>
      <w:tr w:rsidR="005F789E" w:rsidRPr="00D326FF" w14:paraId="182C75E1" w14:textId="77777777" w:rsidTr="003A1466">
        <w:trPr>
          <w:trHeight w:val="20"/>
        </w:trPr>
        <w:tc>
          <w:tcPr>
            <w:tcW w:w="3119" w:type="dxa"/>
          </w:tcPr>
          <w:p w14:paraId="20EBEC58" w14:textId="77777777" w:rsidR="005F789E" w:rsidRPr="000E2808" w:rsidRDefault="005F789E" w:rsidP="003A1466">
            <w:pPr>
              <w:rPr>
                <w:sz w:val="20"/>
                <w:szCs w:val="20"/>
              </w:rPr>
            </w:pPr>
            <w:r>
              <w:rPr>
                <w:sz w:val="20"/>
                <w:szCs w:val="20"/>
              </w:rPr>
              <w:t>ECR_WL_E604</w:t>
            </w:r>
          </w:p>
        </w:tc>
        <w:tc>
          <w:tcPr>
            <w:tcW w:w="738" w:type="dxa"/>
          </w:tcPr>
          <w:p w14:paraId="15D6BBEC" w14:textId="77777777" w:rsidR="005F789E" w:rsidRPr="000E2808" w:rsidRDefault="005F789E" w:rsidP="003A1466">
            <w:pPr>
              <w:rPr>
                <w:sz w:val="20"/>
                <w:szCs w:val="20"/>
              </w:rPr>
            </w:pPr>
            <w:r>
              <w:rPr>
                <w:sz w:val="20"/>
                <w:szCs w:val="20"/>
              </w:rPr>
              <w:t>12604</w:t>
            </w:r>
          </w:p>
        </w:tc>
        <w:tc>
          <w:tcPr>
            <w:tcW w:w="963" w:type="dxa"/>
            <w:gridSpan w:val="2"/>
          </w:tcPr>
          <w:p w14:paraId="69F3F8F1" w14:textId="77777777" w:rsidR="005F789E" w:rsidRPr="00D326FF" w:rsidRDefault="005F789E" w:rsidP="003A1466">
            <w:pPr>
              <w:rPr>
                <w:sz w:val="20"/>
                <w:szCs w:val="20"/>
              </w:rPr>
            </w:pPr>
          </w:p>
        </w:tc>
        <w:tc>
          <w:tcPr>
            <w:tcW w:w="4394" w:type="dxa"/>
          </w:tcPr>
          <w:p w14:paraId="4FA215D5" w14:textId="77777777" w:rsidR="005F789E" w:rsidRPr="000E2808" w:rsidRDefault="005F789E" w:rsidP="003A1466">
            <w:pPr>
              <w:rPr>
                <w:sz w:val="20"/>
                <w:szCs w:val="20"/>
              </w:rPr>
            </w:pPr>
            <w:r>
              <w:rPr>
                <w:sz w:val="20"/>
                <w:szCs w:val="20"/>
              </w:rPr>
              <w:t xml:space="preserve">Bad response message type. ECR parse error</w:t>
            </w:r>
          </w:p>
        </w:tc>
      </w:tr>
      <w:tr w:rsidR="005F789E" w:rsidRPr="00D326FF" w14:paraId="03A409F3" w14:textId="77777777" w:rsidTr="003A1466">
        <w:trPr>
          <w:trHeight w:val="20"/>
        </w:trPr>
        <w:tc>
          <w:tcPr>
            <w:tcW w:w="3119" w:type="dxa"/>
            <w:tcBorders>
              <w:bottom w:val="single" w:sz="4" w:space="0" w:color="auto"/>
            </w:tcBorders>
          </w:tcPr>
          <w:p w14:paraId="7CB308FC" w14:textId="77777777" w:rsidR="005F789E" w:rsidRPr="00DF52F7" w:rsidRDefault="005F789E" w:rsidP="003A1466">
            <w:pPr>
              <w:rPr>
                <w:sz w:val="20"/>
                <w:szCs w:val="20"/>
              </w:rPr>
            </w:pPr>
            <w:r>
              <w:rPr>
                <w:sz w:val="20"/>
                <w:szCs w:val="20"/>
              </w:rPr>
              <w:t>ECR_WL_E605</w:t>
            </w:r>
          </w:p>
        </w:tc>
        <w:tc>
          <w:tcPr>
            <w:tcW w:w="738" w:type="dxa"/>
            <w:tcBorders>
              <w:bottom w:val="single" w:sz="4" w:space="0" w:color="auto"/>
            </w:tcBorders>
          </w:tcPr>
          <w:p w14:paraId="7B6C99FD" w14:textId="77777777" w:rsidR="005F789E" w:rsidRPr="00DF52F7" w:rsidRDefault="005F789E" w:rsidP="003A1466">
            <w:pPr>
              <w:rPr>
                <w:sz w:val="20"/>
                <w:szCs w:val="20"/>
              </w:rPr>
            </w:pPr>
            <w:r>
              <w:rPr>
                <w:sz w:val="20"/>
                <w:szCs w:val="20"/>
              </w:rPr>
              <w:t>12605</w:t>
            </w:r>
          </w:p>
        </w:tc>
        <w:tc>
          <w:tcPr>
            <w:tcW w:w="963" w:type="dxa"/>
            <w:gridSpan w:val="2"/>
            <w:tcBorders>
              <w:bottom w:val="single" w:sz="4" w:space="0" w:color="auto"/>
            </w:tcBorders>
          </w:tcPr>
          <w:p w14:paraId="105C753A" w14:textId="77777777" w:rsidR="005F789E" w:rsidRPr="00DF52F7" w:rsidRDefault="005F789E" w:rsidP="003A1466">
            <w:pPr>
              <w:rPr>
                <w:sz w:val="20"/>
                <w:szCs w:val="20"/>
              </w:rPr>
            </w:pPr>
          </w:p>
        </w:tc>
        <w:tc>
          <w:tcPr>
            <w:tcW w:w="4394" w:type="dxa"/>
            <w:tcBorders>
              <w:bottom w:val="single" w:sz="4" w:space="0" w:color="auto"/>
            </w:tcBorders>
          </w:tcPr>
          <w:p w14:paraId="4609DE5A" w14:textId="77777777" w:rsidR="005F789E" w:rsidRPr="00DF52F7" w:rsidRDefault="005F789E" w:rsidP="003A1466">
            <w:pPr>
              <w:rPr>
                <w:sz w:val="20"/>
                <w:szCs w:val="20"/>
              </w:rPr>
            </w:pPr>
            <w:r>
              <w:rPr>
                <w:sz w:val="20"/>
                <w:szCs w:val="20"/>
              </w:rPr>
              <w:t xml:space="preserve">Received message is not response. ECR parse error</w:t>
            </w:r>
          </w:p>
        </w:tc>
      </w:tr>
      <w:tr w:rsidR="005F789E" w:rsidRPr="00D326FF" w14:paraId="374303F6" w14:textId="77777777" w:rsidTr="003A1466">
        <w:trPr>
          <w:trHeight w:val="20"/>
        </w:trPr>
        <w:tc>
          <w:tcPr>
            <w:tcW w:w="3119" w:type="dxa"/>
            <w:tcBorders>
              <w:bottom w:val="single" w:sz="4" w:space="0" w:color="auto"/>
            </w:tcBorders>
          </w:tcPr>
          <w:p w14:paraId="471E6E4B" w14:textId="77777777" w:rsidR="005F789E" w:rsidRPr="00DF52F7" w:rsidRDefault="005F789E" w:rsidP="003A1466">
            <w:pPr>
              <w:rPr>
                <w:sz w:val="20"/>
                <w:szCs w:val="20"/>
              </w:rPr>
            </w:pPr>
            <w:r>
              <w:rPr>
                <w:sz w:val="20"/>
                <w:szCs w:val="20"/>
              </w:rPr>
              <w:t>ECR_WL_E606</w:t>
            </w:r>
          </w:p>
        </w:tc>
        <w:tc>
          <w:tcPr>
            <w:tcW w:w="738" w:type="dxa"/>
            <w:tcBorders>
              <w:bottom w:val="single" w:sz="4" w:space="0" w:color="auto"/>
            </w:tcBorders>
          </w:tcPr>
          <w:p w14:paraId="757A03DE" w14:textId="77777777" w:rsidR="005F789E" w:rsidRPr="00DF52F7" w:rsidRDefault="005F789E" w:rsidP="003A1466">
            <w:pPr>
              <w:rPr>
                <w:sz w:val="20"/>
                <w:szCs w:val="20"/>
              </w:rPr>
            </w:pPr>
            <w:r>
              <w:rPr>
                <w:sz w:val="20"/>
                <w:szCs w:val="20"/>
              </w:rPr>
              <w:t>12606</w:t>
            </w:r>
          </w:p>
        </w:tc>
        <w:tc>
          <w:tcPr>
            <w:tcW w:w="963" w:type="dxa"/>
            <w:gridSpan w:val="2"/>
            <w:tcBorders>
              <w:bottom w:val="single" w:sz="4" w:space="0" w:color="auto"/>
            </w:tcBorders>
          </w:tcPr>
          <w:p w14:paraId="64F34692" w14:textId="77777777" w:rsidR="005F789E" w:rsidRPr="00DF52F7" w:rsidRDefault="005F789E" w:rsidP="003A1466">
            <w:pPr>
              <w:rPr>
                <w:sz w:val="20"/>
                <w:szCs w:val="20"/>
              </w:rPr>
            </w:pPr>
          </w:p>
        </w:tc>
        <w:tc>
          <w:tcPr>
            <w:tcW w:w="4394" w:type="dxa"/>
            <w:tcBorders>
              <w:bottom w:val="single" w:sz="4" w:space="0" w:color="auto"/>
            </w:tcBorders>
          </w:tcPr>
          <w:p w14:paraId="63E730AB" w14:textId="77777777" w:rsidR="005F789E" w:rsidRPr="00DF52F7" w:rsidRDefault="005F789E" w:rsidP="003A1466">
            <w:pPr>
              <w:rPr>
                <w:sz w:val="20"/>
                <w:szCs w:val="20"/>
              </w:rPr>
            </w:pPr>
          </w:p>
        </w:tc>
      </w:tr>
      <w:tr w:rsidR="005F789E" w:rsidRPr="00D326FF" w14:paraId="47F2C627" w14:textId="77777777" w:rsidTr="003A1466">
        <w:trPr>
          <w:trHeight w:val="20"/>
        </w:trPr>
        <w:tc>
          <w:tcPr>
            <w:tcW w:w="3119" w:type="dxa"/>
            <w:tcBorders>
              <w:bottom w:val="single" w:sz="4" w:space="0" w:color="auto"/>
            </w:tcBorders>
          </w:tcPr>
          <w:p w14:paraId="20FBC72A" w14:textId="77777777" w:rsidR="005F789E" w:rsidRPr="00DF52F7" w:rsidRDefault="005F789E" w:rsidP="003A1466">
            <w:pPr>
              <w:rPr>
                <w:sz w:val="20"/>
                <w:szCs w:val="20"/>
              </w:rPr>
            </w:pPr>
            <w:r>
              <w:rPr>
                <w:sz w:val="20"/>
                <w:szCs w:val="20"/>
              </w:rPr>
              <w:t>ECR_WL_E701</w:t>
            </w:r>
          </w:p>
        </w:tc>
        <w:tc>
          <w:tcPr>
            <w:tcW w:w="738" w:type="dxa"/>
            <w:tcBorders>
              <w:bottom w:val="single" w:sz="4" w:space="0" w:color="auto"/>
            </w:tcBorders>
          </w:tcPr>
          <w:p w14:paraId="76146514" w14:textId="77777777" w:rsidR="005F789E" w:rsidRPr="00DF52F7" w:rsidRDefault="005F789E" w:rsidP="003A1466">
            <w:pPr>
              <w:rPr>
                <w:sz w:val="20"/>
                <w:szCs w:val="20"/>
              </w:rPr>
            </w:pPr>
            <w:r>
              <w:rPr>
                <w:sz w:val="20"/>
                <w:szCs w:val="20"/>
              </w:rPr>
              <w:t>12701</w:t>
            </w:r>
          </w:p>
        </w:tc>
        <w:tc>
          <w:tcPr>
            <w:tcW w:w="963" w:type="dxa"/>
            <w:gridSpan w:val="2"/>
            <w:tcBorders>
              <w:bottom w:val="single" w:sz="4" w:space="0" w:color="auto"/>
            </w:tcBorders>
          </w:tcPr>
          <w:p w14:paraId="0776B3C5" w14:textId="77777777" w:rsidR="005F789E" w:rsidRPr="00DF52F7" w:rsidRDefault="005F789E" w:rsidP="003A1466">
            <w:pPr>
              <w:rPr>
                <w:sz w:val="20"/>
                <w:szCs w:val="20"/>
              </w:rPr>
            </w:pPr>
          </w:p>
        </w:tc>
        <w:tc>
          <w:tcPr>
            <w:tcW w:w="4394" w:type="dxa"/>
            <w:tcBorders>
              <w:bottom w:val="single" w:sz="4" w:space="0" w:color="auto"/>
            </w:tcBorders>
          </w:tcPr>
          <w:p w14:paraId="6FDB37A6" w14:textId="77777777" w:rsidR="005F789E" w:rsidRPr="00DF52F7" w:rsidRDefault="005F789E" w:rsidP="003A1466">
            <w:pPr>
              <w:rPr>
                <w:sz w:val="20"/>
                <w:szCs w:val="20"/>
              </w:rPr>
            </w:pPr>
          </w:p>
        </w:tc>
      </w:tr>
      <w:tr w:rsidR="005F789E" w:rsidRPr="00D326FF" w14:paraId="7A29D6C1" w14:textId="77777777" w:rsidTr="003A1466">
        <w:trPr>
          <w:trHeight w:val="20"/>
        </w:trPr>
        <w:tc>
          <w:tcPr>
            <w:tcW w:w="3119" w:type="dxa"/>
            <w:tcBorders>
              <w:bottom w:val="single" w:sz="4" w:space="0" w:color="auto"/>
            </w:tcBorders>
          </w:tcPr>
          <w:p w14:paraId="47A8A0E8" w14:textId="77777777" w:rsidR="005F789E" w:rsidRPr="00DF52F7" w:rsidRDefault="005F789E" w:rsidP="003A1466">
            <w:pPr>
              <w:rPr>
                <w:sz w:val="20"/>
                <w:szCs w:val="20"/>
              </w:rPr>
            </w:pPr>
            <w:r>
              <w:rPr>
                <w:sz w:val="20"/>
                <w:szCs w:val="20"/>
              </w:rPr>
              <w:t>ECR_WL_E702</w:t>
            </w:r>
          </w:p>
        </w:tc>
        <w:tc>
          <w:tcPr>
            <w:tcW w:w="738" w:type="dxa"/>
            <w:tcBorders>
              <w:bottom w:val="single" w:sz="4" w:space="0" w:color="auto"/>
            </w:tcBorders>
          </w:tcPr>
          <w:p w14:paraId="2B31BCD9" w14:textId="77777777" w:rsidR="005F789E" w:rsidRPr="00DF52F7" w:rsidRDefault="005F789E" w:rsidP="003A1466">
            <w:pPr>
              <w:rPr>
                <w:sz w:val="20"/>
                <w:szCs w:val="20"/>
              </w:rPr>
            </w:pPr>
            <w:r>
              <w:rPr>
                <w:sz w:val="20"/>
                <w:szCs w:val="20"/>
              </w:rPr>
              <w:t>12702</w:t>
            </w:r>
          </w:p>
        </w:tc>
        <w:tc>
          <w:tcPr>
            <w:tcW w:w="963" w:type="dxa"/>
            <w:gridSpan w:val="2"/>
            <w:tcBorders>
              <w:bottom w:val="single" w:sz="4" w:space="0" w:color="auto"/>
            </w:tcBorders>
          </w:tcPr>
          <w:p w14:paraId="2E269F22" w14:textId="77777777" w:rsidR="005F789E" w:rsidRPr="00DF52F7" w:rsidRDefault="005F789E" w:rsidP="003A1466">
            <w:pPr>
              <w:rPr>
                <w:sz w:val="20"/>
                <w:szCs w:val="20"/>
              </w:rPr>
            </w:pPr>
          </w:p>
        </w:tc>
        <w:tc>
          <w:tcPr>
            <w:tcW w:w="4394" w:type="dxa"/>
            <w:tcBorders>
              <w:bottom w:val="single" w:sz="4" w:space="0" w:color="auto"/>
            </w:tcBorders>
          </w:tcPr>
          <w:p w14:paraId="1AB3AE13" w14:textId="77777777" w:rsidR="005F789E" w:rsidRPr="00DF52F7" w:rsidRDefault="005F789E" w:rsidP="003A1466">
            <w:pPr>
              <w:rPr>
                <w:sz w:val="20"/>
                <w:szCs w:val="20"/>
              </w:rPr>
            </w:pPr>
          </w:p>
        </w:tc>
      </w:tr>
      <w:tr w:rsidR="005F789E" w:rsidRPr="00D326FF" w14:paraId="52F1DBC3" w14:textId="77777777" w:rsidTr="003A1466">
        <w:trPr>
          <w:trHeight w:val="20"/>
        </w:trPr>
        <w:tc>
          <w:tcPr>
            <w:tcW w:w="3119" w:type="dxa"/>
            <w:tcBorders>
              <w:bottom w:val="single" w:sz="4" w:space="0" w:color="auto"/>
            </w:tcBorders>
          </w:tcPr>
          <w:p w14:paraId="3220B1BC" w14:textId="77777777" w:rsidR="005F789E" w:rsidRPr="00DF52F7" w:rsidRDefault="005F789E" w:rsidP="003A1466">
            <w:pPr>
              <w:rPr>
                <w:sz w:val="20"/>
                <w:szCs w:val="20"/>
              </w:rPr>
            </w:pPr>
            <w:r>
              <w:rPr>
                <w:sz w:val="20"/>
                <w:szCs w:val="20"/>
              </w:rPr>
              <w:t>ECR_WL_E801</w:t>
            </w:r>
          </w:p>
        </w:tc>
        <w:tc>
          <w:tcPr>
            <w:tcW w:w="738" w:type="dxa"/>
            <w:tcBorders>
              <w:bottom w:val="single" w:sz="4" w:space="0" w:color="auto"/>
            </w:tcBorders>
          </w:tcPr>
          <w:p w14:paraId="2B4F4A72" w14:textId="77777777" w:rsidR="005F789E" w:rsidRPr="00DF52F7" w:rsidRDefault="005F789E" w:rsidP="003A1466">
            <w:pPr>
              <w:rPr>
                <w:sz w:val="20"/>
                <w:szCs w:val="20"/>
              </w:rPr>
            </w:pPr>
            <w:r>
              <w:rPr>
                <w:sz w:val="20"/>
                <w:szCs w:val="20"/>
              </w:rPr>
              <w:t>12801</w:t>
            </w:r>
          </w:p>
        </w:tc>
        <w:tc>
          <w:tcPr>
            <w:tcW w:w="963" w:type="dxa"/>
            <w:gridSpan w:val="2"/>
            <w:tcBorders>
              <w:bottom w:val="single" w:sz="4" w:space="0" w:color="auto"/>
            </w:tcBorders>
          </w:tcPr>
          <w:p w14:paraId="1BE7C664" w14:textId="77777777" w:rsidR="005F789E" w:rsidRPr="00DF52F7" w:rsidRDefault="005F789E" w:rsidP="003A1466">
            <w:pPr>
              <w:rPr>
                <w:sz w:val="20"/>
                <w:szCs w:val="20"/>
              </w:rPr>
            </w:pPr>
          </w:p>
        </w:tc>
        <w:tc>
          <w:tcPr>
            <w:tcW w:w="4394" w:type="dxa"/>
            <w:tcBorders>
              <w:bottom w:val="single" w:sz="4" w:space="0" w:color="auto"/>
            </w:tcBorders>
          </w:tcPr>
          <w:p w14:paraId="25B2AF0A" w14:textId="77777777" w:rsidR="005F789E" w:rsidRPr="00DF52F7" w:rsidRDefault="005F789E" w:rsidP="003A1466">
            <w:pPr>
              <w:rPr>
                <w:sz w:val="20"/>
                <w:szCs w:val="20"/>
              </w:rPr>
            </w:pPr>
          </w:p>
        </w:tc>
      </w:tr>
      <w:tr w:rsidR="005F789E" w:rsidRPr="00D326FF" w14:paraId="332674E4" w14:textId="77777777" w:rsidTr="003A1466">
        <w:trPr>
          <w:trHeight w:val="20"/>
        </w:trPr>
        <w:tc>
          <w:tcPr>
            <w:tcW w:w="3119" w:type="dxa"/>
            <w:tcBorders>
              <w:bottom w:val="single" w:sz="4" w:space="0" w:color="auto"/>
            </w:tcBorders>
          </w:tcPr>
          <w:p w14:paraId="2388AC78" w14:textId="77777777" w:rsidR="005F789E" w:rsidRPr="00DF52F7" w:rsidRDefault="005F789E" w:rsidP="003A1466">
            <w:pPr>
              <w:rPr>
                <w:sz w:val="20"/>
                <w:szCs w:val="20"/>
              </w:rPr>
            </w:pPr>
            <w:r>
              <w:rPr>
                <w:sz w:val="20"/>
                <w:szCs w:val="20"/>
              </w:rPr>
              <w:t>ECR_WL_E802</w:t>
            </w:r>
          </w:p>
        </w:tc>
        <w:tc>
          <w:tcPr>
            <w:tcW w:w="738" w:type="dxa"/>
            <w:tcBorders>
              <w:bottom w:val="single" w:sz="4" w:space="0" w:color="auto"/>
            </w:tcBorders>
          </w:tcPr>
          <w:p w14:paraId="4D4D4F42" w14:textId="77777777" w:rsidR="005F789E" w:rsidRPr="00DF52F7" w:rsidRDefault="005F789E" w:rsidP="003A1466">
            <w:pPr>
              <w:rPr>
                <w:sz w:val="20"/>
                <w:szCs w:val="20"/>
              </w:rPr>
            </w:pPr>
            <w:r>
              <w:rPr>
                <w:sz w:val="20"/>
                <w:szCs w:val="20"/>
              </w:rPr>
              <w:t>12802</w:t>
            </w:r>
          </w:p>
        </w:tc>
        <w:tc>
          <w:tcPr>
            <w:tcW w:w="963" w:type="dxa"/>
            <w:gridSpan w:val="2"/>
            <w:tcBorders>
              <w:bottom w:val="single" w:sz="4" w:space="0" w:color="auto"/>
            </w:tcBorders>
          </w:tcPr>
          <w:p w14:paraId="29E684C0" w14:textId="77777777" w:rsidR="005F789E" w:rsidRPr="00DF52F7" w:rsidRDefault="005F789E" w:rsidP="003A1466">
            <w:pPr>
              <w:rPr>
                <w:sz w:val="20"/>
                <w:szCs w:val="20"/>
              </w:rPr>
            </w:pPr>
          </w:p>
        </w:tc>
        <w:tc>
          <w:tcPr>
            <w:tcW w:w="4394" w:type="dxa"/>
            <w:tcBorders>
              <w:bottom w:val="single" w:sz="4" w:space="0" w:color="auto"/>
            </w:tcBorders>
          </w:tcPr>
          <w:p w14:paraId="0B7F7133" w14:textId="77777777" w:rsidR="005F789E" w:rsidRPr="00DF52F7" w:rsidRDefault="005F789E" w:rsidP="003A1466">
            <w:pPr>
              <w:rPr>
                <w:sz w:val="20"/>
                <w:szCs w:val="20"/>
              </w:rPr>
            </w:pPr>
          </w:p>
        </w:tc>
      </w:tr>
      <w:tr w:rsidR="005F789E" w:rsidRPr="00D326FF" w14:paraId="46719B19" w14:textId="77777777" w:rsidTr="003A1466">
        <w:trPr>
          <w:trHeight w:val="20"/>
        </w:trPr>
        <w:tc>
          <w:tcPr>
            <w:tcW w:w="3119" w:type="dxa"/>
            <w:tcBorders>
              <w:bottom w:val="single" w:sz="4" w:space="0" w:color="auto"/>
            </w:tcBorders>
          </w:tcPr>
          <w:p w14:paraId="655F0D9E" w14:textId="77777777" w:rsidR="005F789E" w:rsidRPr="00DF52F7" w:rsidRDefault="005F789E" w:rsidP="003A1466">
            <w:pPr>
              <w:rPr>
                <w:sz w:val="20"/>
                <w:szCs w:val="20"/>
              </w:rPr>
            </w:pPr>
            <w:r>
              <w:rPr>
                <w:sz w:val="20"/>
                <w:szCs w:val="20"/>
              </w:rPr>
              <w:t>ECR_WL_E803</w:t>
            </w:r>
          </w:p>
        </w:tc>
        <w:tc>
          <w:tcPr>
            <w:tcW w:w="738" w:type="dxa"/>
            <w:tcBorders>
              <w:bottom w:val="single" w:sz="4" w:space="0" w:color="auto"/>
            </w:tcBorders>
          </w:tcPr>
          <w:p w14:paraId="0A9A487C" w14:textId="77777777" w:rsidR="005F789E" w:rsidRPr="00DF52F7" w:rsidRDefault="005F789E" w:rsidP="003A1466">
            <w:pPr>
              <w:rPr>
                <w:sz w:val="20"/>
                <w:szCs w:val="20"/>
              </w:rPr>
            </w:pPr>
            <w:r>
              <w:rPr>
                <w:sz w:val="20"/>
                <w:szCs w:val="20"/>
              </w:rPr>
              <w:t>12803</w:t>
            </w:r>
          </w:p>
        </w:tc>
        <w:tc>
          <w:tcPr>
            <w:tcW w:w="963" w:type="dxa"/>
            <w:gridSpan w:val="2"/>
            <w:tcBorders>
              <w:bottom w:val="single" w:sz="4" w:space="0" w:color="auto"/>
            </w:tcBorders>
          </w:tcPr>
          <w:p w14:paraId="5BDB679B" w14:textId="77777777" w:rsidR="005F789E" w:rsidRPr="00DF52F7" w:rsidRDefault="005F789E" w:rsidP="003A1466">
            <w:pPr>
              <w:rPr>
                <w:sz w:val="20"/>
                <w:szCs w:val="20"/>
              </w:rPr>
            </w:pPr>
          </w:p>
        </w:tc>
        <w:tc>
          <w:tcPr>
            <w:tcW w:w="4394" w:type="dxa"/>
            <w:tcBorders>
              <w:bottom w:val="single" w:sz="4" w:space="0" w:color="auto"/>
            </w:tcBorders>
          </w:tcPr>
          <w:p w14:paraId="0B2285BF" w14:textId="77777777" w:rsidR="005F789E" w:rsidRPr="00DF52F7" w:rsidRDefault="005F789E" w:rsidP="003A1466">
            <w:pPr>
              <w:rPr>
                <w:sz w:val="20"/>
                <w:szCs w:val="20"/>
              </w:rPr>
            </w:pPr>
          </w:p>
        </w:tc>
      </w:tr>
      <w:tr w:rsidR="005F789E" w:rsidRPr="00D326FF" w14:paraId="6F60608C" w14:textId="77777777" w:rsidTr="003A1466">
        <w:trPr>
          <w:trHeight w:val="20"/>
        </w:trPr>
        <w:tc>
          <w:tcPr>
            <w:tcW w:w="3119" w:type="dxa"/>
            <w:tcBorders>
              <w:bottom w:val="single" w:sz="4" w:space="0" w:color="auto"/>
            </w:tcBorders>
          </w:tcPr>
          <w:p w14:paraId="0F57D617" w14:textId="77777777" w:rsidR="005F789E" w:rsidRPr="00DF52F7" w:rsidRDefault="005F789E" w:rsidP="003A1466">
            <w:pPr>
              <w:rPr>
                <w:sz w:val="20"/>
                <w:szCs w:val="20"/>
              </w:rPr>
            </w:pPr>
            <w:r>
              <w:rPr>
                <w:sz w:val="20"/>
                <w:szCs w:val="20"/>
              </w:rPr>
              <w:t>ECR_WL_E900</w:t>
            </w:r>
          </w:p>
        </w:tc>
        <w:tc>
          <w:tcPr>
            <w:tcW w:w="738" w:type="dxa"/>
            <w:tcBorders>
              <w:bottom w:val="single" w:sz="4" w:space="0" w:color="auto"/>
            </w:tcBorders>
          </w:tcPr>
          <w:p w14:paraId="37BCF930" w14:textId="77777777" w:rsidR="005F789E" w:rsidRPr="00DF52F7" w:rsidRDefault="005F789E" w:rsidP="003A1466">
            <w:pPr>
              <w:rPr>
                <w:sz w:val="20"/>
                <w:szCs w:val="20"/>
              </w:rPr>
            </w:pPr>
            <w:r>
              <w:rPr>
                <w:sz w:val="20"/>
                <w:szCs w:val="20"/>
              </w:rPr>
              <w:t>12900</w:t>
            </w:r>
          </w:p>
        </w:tc>
        <w:tc>
          <w:tcPr>
            <w:tcW w:w="963" w:type="dxa"/>
            <w:gridSpan w:val="2"/>
            <w:tcBorders>
              <w:bottom w:val="single" w:sz="4" w:space="0" w:color="auto"/>
            </w:tcBorders>
          </w:tcPr>
          <w:p w14:paraId="67B06F31" w14:textId="77777777" w:rsidR="005F789E" w:rsidRPr="00DF52F7" w:rsidRDefault="005F789E" w:rsidP="003A1466">
            <w:pPr>
              <w:rPr>
                <w:sz w:val="20"/>
                <w:szCs w:val="20"/>
              </w:rPr>
            </w:pPr>
          </w:p>
        </w:tc>
        <w:tc>
          <w:tcPr>
            <w:tcW w:w="4394" w:type="dxa"/>
            <w:tcBorders>
              <w:bottom w:val="single" w:sz="4" w:space="0" w:color="auto"/>
            </w:tcBorders>
          </w:tcPr>
          <w:p w14:paraId="76A692F3" w14:textId="77777777" w:rsidR="005F789E" w:rsidRPr="00DF52F7" w:rsidRDefault="005F789E" w:rsidP="003A1466">
            <w:pPr>
              <w:rPr>
                <w:sz w:val="20"/>
                <w:szCs w:val="20"/>
              </w:rPr>
            </w:pPr>
          </w:p>
        </w:tc>
      </w:tr>
      <w:tr w:rsidR="005F789E" w:rsidRPr="00D326FF" w14:paraId="0577C157" w14:textId="77777777" w:rsidTr="003A1466">
        <w:trPr>
          <w:trHeight w:val="20"/>
        </w:trPr>
        <w:tc>
          <w:tcPr>
            <w:tcW w:w="3119" w:type="dxa"/>
            <w:tcBorders>
              <w:bottom w:val="single" w:sz="4" w:space="0" w:color="auto"/>
            </w:tcBorders>
          </w:tcPr>
          <w:p w14:paraId="5F64C6D4" w14:textId="77777777" w:rsidR="005F789E" w:rsidRPr="00DF52F7" w:rsidRDefault="005F789E" w:rsidP="003A1466">
            <w:pPr>
              <w:rPr>
                <w:sz w:val="20"/>
                <w:szCs w:val="20"/>
              </w:rPr>
            </w:pPr>
            <w:r>
              <w:rPr>
                <w:sz w:val="20"/>
                <w:szCs w:val="20"/>
              </w:rPr>
              <w:t>ECR_WL_E917</w:t>
            </w:r>
          </w:p>
        </w:tc>
        <w:tc>
          <w:tcPr>
            <w:tcW w:w="738" w:type="dxa"/>
            <w:tcBorders>
              <w:bottom w:val="single" w:sz="4" w:space="0" w:color="auto"/>
            </w:tcBorders>
          </w:tcPr>
          <w:p w14:paraId="382CA97A" w14:textId="77777777" w:rsidR="005F789E" w:rsidRPr="00DF52F7" w:rsidRDefault="005F789E" w:rsidP="003A1466">
            <w:pPr>
              <w:rPr>
                <w:sz w:val="20"/>
                <w:szCs w:val="20"/>
              </w:rPr>
            </w:pPr>
            <w:r>
              <w:rPr>
                <w:sz w:val="20"/>
                <w:szCs w:val="20"/>
              </w:rPr>
              <w:t>12917</w:t>
            </w:r>
          </w:p>
        </w:tc>
        <w:tc>
          <w:tcPr>
            <w:tcW w:w="963" w:type="dxa"/>
            <w:gridSpan w:val="2"/>
            <w:tcBorders>
              <w:bottom w:val="single" w:sz="4" w:space="0" w:color="auto"/>
            </w:tcBorders>
          </w:tcPr>
          <w:p w14:paraId="246E8DD4" w14:textId="77777777" w:rsidR="005F789E" w:rsidRPr="00DF52F7" w:rsidRDefault="005F789E" w:rsidP="003A1466">
            <w:pPr>
              <w:rPr>
                <w:sz w:val="20"/>
                <w:szCs w:val="20"/>
              </w:rPr>
            </w:pPr>
          </w:p>
        </w:tc>
        <w:tc>
          <w:tcPr>
            <w:tcW w:w="4394" w:type="dxa"/>
            <w:tcBorders>
              <w:bottom w:val="single" w:sz="4" w:space="0" w:color="auto"/>
            </w:tcBorders>
          </w:tcPr>
          <w:p w14:paraId="4043D60F" w14:textId="77777777" w:rsidR="005F789E" w:rsidRPr="00DF52F7" w:rsidRDefault="005F789E" w:rsidP="003A1466">
            <w:pPr>
              <w:rPr>
                <w:sz w:val="20"/>
                <w:szCs w:val="20"/>
              </w:rPr>
            </w:pPr>
          </w:p>
        </w:tc>
      </w:tr>
      <w:tr w:rsidR="005F789E" w:rsidRPr="00D326FF" w14:paraId="30ACE8CC" w14:textId="77777777" w:rsidTr="003A1466">
        <w:trPr>
          <w:trHeight w:val="20"/>
        </w:trPr>
        <w:tc>
          <w:tcPr>
            <w:tcW w:w="3119" w:type="dxa"/>
            <w:tcBorders>
              <w:bottom w:val="single" w:sz="4" w:space="0" w:color="auto"/>
            </w:tcBorders>
          </w:tcPr>
          <w:p w14:paraId="5E40C972" w14:textId="77777777" w:rsidR="005F789E" w:rsidRPr="00DF52F7" w:rsidRDefault="005F789E" w:rsidP="003A1466">
            <w:pPr>
              <w:rPr>
                <w:sz w:val="20"/>
                <w:szCs w:val="20"/>
              </w:rPr>
            </w:pPr>
          </w:p>
        </w:tc>
        <w:tc>
          <w:tcPr>
            <w:tcW w:w="738" w:type="dxa"/>
            <w:tcBorders>
              <w:bottom w:val="single" w:sz="4" w:space="0" w:color="auto"/>
            </w:tcBorders>
          </w:tcPr>
          <w:p w14:paraId="767D0602" w14:textId="77777777" w:rsidR="005F789E" w:rsidRPr="00DF52F7" w:rsidRDefault="005F789E" w:rsidP="003A1466">
            <w:pPr>
              <w:rPr>
                <w:sz w:val="20"/>
                <w:szCs w:val="20"/>
              </w:rPr>
            </w:pPr>
          </w:p>
        </w:tc>
        <w:tc>
          <w:tcPr>
            <w:tcW w:w="963" w:type="dxa"/>
            <w:gridSpan w:val="2"/>
            <w:tcBorders>
              <w:bottom w:val="single" w:sz="4" w:space="0" w:color="auto"/>
            </w:tcBorders>
          </w:tcPr>
          <w:p w14:paraId="355C74A3" w14:textId="77777777" w:rsidR="005F789E" w:rsidRPr="00DF52F7" w:rsidRDefault="005F789E" w:rsidP="003A1466">
            <w:pPr>
              <w:rPr>
                <w:sz w:val="20"/>
                <w:szCs w:val="20"/>
              </w:rPr>
            </w:pPr>
          </w:p>
        </w:tc>
        <w:tc>
          <w:tcPr>
            <w:tcW w:w="4394" w:type="dxa"/>
            <w:tcBorders>
              <w:bottom w:val="single" w:sz="4" w:space="0" w:color="auto"/>
            </w:tcBorders>
          </w:tcPr>
          <w:p w14:paraId="36F35912" w14:textId="77777777" w:rsidR="005F789E" w:rsidRPr="00DF52F7" w:rsidRDefault="005F789E" w:rsidP="003A1466">
            <w:pPr>
              <w:rPr>
                <w:sz w:val="20"/>
                <w:szCs w:val="20"/>
              </w:rPr>
            </w:pPr>
          </w:p>
        </w:tc>
      </w:tr>
      <w:tr w:rsidR="005F789E" w:rsidRPr="00D326FF" w14:paraId="3365B7B2" w14:textId="77777777" w:rsidTr="003A1466">
        <w:trPr>
          <w:trHeight w:val="20"/>
        </w:trPr>
        <w:tc>
          <w:tcPr>
            <w:tcW w:w="3119" w:type="dxa"/>
          </w:tcPr>
          <w:p w14:paraId="746BAB1B" w14:textId="77777777" w:rsidR="005F789E" w:rsidRPr="00DF52F7" w:rsidRDefault="005F789E" w:rsidP="003A1466">
            <w:pPr>
              <w:rPr>
                <w:sz w:val="20"/>
                <w:szCs w:val="20"/>
              </w:rPr>
            </w:pPr>
            <w:r>
              <w:rPr>
                <w:sz w:val="20"/>
                <w:szCs w:val="20"/>
              </w:rPr>
              <w:t>ECR_WL_INVALIDLENGTH</w:t>
            </w:r>
          </w:p>
        </w:tc>
        <w:tc>
          <w:tcPr>
            <w:tcW w:w="738" w:type="dxa"/>
          </w:tcPr>
          <w:p w14:paraId="61901235" w14:textId="77777777" w:rsidR="005F789E" w:rsidRPr="00DF52F7" w:rsidRDefault="005F789E" w:rsidP="003A1466">
            <w:pPr>
              <w:rPr>
                <w:sz w:val="20"/>
                <w:szCs w:val="20"/>
              </w:rPr>
            </w:pPr>
            <w:r>
              <w:rPr>
                <w:sz w:val="20"/>
                <w:szCs w:val="20"/>
              </w:rPr>
              <w:t>13001</w:t>
            </w:r>
          </w:p>
        </w:tc>
        <w:tc>
          <w:tcPr>
            <w:tcW w:w="963" w:type="dxa"/>
            <w:gridSpan w:val="2"/>
          </w:tcPr>
          <w:p w14:paraId="6F176E91" w14:textId="77777777" w:rsidR="005F789E" w:rsidRPr="00DF52F7" w:rsidRDefault="005F789E" w:rsidP="003A1466">
            <w:pPr>
              <w:rPr>
                <w:sz w:val="20"/>
                <w:szCs w:val="20"/>
              </w:rPr>
            </w:pPr>
          </w:p>
        </w:tc>
        <w:tc>
          <w:tcPr>
            <w:tcW w:w="4394" w:type="dxa"/>
          </w:tcPr>
          <w:p w14:paraId="70F99F6B" w14:textId="77777777" w:rsidR="005F789E" w:rsidRPr="00DF52F7" w:rsidRDefault="005F789E" w:rsidP="003A1466">
            <w:pPr>
              <w:rPr>
                <w:sz w:val="20"/>
                <w:szCs w:val="20"/>
              </w:rPr>
            </w:pPr>
            <w:r>
              <w:rPr>
                <w:sz w:val="20"/>
                <w:szCs w:val="20"/>
              </w:rPr>
              <w:t xml:space="preserve">Invalid length of error code</w:t>
            </w:r>
          </w:p>
        </w:tc>
      </w:tr>
      <w:tr w:rsidR="005F789E" w:rsidRPr="00D326FF" w14:paraId="565B9769" w14:textId="77777777" w:rsidTr="003A1466">
        <w:trPr>
          <w:trHeight w:val="20"/>
        </w:trPr>
        <w:tc>
          <w:tcPr>
            <w:tcW w:w="3119" w:type="dxa"/>
          </w:tcPr>
          <w:p w14:paraId="6044E9D3" w14:textId="77777777" w:rsidR="005F789E" w:rsidRPr="00DF52F7" w:rsidRDefault="005F789E" w:rsidP="003A1466">
            <w:pPr>
              <w:rPr>
                <w:sz w:val="20"/>
                <w:szCs w:val="20"/>
              </w:rPr>
            </w:pPr>
            <w:r>
              <w:rPr>
                <w:sz w:val="20"/>
                <w:szCs w:val="20"/>
              </w:rPr>
              <w:t>ECR_WL_INVALIDERROR</w:t>
            </w:r>
          </w:p>
        </w:tc>
        <w:tc>
          <w:tcPr>
            <w:tcW w:w="738" w:type="dxa"/>
          </w:tcPr>
          <w:p w14:paraId="4ECB2C67" w14:textId="77777777" w:rsidR="005F789E" w:rsidRPr="00DF52F7" w:rsidRDefault="005F789E" w:rsidP="003A1466">
            <w:pPr>
              <w:rPr>
                <w:sz w:val="20"/>
                <w:szCs w:val="20"/>
              </w:rPr>
            </w:pPr>
            <w:r>
              <w:rPr>
                <w:sz w:val="20"/>
                <w:szCs w:val="20"/>
              </w:rPr>
              <w:t>13002</w:t>
            </w:r>
          </w:p>
        </w:tc>
        <w:tc>
          <w:tcPr>
            <w:tcW w:w="963" w:type="dxa"/>
            <w:gridSpan w:val="2"/>
          </w:tcPr>
          <w:p w14:paraId="637342B5" w14:textId="77777777" w:rsidR="005F789E" w:rsidRPr="00DF52F7" w:rsidRDefault="005F789E" w:rsidP="003A1466">
            <w:pPr>
              <w:rPr>
                <w:sz w:val="20"/>
                <w:szCs w:val="20"/>
              </w:rPr>
            </w:pPr>
          </w:p>
        </w:tc>
        <w:tc>
          <w:tcPr>
            <w:tcW w:w="4394" w:type="dxa"/>
          </w:tcPr>
          <w:p w14:paraId="57D30B0B" w14:textId="77777777" w:rsidR="005F789E" w:rsidRPr="00DF52F7" w:rsidRDefault="005F789E" w:rsidP="003A1466">
            <w:pPr>
              <w:rPr>
                <w:sz w:val="20"/>
                <w:szCs w:val="20"/>
              </w:rPr>
            </w:pPr>
            <w:r>
              <w:rPr>
                <w:sz w:val="20"/>
                <w:szCs w:val="20"/>
              </w:rPr>
              <w:t xml:space="preserve">Error parsing error code </w:t>
            </w:r>
          </w:p>
        </w:tc>
      </w:tr>
      <w:tr w:rsidR="005F789E" w:rsidRPr="00D326FF" w14:paraId="4FAF426F" w14:textId="77777777" w:rsidTr="003A1466">
        <w:trPr>
          <w:trHeight w:val="20"/>
        </w:trPr>
        <w:tc>
          <w:tcPr>
            <w:tcW w:w="3119" w:type="dxa"/>
          </w:tcPr>
          <w:p w14:paraId="12CC7F00" w14:textId="77777777" w:rsidR="005F789E" w:rsidRPr="00DF52F7" w:rsidRDefault="005F789E" w:rsidP="003A1466">
            <w:pPr>
              <w:rPr>
                <w:sz w:val="20"/>
                <w:szCs w:val="20"/>
              </w:rPr>
            </w:pPr>
            <w:r>
              <w:rPr>
                <w:sz w:val="20"/>
                <w:szCs w:val="20"/>
              </w:rPr>
              <w:t>ECR_WL_UNKNOWNCODE</w:t>
            </w:r>
          </w:p>
        </w:tc>
        <w:tc>
          <w:tcPr>
            <w:tcW w:w="738" w:type="dxa"/>
          </w:tcPr>
          <w:p w14:paraId="4A30CD09" w14:textId="77777777" w:rsidR="005F789E" w:rsidRPr="00DF52F7" w:rsidRDefault="005F789E" w:rsidP="003A1466">
            <w:pPr>
              <w:rPr>
                <w:sz w:val="20"/>
                <w:szCs w:val="20"/>
              </w:rPr>
            </w:pPr>
            <w:r>
              <w:rPr>
                <w:sz w:val="20"/>
                <w:szCs w:val="20"/>
              </w:rPr>
              <w:t>13003</w:t>
            </w:r>
          </w:p>
        </w:tc>
        <w:tc>
          <w:tcPr>
            <w:tcW w:w="963" w:type="dxa"/>
            <w:gridSpan w:val="2"/>
          </w:tcPr>
          <w:p w14:paraId="4D36A849" w14:textId="77777777" w:rsidR="005F789E" w:rsidRPr="00DF52F7" w:rsidRDefault="005F789E" w:rsidP="003A1466">
            <w:pPr>
              <w:rPr>
                <w:sz w:val="20"/>
                <w:szCs w:val="20"/>
              </w:rPr>
            </w:pPr>
          </w:p>
        </w:tc>
        <w:tc>
          <w:tcPr>
            <w:tcW w:w="4394" w:type="dxa"/>
          </w:tcPr>
          <w:p w14:paraId="44E2E670" w14:textId="77777777" w:rsidR="005F789E" w:rsidRPr="00DF52F7" w:rsidRDefault="005F789E" w:rsidP="003A1466">
            <w:pPr>
              <w:rPr>
                <w:sz w:val="20"/>
                <w:szCs w:val="20"/>
              </w:rPr>
            </w:pPr>
            <w:r>
              <w:rPr>
                <w:sz w:val="20"/>
                <w:szCs w:val="20"/>
              </w:rPr>
              <w:t xml:space="preserve">Uknown error type (other than P, B, E)</w:t>
            </w:r>
          </w:p>
        </w:tc>
      </w:tr>
      <w:tr w:rsidR="005F789E" w:rsidRPr="00D326FF" w14:paraId="24697CA0" w14:textId="77777777" w:rsidTr="003A1466">
        <w:trPr>
          <w:trHeight w:val="20"/>
        </w:trPr>
        <w:tc>
          <w:tcPr>
            <w:tcW w:w="3119" w:type="dxa"/>
          </w:tcPr>
          <w:p w14:paraId="11947DCF" w14:textId="77777777" w:rsidR="005F789E" w:rsidRPr="00DF52F7" w:rsidRDefault="005F789E" w:rsidP="003A1466">
            <w:pPr>
              <w:rPr>
                <w:sz w:val="20"/>
                <w:szCs w:val="20"/>
              </w:rPr>
            </w:pPr>
            <w:r>
              <w:rPr>
                <w:sz w:val="20"/>
                <w:szCs w:val="20"/>
              </w:rPr>
              <w:lastRenderedPageBreak/>
              <w:t>ECR_WL_UNKNOWNERROR</w:t>
            </w:r>
          </w:p>
        </w:tc>
        <w:tc>
          <w:tcPr>
            <w:tcW w:w="738" w:type="dxa"/>
          </w:tcPr>
          <w:p w14:paraId="08AB2DBE" w14:textId="77777777" w:rsidR="005F789E" w:rsidRPr="00DF52F7" w:rsidRDefault="005F789E" w:rsidP="003A1466">
            <w:pPr>
              <w:rPr>
                <w:sz w:val="20"/>
                <w:szCs w:val="20"/>
              </w:rPr>
            </w:pPr>
            <w:r>
              <w:rPr>
                <w:sz w:val="20"/>
                <w:szCs w:val="20"/>
              </w:rPr>
              <w:t>13004</w:t>
            </w:r>
          </w:p>
        </w:tc>
        <w:tc>
          <w:tcPr>
            <w:tcW w:w="963" w:type="dxa"/>
            <w:gridSpan w:val="2"/>
          </w:tcPr>
          <w:p w14:paraId="2A0686B3" w14:textId="77777777" w:rsidR="005F789E" w:rsidRPr="00DF52F7" w:rsidRDefault="005F789E" w:rsidP="003A1466">
            <w:pPr>
              <w:rPr>
                <w:sz w:val="20"/>
                <w:szCs w:val="20"/>
              </w:rPr>
            </w:pPr>
          </w:p>
        </w:tc>
        <w:tc>
          <w:tcPr>
            <w:tcW w:w="4394" w:type="dxa"/>
          </w:tcPr>
          <w:p w14:paraId="576A4F1A" w14:textId="77777777" w:rsidR="005F789E" w:rsidRPr="00DF52F7" w:rsidRDefault="005F789E" w:rsidP="003A1466">
            <w:pPr>
              <w:rPr>
                <w:sz w:val="20"/>
                <w:szCs w:val="20"/>
              </w:rPr>
            </w:pPr>
            <w:r>
              <w:rPr>
                <w:sz w:val="20"/>
                <w:szCs w:val="20"/>
              </w:rPr>
              <w:t xml:space="preserve">Undocumented error</w:t>
            </w:r>
          </w:p>
        </w:tc>
      </w:tr>
      <w:tr w:rsidR="005F789E" w:rsidRPr="00D326FF" w14:paraId="2EECD991" w14:textId="77777777" w:rsidTr="003A1466">
        <w:trPr>
          <w:trHeight w:val="20"/>
        </w:trPr>
        <w:tc>
          <w:tcPr>
            <w:tcW w:w="3119" w:type="dxa"/>
          </w:tcPr>
          <w:p w14:paraId="7DDEDA57" w14:textId="77777777" w:rsidR="005F789E" w:rsidRPr="00DF52F7" w:rsidRDefault="005F789E" w:rsidP="003A1466">
            <w:pPr>
              <w:rPr>
                <w:sz w:val="20"/>
                <w:szCs w:val="20"/>
              </w:rPr>
            </w:pPr>
          </w:p>
        </w:tc>
        <w:tc>
          <w:tcPr>
            <w:tcW w:w="738" w:type="dxa"/>
          </w:tcPr>
          <w:p w14:paraId="696B4219" w14:textId="77777777" w:rsidR="005F789E" w:rsidRPr="00DF52F7" w:rsidRDefault="005F789E" w:rsidP="003A1466">
            <w:pPr>
              <w:rPr>
                <w:sz w:val="20"/>
                <w:szCs w:val="20"/>
              </w:rPr>
            </w:pPr>
            <w:r>
              <w:rPr>
                <w:sz w:val="20"/>
                <w:szCs w:val="20"/>
              </w:rPr>
              <w:t>13104</w:t>
            </w:r>
          </w:p>
        </w:tc>
        <w:tc>
          <w:tcPr>
            <w:tcW w:w="963" w:type="dxa"/>
            <w:gridSpan w:val="2"/>
          </w:tcPr>
          <w:p w14:paraId="52D3BB15" w14:textId="77777777" w:rsidR="005F789E" w:rsidRPr="00DF52F7" w:rsidRDefault="005F789E" w:rsidP="003A1466">
            <w:pPr>
              <w:rPr>
                <w:sz w:val="20"/>
                <w:szCs w:val="20"/>
              </w:rPr>
            </w:pPr>
          </w:p>
        </w:tc>
        <w:tc>
          <w:tcPr>
            <w:tcW w:w="4394" w:type="dxa"/>
          </w:tcPr>
          <w:p w14:paraId="1FBCF417" w14:textId="77777777" w:rsidR="005F789E" w:rsidRPr="00DF52F7" w:rsidRDefault="005F789E" w:rsidP="003A1466">
            <w:pPr>
              <w:rPr>
                <w:sz w:val="20"/>
                <w:szCs w:val="20"/>
              </w:rPr>
            </w:pPr>
            <w:r>
              <w:rPr>
                <w:sz w:val="20"/>
                <w:szCs w:val="20"/>
              </w:rPr>
              <w:t xml:space="preserve">Undocumented P error</w:t>
            </w:r>
          </w:p>
        </w:tc>
      </w:tr>
      <w:tr w:rsidR="005F789E" w:rsidRPr="00D326FF" w14:paraId="5A741D8C" w14:textId="77777777" w:rsidTr="003A1466">
        <w:trPr>
          <w:trHeight w:val="20"/>
        </w:trPr>
        <w:tc>
          <w:tcPr>
            <w:tcW w:w="3119" w:type="dxa"/>
          </w:tcPr>
          <w:p w14:paraId="4F6366E4" w14:textId="77777777" w:rsidR="005F789E" w:rsidRPr="00DF52F7" w:rsidRDefault="005F789E" w:rsidP="003A1466">
            <w:pPr>
              <w:rPr>
                <w:sz w:val="20"/>
                <w:szCs w:val="20"/>
              </w:rPr>
            </w:pPr>
          </w:p>
        </w:tc>
        <w:tc>
          <w:tcPr>
            <w:tcW w:w="738" w:type="dxa"/>
          </w:tcPr>
          <w:p w14:paraId="336F2327" w14:textId="77777777" w:rsidR="005F789E" w:rsidRPr="00DF52F7" w:rsidRDefault="005F789E" w:rsidP="003A1466">
            <w:pPr>
              <w:rPr>
                <w:sz w:val="20"/>
                <w:szCs w:val="20"/>
              </w:rPr>
            </w:pPr>
            <w:r>
              <w:rPr>
                <w:sz w:val="20"/>
                <w:szCs w:val="20"/>
              </w:rPr>
              <w:t>13204</w:t>
            </w:r>
          </w:p>
        </w:tc>
        <w:tc>
          <w:tcPr>
            <w:tcW w:w="963" w:type="dxa"/>
            <w:gridSpan w:val="2"/>
          </w:tcPr>
          <w:p w14:paraId="49A45F57" w14:textId="77777777" w:rsidR="005F789E" w:rsidRPr="00DF52F7" w:rsidRDefault="005F789E" w:rsidP="003A1466">
            <w:pPr>
              <w:rPr>
                <w:sz w:val="20"/>
                <w:szCs w:val="20"/>
              </w:rPr>
            </w:pPr>
          </w:p>
        </w:tc>
        <w:tc>
          <w:tcPr>
            <w:tcW w:w="4394" w:type="dxa"/>
          </w:tcPr>
          <w:p w14:paraId="41EA7415" w14:textId="77777777" w:rsidR="005F789E" w:rsidRPr="00DF52F7" w:rsidRDefault="005F789E" w:rsidP="003A1466">
            <w:pPr>
              <w:rPr>
                <w:sz w:val="20"/>
                <w:szCs w:val="20"/>
              </w:rPr>
            </w:pPr>
            <w:r>
              <w:rPr>
                <w:sz w:val="20"/>
                <w:szCs w:val="20"/>
              </w:rPr>
              <w:t xml:space="preserve">Undocumented B error</w:t>
            </w:r>
          </w:p>
        </w:tc>
      </w:tr>
      <w:tr w:rsidR="005F789E" w:rsidRPr="00D326FF" w14:paraId="20EE457E" w14:textId="77777777" w:rsidTr="003A1466">
        <w:trPr>
          <w:trHeight w:val="20"/>
        </w:trPr>
        <w:tc>
          <w:tcPr>
            <w:tcW w:w="3119" w:type="dxa"/>
          </w:tcPr>
          <w:p w14:paraId="339E6E7C" w14:textId="77777777" w:rsidR="005F789E" w:rsidRPr="00DF52F7" w:rsidRDefault="005F789E" w:rsidP="003A1466">
            <w:pPr>
              <w:rPr>
                <w:sz w:val="20"/>
                <w:szCs w:val="20"/>
              </w:rPr>
            </w:pPr>
          </w:p>
        </w:tc>
        <w:tc>
          <w:tcPr>
            <w:tcW w:w="738" w:type="dxa"/>
          </w:tcPr>
          <w:p w14:paraId="600150BB" w14:textId="77777777" w:rsidR="005F789E" w:rsidRPr="00DF52F7" w:rsidRDefault="005F789E" w:rsidP="003A1466">
            <w:pPr>
              <w:rPr>
                <w:sz w:val="20"/>
                <w:szCs w:val="20"/>
              </w:rPr>
            </w:pPr>
            <w:r>
              <w:rPr>
                <w:sz w:val="20"/>
                <w:szCs w:val="20"/>
              </w:rPr>
              <w:t>13304</w:t>
            </w:r>
          </w:p>
        </w:tc>
        <w:tc>
          <w:tcPr>
            <w:tcW w:w="963" w:type="dxa"/>
            <w:gridSpan w:val="2"/>
          </w:tcPr>
          <w:p w14:paraId="2D82ECED" w14:textId="77777777" w:rsidR="005F789E" w:rsidRPr="00DF52F7" w:rsidRDefault="005F789E" w:rsidP="003A1466">
            <w:pPr>
              <w:rPr>
                <w:sz w:val="20"/>
                <w:szCs w:val="20"/>
              </w:rPr>
            </w:pPr>
          </w:p>
        </w:tc>
        <w:tc>
          <w:tcPr>
            <w:tcW w:w="4394" w:type="dxa"/>
          </w:tcPr>
          <w:p w14:paraId="12C81585" w14:textId="77777777" w:rsidR="005F789E" w:rsidRPr="00DF52F7" w:rsidRDefault="005F789E" w:rsidP="003A1466">
            <w:pPr>
              <w:rPr>
                <w:sz w:val="20"/>
                <w:szCs w:val="20"/>
              </w:rPr>
            </w:pPr>
            <w:r>
              <w:rPr>
                <w:sz w:val="20"/>
                <w:szCs w:val="20"/>
              </w:rPr>
              <w:t xml:space="preserve">Undocumented E error</w:t>
            </w:r>
          </w:p>
        </w:tc>
      </w:tr>
      <w:tr w:rsidR="005F789E" w:rsidRPr="00D326FF" w14:paraId="609EB176" w14:textId="77777777" w:rsidTr="003A1466">
        <w:trPr>
          <w:trHeight w:val="20"/>
        </w:trPr>
        <w:tc>
          <w:tcPr>
            <w:tcW w:w="3119" w:type="dxa"/>
          </w:tcPr>
          <w:p w14:paraId="6FECB2C2" w14:textId="77777777" w:rsidR="005F789E" w:rsidRPr="00DF52F7" w:rsidRDefault="005F789E" w:rsidP="003A1466">
            <w:pPr>
              <w:rPr>
                <w:sz w:val="20"/>
                <w:szCs w:val="20"/>
              </w:rPr>
            </w:pPr>
            <w:r>
              <w:rPr>
                <w:sz w:val="20"/>
                <w:szCs w:val="20"/>
              </w:rPr>
              <w:t>ECR_WL_ECREOD</w:t>
            </w:r>
          </w:p>
        </w:tc>
        <w:tc>
          <w:tcPr>
            <w:tcW w:w="738" w:type="dxa"/>
          </w:tcPr>
          <w:p w14:paraId="6692C153" w14:textId="77777777" w:rsidR="005F789E" w:rsidRPr="00DF52F7" w:rsidRDefault="005F789E" w:rsidP="003A1466">
            <w:pPr>
              <w:rPr>
                <w:sz w:val="20"/>
                <w:szCs w:val="20"/>
              </w:rPr>
            </w:pPr>
            <w:r>
              <w:rPr>
                <w:sz w:val="20"/>
                <w:szCs w:val="20"/>
              </w:rPr>
              <w:t>13005</w:t>
            </w:r>
          </w:p>
        </w:tc>
        <w:tc>
          <w:tcPr>
            <w:tcW w:w="963" w:type="dxa"/>
            <w:gridSpan w:val="2"/>
          </w:tcPr>
          <w:p w14:paraId="270F68F1" w14:textId="77777777" w:rsidR="005F789E" w:rsidRPr="00DF52F7" w:rsidRDefault="005F789E" w:rsidP="003A1466">
            <w:pPr>
              <w:rPr>
                <w:sz w:val="20"/>
                <w:szCs w:val="20"/>
              </w:rPr>
            </w:pPr>
          </w:p>
        </w:tc>
        <w:tc>
          <w:tcPr>
            <w:tcW w:w="4394" w:type="dxa"/>
          </w:tcPr>
          <w:p w14:paraId="1539AC96" w14:textId="77777777" w:rsidR="005F789E" w:rsidRPr="00DF52F7" w:rsidRDefault="005F789E" w:rsidP="003A1466">
            <w:pPr>
              <w:rPr>
                <w:sz w:val="20"/>
                <w:szCs w:val="20"/>
              </w:rPr>
            </w:pPr>
            <w:r>
              <w:rPr>
                <w:sz w:val="20"/>
                <w:szCs w:val="20"/>
              </w:rPr>
              <w:t>Nepavyko uždaryti ECR dienos</w:t>
            </w:r>
          </w:p>
        </w:tc>
      </w:tr>
      <w:tr w:rsidR="005F789E" w:rsidRPr="00D326FF" w14:paraId="1B93923F" w14:textId="77777777" w:rsidTr="003A1466">
        <w:trPr>
          <w:trHeight w:val="20"/>
        </w:trPr>
        <w:tc>
          <w:tcPr>
            <w:tcW w:w="3119" w:type="dxa"/>
          </w:tcPr>
          <w:p w14:paraId="430AD3D5" w14:textId="77777777" w:rsidR="005F789E" w:rsidRPr="00DF52F7" w:rsidRDefault="005F789E" w:rsidP="003A1466">
            <w:pPr>
              <w:rPr>
                <w:sz w:val="20"/>
                <w:szCs w:val="20"/>
              </w:rPr>
            </w:pPr>
            <w:r>
              <w:rPr>
                <w:sz w:val="20"/>
                <w:szCs w:val="20"/>
              </w:rPr>
              <w:t>ECR_WL_ECRININT</w:t>
            </w:r>
          </w:p>
        </w:tc>
        <w:tc>
          <w:tcPr>
            <w:tcW w:w="738" w:type="dxa"/>
          </w:tcPr>
          <w:p w14:paraId="116D75A9" w14:textId="77777777" w:rsidR="005F789E" w:rsidRPr="00DF52F7" w:rsidRDefault="005F789E" w:rsidP="003A1466">
            <w:pPr>
              <w:rPr>
                <w:sz w:val="20"/>
                <w:szCs w:val="20"/>
              </w:rPr>
            </w:pPr>
            <w:r>
              <w:rPr>
                <w:sz w:val="20"/>
                <w:szCs w:val="20"/>
              </w:rPr>
              <w:t>13006</w:t>
            </w:r>
          </w:p>
        </w:tc>
        <w:tc>
          <w:tcPr>
            <w:tcW w:w="963" w:type="dxa"/>
            <w:gridSpan w:val="2"/>
          </w:tcPr>
          <w:p w14:paraId="2F47A1B9" w14:textId="77777777" w:rsidR="005F789E" w:rsidRPr="00DF52F7" w:rsidRDefault="005F789E" w:rsidP="003A1466">
            <w:pPr>
              <w:rPr>
                <w:sz w:val="20"/>
                <w:szCs w:val="20"/>
              </w:rPr>
            </w:pPr>
          </w:p>
        </w:tc>
        <w:tc>
          <w:tcPr>
            <w:tcW w:w="4394" w:type="dxa"/>
          </w:tcPr>
          <w:p w14:paraId="6A13FB10" w14:textId="77777777" w:rsidR="005F789E" w:rsidRPr="00DF52F7" w:rsidRDefault="005F789E" w:rsidP="003A1466">
            <w:pPr>
              <w:rPr>
                <w:sz w:val="20"/>
                <w:szCs w:val="20"/>
              </w:rPr>
            </w:pPr>
            <w:r>
              <w:rPr>
                <w:sz w:val="20"/>
                <w:szCs w:val="20"/>
              </w:rPr>
              <w:t>Nepavyko inicializuoti ECR įrenginio</w:t>
            </w:r>
          </w:p>
        </w:tc>
      </w:tr>
      <w:tr w:rsidR="005F789E" w:rsidRPr="00D326FF" w14:paraId="1C5C2E2C" w14:textId="77777777" w:rsidTr="003A1466">
        <w:trPr>
          <w:trHeight w:val="20"/>
        </w:trPr>
        <w:tc>
          <w:tcPr>
            <w:tcW w:w="3119" w:type="dxa"/>
          </w:tcPr>
          <w:p w14:paraId="075E30EA" w14:textId="77777777" w:rsidR="005F789E" w:rsidRPr="00DF52F7" w:rsidRDefault="005F789E" w:rsidP="003A1466">
            <w:pPr>
              <w:rPr>
                <w:sz w:val="20"/>
                <w:szCs w:val="20"/>
              </w:rPr>
            </w:pPr>
            <w:r>
              <w:rPr>
                <w:sz w:val="20"/>
                <w:szCs w:val="20"/>
              </w:rPr>
              <w:t>ECR_WL_NA_ECRRECEIPT</w:t>
            </w:r>
          </w:p>
        </w:tc>
        <w:tc>
          <w:tcPr>
            <w:tcW w:w="738" w:type="dxa"/>
          </w:tcPr>
          <w:p w14:paraId="4387330F" w14:textId="77777777" w:rsidR="005F789E" w:rsidRPr="00DF52F7" w:rsidRDefault="005F789E" w:rsidP="003A1466">
            <w:pPr>
              <w:rPr>
                <w:sz w:val="20"/>
                <w:szCs w:val="20"/>
              </w:rPr>
            </w:pPr>
            <w:r>
              <w:rPr>
                <w:sz w:val="20"/>
                <w:szCs w:val="20"/>
              </w:rPr>
              <w:t>13007</w:t>
            </w:r>
          </w:p>
        </w:tc>
        <w:tc>
          <w:tcPr>
            <w:tcW w:w="963" w:type="dxa"/>
            <w:gridSpan w:val="2"/>
          </w:tcPr>
          <w:p w14:paraId="34BEAD2D" w14:textId="77777777" w:rsidR="005F789E" w:rsidRPr="00DF52F7" w:rsidRDefault="005F789E" w:rsidP="003A1466">
            <w:pPr>
              <w:rPr>
                <w:sz w:val="20"/>
                <w:szCs w:val="20"/>
              </w:rPr>
            </w:pPr>
          </w:p>
        </w:tc>
        <w:tc>
          <w:tcPr>
            <w:tcW w:w="4394" w:type="dxa"/>
          </w:tcPr>
          <w:p w14:paraId="12067250" w14:textId="77777777" w:rsidR="005F789E" w:rsidRPr="00DF52F7" w:rsidRDefault="005F789E" w:rsidP="003A1466">
            <w:pPr>
              <w:rPr>
                <w:sz w:val="20"/>
                <w:szCs w:val="20"/>
              </w:rPr>
            </w:pPr>
            <w:r>
              <w:rPr>
                <w:sz w:val="20"/>
                <w:szCs w:val="20"/>
              </w:rPr>
              <w:t>ECR nenaudojamas arba nėra suformuoto paskutinio ECR kvito</w:t>
            </w:r>
          </w:p>
        </w:tc>
      </w:tr>
      <w:tr w:rsidR="005F789E" w:rsidRPr="00D326FF" w14:paraId="6E9817FD" w14:textId="77777777" w:rsidTr="003A1466">
        <w:trPr>
          <w:trHeight w:val="20"/>
        </w:trPr>
        <w:tc>
          <w:tcPr>
            <w:tcW w:w="3119" w:type="dxa"/>
            <w:tcBorders>
              <w:bottom w:val="single" w:sz="4" w:space="0" w:color="auto"/>
            </w:tcBorders>
          </w:tcPr>
          <w:p w14:paraId="17640FED" w14:textId="77777777" w:rsidR="005F789E" w:rsidRPr="00D326FF" w:rsidRDefault="005F789E" w:rsidP="003A1466">
            <w:pPr>
              <w:rPr>
                <w:sz w:val="20"/>
                <w:szCs w:val="20"/>
              </w:rPr>
            </w:pPr>
          </w:p>
        </w:tc>
        <w:tc>
          <w:tcPr>
            <w:tcW w:w="738" w:type="dxa"/>
            <w:tcBorders>
              <w:bottom w:val="single" w:sz="4" w:space="0" w:color="auto"/>
            </w:tcBorders>
          </w:tcPr>
          <w:p w14:paraId="74C3A494" w14:textId="77777777" w:rsidR="005F789E" w:rsidRPr="00D326FF" w:rsidRDefault="005F789E" w:rsidP="003A1466">
            <w:pPr>
              <w:rPr>
                <w:sz w:val="20"/>
                <w:szCs w:val="20"/>
              </w:rPr>
            </w:pPr>
          </w:p>
        </w:tc>
        <w:tc>
          <w:tcPr>
            <w:tcW w:w="963" w:type="dxa"/>
            <w:gridSpan w:val="2"/>
            <w:tcBorders>
              <w:bottom w:val="single" w:sz="4" w:space="0" w:color="auto"/>
            </w:tcBorders>
          </w:tcPr>
          <w:p w14:paraId="108DA56C" w14:textId="77777777" w:rsidR="005F789E" w:rsidRPr="00D326FF" w:rsidRDefault="005F789E" w:rsidP="003A1466">
            <w:pPr>
              <w:rPr>
                <w:sz w:val="20"/>
                <w:szCs w:val="20"/>
              </w:rPr>
            </w:pPr>
          </w:p>
        </w:tc>
        <w:tc>
          <w:tcPr>
            <w:tcW w:w="4394" w:type="dxa"/>
            <w:tcBorders>
              <w:bottom w:val="single" w:sz="4" w:space="0" w:color="auto"/>
            </w:tcBorders>
          </w:tcPr>
          <w:p w14:paraId="250FEA31" w14:textId="77777777" w:rsidR="005F789E" w:rsidRPr="00D326FF" w:rsidRDefault="005F789E" w:rsidP="003A1466">
            <w:pPr>
              <w:rPr>
                <w:sz w:val="20"/>
                <w:szCs w:val="20"/>
              </w:rPr>
            </w:pPr>
          </w:p>
        </w:tc>
      </w:tr>
      <w:tr w:rsidR="005F789E" w:rsidRPr="00D326FF" w14:paraId="6B8E138E" w14:textId="77777777" w:rsidTr="003A1466">
        <w:trPr>
          <w:trHeight w:val="20"/>
        </w:trPr>
        <w:tc>
          <w:tcPr>
            <w:tcW w:w="3119" w:type="dxa"/>
            <w:tcBorders>
              <w:right w:val="nil"/>
            </w:tcBorders>
          </w:tcPr>
          <w:p w14:paraId="5BDD3BF8" w14:textId="77777777" w:rsidR="005F789E" w:rsidRPr="00D326FF" w:rsidRDefault="005F789E" w:rsidP="003A1466">
            <w:pPr>
              <w:rPr>
                <w:sz w:val="20"/>
                <w:szCs w:val="20"/>
              </w:rPr>
            </w:pPr>
          </w:p>
        </w:tc>
        <w:tc>
          <w:tcPr>
            <w:tcW w:w="738" w:type="dxa"/>
            <w:tcBorders>
              <w:left w:val="nil"/>
              <w:bottom w:val="nil"/>
              <w:right w:val="nil"/>
            </w:tcBorders>
          </w:tcPr>
          <w:p w14:paraId="51528B0F" w14:textId="77777777" w:rsidR="005F789E" w:rsidRPr="00D326FF" w:rsidRDefault="005F789E" w:rsidP="003A1466">
            <w:pPr>
              <w:rPr>
                <w:sz w:val="20"/>
                <w:szCs w:val="20"/>
              </w:rPr>
            </w:pPr>
          </w:p>
        </w:tc>
        <w:tc>
          <w:tcPr>
            <w:tcW w:w="963" w:type="dxa"/>
            <w:gridSpan w:val="2"/>
            <w:tcBorders>
              <w:left w:val="nil"/>
              <w:bottom w:val="nil"/>
              <w:right w:val="nil"/>
            </w:tcBorders>
          </w:tcPr>
          <w:p w14:paraId="66ADA2DA" w14:textId="77777777" w:rsidR="005F789E" w:rsidRPr="00D326FF" w:rsidRDefault="005F789E" w:rsidP="003A1466">
            <w:pPr>
              <w:rPr>
                <w:sz w:val="20"/>
                <w:szCs w:val="20"/>
              </w:rPr>
            </w:pPr>
          </w:p>
        </w:tc>
        <w:tc>
          <w:tcPr>
            <w:tcW w:w="4394" w:type="dxa"/>
            <w:tcBorders>
              <w:left w:val="nil"/>
            </w:tcBorders>
          </w:tcPr>
          <w:p w14:paraId="2E4D6E52" w14:textId="77777777" w:rsidR="005F789E" w:rsidRPr="00D326FF" w:rsidRDefault="005F789E" w:rsidP="003A1466">
            <w:pPr>
              <w:rPr>
                <w:sz w:val="20"/>
                <w:szCs w:val="20"/>
              </w:rPr>
            </w:pPr>
          </w:p>
        </w:tc>
      </w:tr>
      <w:tr w:rsidR="005F789E" w:rsidRPr="00D326FF" w14:paraId="321B0FD6" w14:textId="77777777" w:rsidTr="003A1466">
        <w:trPr>
          <w:trHeight w:val="20"/>
        </w:trPr>
        <w:tc>
          <w:tcPr>
            <w:tcW w:w="3119" w:type="dxa"/>
          </w:tcPr>
          <w:p w14:paraId="449131A3" w14:textId="77777777" w:rsidR="005F789E" w:rsidRPr="00D326FF" w:rsidRDefault="005F789E" w:rsidP="003A1466">
            <w:pPr>
              <w:rPr>
                <w:b/>
                <w:sz w:val="20"/>
                <w:szCs w:val="20"/>
              </w:rPr>
            </w:pPr>
            <w:r>
              <w:rPr>
                <w:b/>
                <w:sz w:val="20"/>
                <w:szCs w:val="20"/>
              </w:rPr>
              <w:t xml:space="preserve">Hansab ECR klaidos</w:t>
            </w:r>
          </w:p>
        </w:tc>
        <w:tc>
          <w:tcPr>
            <w:tcW w:w="738" w:type="dxa"/>
            <w:tcBorders>
              <w:top w:val="nil"/>
              <w:right w:val="nil"/>
            </w:tcBorders>
          </w:tcPr>
          <w:p w14:paraId="112A0838" w14:textId="77777777" w:rsidR="005F789E" w:rsidRPr="00D326FF" w:rsidRDefault="005F789E" w:rsidP="003A1466">
            <w:pPr>
              <w:rPr>
                <w:sz w:val="20"/>
                <w:szCs w:val="20"/>
              </w:rPr>
            </w:pPr>
          </w:p>
        </w:tc>
        <w:tc>
          <w:tcPr>
            <w:tcW w:w="963" w:type="dxa"/>
            <w:gridSpan w:val="2"/>
            <w:tcBorders>
              <w:top w:val="nil"/>
              <w:left w:val="nil"/>
            </w:tcBorders>
          </w:tcPr>
          <w:p w14:paraId="148A0332" w14:textId="77777777" w:rsidR="005F789E" w:rsidRPr="00D326FF" w:rsidRDefault="005F789E" w:rsidP="003A1466">
            <w:pPr>
              <w:rPr>
                <w:sz w:val="20"/>
                <w:szCs w:val="20"/>
              </w:rPr>
            </w:pPr>
          </w:p>
        </w:tc>
        <w:tc>
          <w:tcPr>
            <w:tcW w:w="4394" w:type="dxa"/>
          </w:tcPr>
          <w:p w14:paraId="0DA94725" w14:textId="77777777" w:rsidR="005F789E" w:rsidRPr="00D326FF" w:rsidRDefault="005F789E" w:rsidP="003A1466">
            <w:pPr>
              <w:rPr>
                <w:sz w:val="20"/>
                <w:szCs w:val="20"/>
              </w:rPr>
            </w:pPr>
          </w:p>
        </w:tc>
      </w:tr>
      <w:tr w:rsidR="005F789E" w:rsidRPr="00D326FF" w14:paraId="5BF55D2C" w14:textId="77777777" w:rsidTr="003A1466">
        <w:trPr>
          <w:trHeight w:val="20"/>
        </w:trPr>
        <w:tc>
          <w:tcPr>
            <w:tcW w:w="3119" w:type="dxa"/>
          </w:tcPr>
          <w:p w14:paraId="533B63D3" w14:textId="77777777" w:rsidR="005F789E" w:rsidRPr="00D326FF" w:rsidRDefault="005F789E" w:rsidP="003A1466">
            <w:pPr>
              <w:rPr>
                <w:sz w:val="20"/>
                <w:szCs w:val="20"/>
              </w:rPr>
            </w:pPr>
            <w:r>
              <w:rPr>
                <w:sz w:val="20"/>
                <w:szCs w:val="20"/>
              </w:rPr>
              <w:t>ECR_HANSAB_OK</w:t>
            </w:r>
          </w:p>
        </w:tc>
        <w:tc>
          <w:tcPr>
            <w:tcW w:w="738" w:type="dxa"/>
          </w:tcPr>
          <w:p w14:paraId="287182C0" w14:textId="77777777" w:rsidR="005F789E" w:rsidRPr="00D326FF" w:rsidRDefault="005F789E" w:rsidP="003A1466">
            <w:pPr>
              <w:rPr>
                <w:sz w:val="20"/>
                <w:szCs w:val="20"/>
              </w:rPr>
            </w:pPr>
            <w:r>
              <w:rPr>
                <w:sz w:val="20"/>
                <w:szCs w:val="20"/>
              </w:rPr>
              <w:t>0</w:t>
            </w:r>
          </w:p>
        </w:tc>
        <w:tc>
          <w:tcPr>
            <w:tcW w:w="963" w:type="dxa"/>
            <w:gridSpan w:val="2"/>
          </w:tcPr>
          <w:p w14:paraId="25B1C536" w14:textId="77777777" w:rsidR="005F789E" w:rsidRPr="00D326FF" w:rsidRDefault="005F789E" w:rsidP="003A1466">
            <w:pPr>
              <w:rPr>
                <w:sz w:val="20"/>
                <w:szCs w:val="20"/>
              </w:rPr>
            </w:pPr>
          </w:p>
        </w:tc>
        <w:tc>
          <w:tcPr>
            <w:tcW w:w="4394" w:type="dxa"/>
          </w:tcPr>
          <w:p w14:paraId="2FE76AB5" w14:textId="77777777" w:rsidR="005F789E" w:rsidRPr="00D326FF" w:rsidRDefault="005F789E" w:rsidP="003A1466">
            <w:pPr>
              <w:rPr>
                <w:sz w:val="20"/>
                <w:szCs w:val="20"/>
              </w:rPr>
            </w:pPr>
            <w:r>
              <w:rPr>
                <w:sz w:val="20"/>
                <w:szCs w:val="20"/>
              </w:rPr>
              <w:t>Paketas nusiųstas ir gautas</w:t>
            </w:r>
          </w:p>
        </w:tc>
      </w:tr>
      <w:tr w:rsidR="005F789E" w:rsidRPr="00D326FF" w14:paraId="7BCB4E99" w14:textId="77777777" w:rsidTr="003A1466">
        <w:trPr>
          <w:trHeight w:val="20"/>
        </w:trPr>
        <w:tc>
          <w:tcPr>
            <w:tcW w:w="3119" w:type="dxa"/>
          </w:tcPr>
          <w:p w14:paraId="6F043C65" w14:textId="77777777" w:rsidR="005F789E" w:rsidRPr="00D326FF" w:rsidRDefault="005F789E" w:rsidP="003A1466">
            <w:pPr>
              <w:rPr>
                <w:sz w:val="20"/>
                <w:szCs w:val="20"/>
              </w:rPr>
            </w:pPr>
            <w:r>
              <w:rPr>
                <w:sz w:val="20"/>
                <w:szCs w:val="20"/>
              </w:rPr>
              <w:t>ECR_HANSAB_TIMEOUT</w:t>
            </w:r>
          </w:p>
        </w:tc>
        <w:tc>
          <w:tcPr>
            <w:tcW w:w="738" w:type="dxa"/>
          </w:tcPr>
          <w:p w14:paraId="108DDF9D" w14:textId="77777777" w:rsidR="005F789E" w:rsidRPr="00D326FF" w:rsidRDefault="005F789E" w:rsidP="003A1466">
            <w:pPr>
              <w:rPr>
                <w:sz w:val="20"/>
                <w:szCs w:val="20"/>
              </w:rPr>
            </w:pPr>
            <w:r>
              <w:rPr>
                <w:sz w:val="20"/>
                <w:szCs w:val="20"/>
              </w:rPr>
              <w:t>190</w:t>
            </w:r>
          </w:p>
        </w:tc>
        <w:tc>
          <w:tcPr>
            <w:tcW w:w="963" w:type="dxa"/>
            <w:gridSpan w:val="2"/>
          </w:tcPr>
          <w:p w14:paraId="2DC83352" w14:textId="77777777" w:rsidR="005F789E" w:rsidRPr="00D326FF" w:rsidRDefault="005F789E" w:rsidP="003A1466">
            <w:pPr>
              <w:rPr>
                <w:sz w:val="20"/>
                <w:szCs w:val="20"/>
              </w:rPr>
            </w:pPr>
          </w:p>
        </w:tc>
        <w:tc>
          <w:tcPr>
            <w:tcW w:w="4394" w:type="dxa"/>
          </w:tcPr>
          <w:p w14:paraId="7465ADD9" w14:textId="77777777" w:rsidR="005F789E" w:rsidRPr="00D326FF" w:rsidRDefault="005F789E" w:rsidP="003A1466">
            <w:pPr>
              <w:rPr>
                <w:sz w:val="20"/>
                <w:szCs w:val="20"/>
              </w:rPr>
            </w:pPr>
            <w:r>
              <w:rPr>
                <w:sz w:val="20"/>
                <w:szCs w:val="20"/>
              </w:rPr>
              <w:t>Nėra ryšio su ECR</w:t>
            </w:r>
          </w:p>
        </w:tc>
      </w:tr>
      <w:tr w:rsidR="005F789E" w:rsidRPr="00D326FF" w14:paraId="4C71F02E" w14:textId="77777777" w:rsidTr="003A1466">
        <w:trPr>
          <w:trHeight w:val="20"/>
        </w:trPr>
        <w:tc>
          <w:tcPr>
            <w:tcW w:w="3119" w:type="dxa"/>
          </w:tcPr>
          <w:p w14:paraId="41932BA8" w14:textId="77777777" w:rsidR="005F789E" w:rsidRPr="00D326FF" w:rsidRDefault="005F789E" w:rsidP="003A1466">
            <w:pPr>
              <w:rPr>
                <w:sz w:val="20"/>
                <w:szCs w:val="20"/>
              </w:rPr>
            </w:pPr>
            <w:r>
              <w:rPr>
                <w:sz w:val="20"/>
                <w:szCs w:val="20"/>
              </w:rPr>
              <w:t>ECR_HANSAB_ERROR</w:t>
            </w:r>
          </w:p>
        </w:tc>
        <w:tc>
          <w:tcPr>
            <w:tcW w:w="738" w:type="dxa"/>
          </w:tcPr>
          <w:p w14:paraId="45FEB169" w14:textId="77777777" w:rsidR="005F789E" w:rsidRPr="00D326FF" w:rsidRDefault="005F789E" w:rsidP="003A1466">
            <w:pPr>
              <w:rPr>
                <w:sz w:val="20"/>
                <w:szCs w:val="20"/>
              </w:rPr>
            </w:pPr>
            <w:r>
              <w:rPr>
                <w:sz w:val="20"/>
                <w:szCs w:val="20"/>
              </w:rPr>
              <w:t>191</w:t>
            </w:r>
          </w:p>
        </w:tc>
        <w:tc>
          <w:tcPr>
            <w:tcW w:w="963" w:type="dxa"/>
            <w:gridSpan w:val="2"/>
          </w:tcPr>
          <w:p w14:paraId="56E8D9C4" w14:textId="77777777" w:rsidR="005F789E" w:rsidRPr="00D326FF" w:rsidRDefault="005F789E" w:rsidP="003A1466">
            <w:pPr>
              <w:rPr>
                <w:sz w:val="20"/>
                <w:szCs w:val="20"/>
              </w:rPr>
            </w:pPr>
          </w:p>
        </w:tc>
        <w:tc>
          <w:tcPr>
            <w:tcW w:w="4394" w:type="dxa"/>
          </w:tcPr>
          <w:p w14:paraId="3DF71F20" w14:textId="77777777" w:rsidR="005F789E" w:rsidRPr="00D326FF" w:rsidRDefault="005F789E" w:rsidP="003A1466">
            <w:pPr>
              <w:rPr>
                <w:sz w:val="20"/>
                <w:szCs w:val="20"/>
              </w:rPr>
            </w:pPr>
            <w:r>
              <w:rPr>
                <w:sz w:val="20"/>
                <w:szCs w:val="20"/>
              </w:rPr>
              <w:t>Paketo siuntimo (post) klaida</w:t>
            </w:r>
          </w:p>
        </w:tc>
      </w:tr>
      <w:tr w:rsidR="005F789E" w:rsidRPr="00D326FF" w14:paraId="228E7A8A" w14:textId="77777777" w:rsidTr="003A1466">
        <w:trPr>
          <w:trHeight w:val="20"/>
        </w:trPr>
        <w:tc>
          <w:tcPr>
            <w:tcW w:w="3119" w:type="dxa"/>
          </w:tcPr>
          <w:p w14:paraId="4A180195" w14:textId="77777777" w:rsidR="005F789E" w:rsidRPr="00D326FF" w:rsidRDefault="005F789E" w:rsidP="003A1466">
            <w:pPr>
              <w:rPr>
                <w:sz w:val="20"/>
                <w:szCs w:val="20"/>
              </w:rPr>
            </w:pPr>
            <w:r>
              <w:rPr>
                <w:sz w:val="20"/>
                <w:szCs w:val="20"/>
              </w:rPr>
              <w:t>ECR_HANSAB_STATUSCODE</w:t>
            </w:r>
          </w:p>
        </w:tc>
        <w:tc>
          <w:tcPr>
            <w:tcW w:w="738" w:type="dxa"/>
          </w:tcPr>
          <w:p w14:paraId="1601880C" w14:textId="77777777" w:rsidR="005F789E" w:rsidRPr="00D326FF" w:rsidRDefault="005F789E" w:rsidP="003A1466">
            <w:pPr>
              <w:rPr>
                <w:sz w:val="20"/>
                <w:szCs w:val="20"/>
              </w:rPr>
            </w:pPr>
            <w:r>
              <w:rPr>
                <w:sz w:val="20"/>
                <w:szCs w:val="20"/>
              </w:rPr>
              <w:t>192</w:t>
            </w:r>
          </w:p>
        </w:tc>
        <w:tc>
          <w:tcPr>
            <w:tcW w:w="963" w:type="dxa"/>
            <w:gridSpan w:val="2"/>
          </w:tcPr>
          <w:p w14:paraId="53CD02CF" w14:textId="77777777" w:rsidR="005F789E" w:rsidRPr="00D326FF" w:rsidRDefault="005F789E" w:rsidP="003A1466">
            <w:pPr>
              <w:rPr>
                <w:sz w:val="20"/>
                <w:szCs w:val="20"/>
              </w:rPr>
            </w:pPr>
          </w:p>
        </w:tc>
        <w:tc>
          <w:tcPr>
            <w:tcW w:w="4394" w:type="dxa"/>
          </w:tcPr>
          <w:p w14:paraId="7AF19FDA" w14:textId="77777777" w:rsidR="005F789E" w:rsidRPr="00D326FF" w:rsidRDefault="005F789E" w:rsidP="003A1466">
            <w:pPr>
              <w:rPr>
                <w:sz w:val="20"/>
                <w:szCs w:val="20"/>
              </w:rPr>
            </w:pPr>
            <w:r>
              <w:rPr>
                <w:sz w:val="20"/>
                <w:szCs w:val="20"/>
              </w:rPr>
              <w:t>Paketo gavimo (post) klaida (http status&lt;&gt;200)</w:t>
            </w:r>
          </w:p>
        </w:tc>
      </w:tr>
      <w:tr w:rsidR="005F789E" w:rsidRPr="00D326FF" w14:paraId="3AF63FA6" w14:textId="77777777" w:rsidTr="003A1466">
        <w:trPr>
          <w:trHeight w:val="20"/>
        </w:trPr>
        <w:tc>
          <w:tcPr>
            <w:tcW w:w="3119" w:type="dxa"/>
          </w:tcPr>
          <w:p w14:paraId="4EFFBBDA" w14:textId="77777777" w:rsidR="005F789E" w:rsidRPr="00D326FF" w:rsidRDefault="005F789E" w:rsidP="003A1466">
            <w:pPr>
              <w:rPr>
                <w:sz w:val="20"/>
                <w:szCs w:val="20"/>
              </w:rPr>
            </w:pPr>
            <w:r>
              <w:rPr>
                <w:sz w:val="20"/>
                <w:szCs w:val="20"/>
              </w:rPr>
              <w:t>ECR_HANSAB_RETURNCODE</w:t>
            </w:r>
          </w:p>
        </w:tc>
        <w:tc>
          <w:tcPr>
            <w:tcW w:w="738" w:type="dxa"/>
          </w:tcPr>
          <w:p w14:paraId="43D66B1E" w14:textId="77777777" w:rsidR="005F789E" w:rsidRPr="00D326FF" w:rsidRDefault="005F789E" w:rsidP="003A1466">
            <w:pPr>
              <w:rPr>
                <w:sz w:val="20"/>
                <w:szCs w:val="20"/>
              </w:rPr>
            </w:pPr>
            <w:r>
              <w:rPr>
                <w:sz w:val="20"/>
                <w:szCs w:val="20"/>
              </w:rPr>
              <w:t>193</w:t>
            </w:r>
          </w:p>
        </w:tc>
        <w:tc>
          <w:tcPr>
            <w:tcW w:w="963" w:type="dxa"/>
            <w:gridSpan w:val="2"/>
          </w:tcPr>
          <w:p w14:paraId="13D83E56" w14:textId="77777777" w:rsidR="005F789E" w:rsidRPr="00D326FF" w:rsidRDefault="005F789E" w:rsidP="003A1466">
            <w:pPr>
              <w:rPr>
                <w:sz w:val="20"/>
                <w:szCs w:val="20"/>
              </w:rPr>
            </w:pPr>
          </w:p>
        </w:tc>
        <w:tc>
          <w:tcPr>
            <w:tcW w:w="4394" w:type="dxa"/>
          </w:tcPr>
          <w:p w14:paraId="69DC13F3" w14:textId="77777777" w:rsidR="005F789E" w:rsidRPr="00D326FF" w:rsidRDefault="005F789E" w:rsidP="003A1466">
            <w:pPr>
              <w:rPr>
                <w:sz w:val="20"/>
                <w:szCs w:val="20"/>
              </w:rPr>
            </w:pPr>
            <w:r>
              <w:rPr>
                <w:sz w:val="20"/>
                <w:szCs w:val="20"/>
              </w:rPr>
              <w:t xml:space="preserve">Paketas nusiųstas ir gautas – ReturnCode&lt;&gt;0</w:t>
            </w:r>
          </w:p>
        </w:tc>
      </w:tr>
      <w:tr w:rsidR="005F789E" w:rsidRPr="00D326FF" w14:paraId="24C38425" w14:textId="77777777" w:rsidTr="003A1466">
        <w:trPr>
          <w:trHeight w:val="20"/>
        </w:trPr>
        <w:tc>
          <w:tcPr>
            <w:tcW w:w="3119" w:type="dxa"/>
            <w:tcBorders>
              <w:bottom w:val="single" w:sz="4" w:space="0" w:color="auto"/>
            </w:tcBorders>
          </w:tcPr>
          <w:p w14:paraId="13F48C23" w14:textId="77777777" w:rsidR="005F789E" w:rsidRPr="00D326FF" w:rsidRDefault="005F789E" w:rsidP="003A1466">
            <w:pPr>
              <w:rPr>
                <w:sz w:val="20"/>
                <w:szCs w:val="20"/>
              </w:rPr>
            </w:pPr>
            <w:r>
              <w:rPr>
                <w:sz w:val="20"/>
                <w:szCs w:val="20"/>
              </w:rPr>
              <w:t>ECR_HANSAB_EXCEPTION</w:t>
            </w:r>
          </w:p>
        </w:tc>
        <w:tc>
          <w:tcPr>
            <w:tcW w:w="738" w:type="dxa"/>
            <w:tcBorders>
              <w:bottom w:val="single" w:sz="4" w:space="0" w:color="auto"/>
            </w:tcBorders>
          </w:tcPr>
          <w:p w14:paraId="27B0E379" w14:textId="77777777" w:rsidR="005F789E" w:rsidRPr="00D326FF" w:rsidRDefault="005F789E" w:rsidP="003A1466">
            <w:pPr>
              <w:rPr>
                <w:sz w:val="20"/>
                <w:szCs w:val="20"/>
              </w:rPr>
            </w:pPr>
            <w:r>
              <w:rPr>
                <w:sz w:val="20"/>
                <w:szCs w:val="20"/>
              </w:rPr>
              <w:t>194</w:t>
            </w:r>
          </w:p>
        </w:tc>
        <w:tc>
          <w:tcPr>
            <w:tcW w:w="963" w:type="dxa"/>
            <w:gridSpan w:val="2"/>
            <w:tcBorders>
              <w:bottom w:val="single" w:sz="4" w:space="0" w:color="auto"/>
            </w:tcBorders>
          </w:tcPr>
          <w:p w14:paraId="48135ABE" w14:textId="77777777" w:rsidR="005F789E" w:rsidRPr="00D326FF" w:rsidRDefault="005F789E" w:rsidP="003A1466">
            <w:pPr>
              <w:rPr>
                <w:sz w:val="20"/>
                <w:szCs w:val="20"/>
              </w:rPr>
            </w:pPr>
          </w:p>
        </w:tc>
        <w:tc>
          <w:tcPr>
            <w:tcW w:w="4394" w:type="dxa"/>
            <w:tcBorders>
              <w:bottom w:val="single" w:sz="4" w:space="0" w:color="auto"/>
            </w:tcBorders>
          </w:tcPr>
          <w:p w14:paraId="298D174C" w14:textId="77777777" w:rsidR="005F789E" w:rsidRPr="00D326FF" w:rsidRDefault="005F789E" w:rsidP="003A1466">
            <w:pPr>
              <w:rPr>
                <w:sz w:val="20"/>
                <w:szCs w:val="20"/>
              </w:rPr>
            </w:pPr>
            <w:r>
              <w:rPr>
                <w:sz w:val="20"/>
                <w:szCs w:val="20"/>
              </w:rPr>
              <w:t>Kita aparatūrinė ar programinė klaida</w:t>
            </w:r>
          </w:p>
        </w:tc>
      </w:tr>
      <w:tr w:rsidR="005F789E" w:rsidRPr="00D326FF" w14:paraId="13DA8B9C" w14:textId="77777777" w:rsidTr="003A1466">
        <w:trPr>
          <w:trHeight w:val="20"/>
        </w:trPr>
        <w:tc>
          <w:tcPr>
            <w:tcW w:w="3119" w:type="dxa"/>
            <w:tcBorders>
              <w:right w:val="nil"/>
            </w:tcBorders>
          </w:tcPr>
          <w:p w14:paraId="7BB1487E" w14:textId="77777777" w:rsidR="005F789E" w:rsidRPr="00D326FF" w:rsidRDefault="005F789E" w:rsidP="003A1466">
            <w:pPr>
              <w:rPr>
                <w:sz w:val="20"/>
                <w:szCs w:val="20"/>
              </w:rPr>
            </w:pPr>
          </w:p>
        </w:tc>
        <w:tc>
          <w:tcPr>
            <w:tcW w:w="738" w:type="dxa"/>
            <w:tcBorders>
              <w:left w:val="nil"/>
              <w:bottom w:val="nil"/>
              <w:right w:val="nil"/>
            </w:tcBorders>
          </w:tcPr>
          <w:p w14:paraId="5B370DCC" w14:textId="77777777" w:rsidR="005F789E" w:rsidRPr="00D326FF" w:rsidRDefault="005F789E" w:rsidP="003A1466">
            <w:pPr>
              <w:rPr>
                <w:sz w:val="20"/>
                <w:szCs w:val="20"/>
              </w:rPr>
            </w:pPr>
          </w:p>
        </w:tc>
        <w:tc>
          <w:tcPr>
            <w:tcW w:w="963" w:type="dxa"/>
            <w:gridSpan w:val="2"/>
            <w:tcBorders>
              <w:left w:val="nil"/>
              <w:bottom w:val="nil"/>
              <w:right w:val="nil"/>
            </w:tcBorders>
          </w:tcPr>
          <w:p w14:paraId="6A19270B" w14:textId="77777777" w:rsidR="005F789E" w:rsidRPr="00D326FF" w:rsidRDefault="005F789E" w:rsidP="003A1466">
            <w:pPr>
              <w:rPr>
                <w:sz w:val="20"/>
                <w:szCs w:val="20"/>
              </w:rPr>
            </w:pPr>
          </w:p>
        </w:tc>
        <w:tc>
          <w:tcPr>
            <w:tcW w:w="4394" w:type="dxa"/>
            <w:tcBorders>
              <w:left w:val="nil"/>
            </w:tcBorders>
          </w:tcPr>
          <w:p w14:paraId="61FBCC54" w14:textId="77777777" w:rsidR="005F789E" w:rsidRPr="00D326FF" w:rsidRDefault="005F789E" w:rsidP="003A1466">
            <w:pPr>
              <w:rPr>
                <w:sz w:val="20"/>
                <w:szCs w:val="20"/>
              </w:rPr>
            </w:pPr>
          </w:p>
        </w:tc>
      </w:tr>
      <w:tr w:rsidR="005F789E" w:rsidRPr="00D326FF" w14:paraId="6AA3DBED" w14:textId="77777777" w:rsidTr="003A1466">
        <w:trPr>
          <w:trHeight w:val="20"/>
        </w:trPr>
        <w:tc>
          <w:tcPr>
            <w:tcW w:w="3119" w:type="dxa"/>
          </w:tcPr>
          <w:p w14:paraId="422A9206" w14:textId="77777777" w:rsidR="005F789E" w:rsidRPr="00D326FF" w:rsidRDefault="005F789E" w:rsidP="003A1466">
            <w:pPr>
              <w:rPr>
                <w:b/>
                <w:sz w:val="20"/>
                <w:szCs w:val="20"/>
              </w:rPr>
            </w:pPr>
            <w:r>
              <w:rPr>
                <w:b/>
                <w:sz w:val="20"/>
                <w:szCs w:val="20"/>
              </w:rPr>
              <w:t xml:space="preserve">Hansab ECR klaidos</w:t>
            </w:r>
          </w:p>
        </w:tc>
        <w:tc>
          <w:tcPr>
            <w:tcW w:w="738" w:type="dxa"/>
            <w:tcBorders>
              <w:top w:val="nil"/>
              <w:right w:val="nil"/>
            </w:tcBorders>
          </w:tcPr>
          <w:p w14:paraId="7630CC6A" w14:textId="77777777" w:rsidR="005F789E" w:rsidRPr="00D326FF" w:rsidRDefault="005F789E" w:rsidP="003A1466">
            <w:pPr>
              <w:rPr>
                <w:sz w:val="20"/>
                <w:szCs w:val="20"/>
              </w:rPr>
            </w:pPr>
          </w:p>
        </w:tc>
        <w:tc>
          <w:tcPr>
            <w:tcW w:w="963" w:type="dxa"/>
            <w:gridSpan w:val="2"/>
            <w:tcBorders>
              <w:top w:val="nil"/>
              <w:left w:val="nil"/>
            </w:tcBorders>
          </w:tcPr>
          <w:p w14:paraId="491EEF59" w14:textId="77777777" w:rsidR="005F789E" w:rsidRPr="00D326FF" w:rsidRDefault="005F789E" w:rsidP="003A1466">
            <w:pPr>
              <w:rPr>
                <w:sz w:val="20"/>
                <w:szCs w:val="20"/>
              </w:rPr>
            </w:pPr>
          </w:p>
        </w:tc>
        <w:tc>
          <w:tcPr>
            <w:tcW w:w="4394" w:type="dxa"/>
          </w:tcPr>
          <w:p w14:paraId="42D11873" w14:textId="77777777" w:rsidR="005F789E" w:rsidRPr="00D326FF" w:rsidRDefault="005F789E" w:rsidP="003A1466">
            <w:pPr>
              <w:rPr>
                <w:sz w:val="20"/>
                <w:szCs w:val="20"/>
              </w:rPr>
            </w:pPr>
            <w:r>
              <w:rPr>
                <w:sz w:val="20"/>
                <w:szCs w:val="20"/>
              </w:rPr>
              <w:t xml:space="preserve">Negrąžinamos kaip funkcijos atsakymas, bet rašomas į log‘o bylą</w:t>
            </w:r>
          </w:p>
        </w:tc>
      </w:tr>
      <w:tr w:rsidR="005F789E" w:rsidRPr="00D326FF" w14:paraId="45B14369" w14:textId="77777777" w:rsidTr="003A1466">
        <w:trPr>
          <w:trHeight w:val="20"/>
        </w:trPr>
        <w:tc>
          <w:tcPr>
            <w:tcW w:w="3119" w:type="dxa"/>
          </w:tcPr>
          <w:p w14:paraId="2B38FF5F" w14:textId="77777777" w:rsidR="005F789E" w:rsidRPr="00D326FF" w:rsidRDefault="005F789E" w:rsidP="003A1466">
            <w:pPr>
              <w:rPr>
                <w:sz w:val="20"/>
                <w:szCs w:val="20"/>
              </w:rPr>
            </w:pPr>
            <w:r>
              <w:rPr>
                <w:sz w:val="20"/>
                <w:szCs w:val="20"/>
              </w:rPr>
              <w:t>ECR_RETURNCODE_STRINVALID</w:t>
            </w:r>
          </w:p>
        </w:tc>
        <w:tc>
          <w:tcPr>
            <w:tcW w:w="738" w:type="dxa"/>
          </w:tcPr>
          <w:p w14:paraId="44A9A50C" w14:textId="77777777" w:rsidR="005F789E" w:rsidRPr="00D326FF" w:rsidRDefault="005F789E" w:rsidP="003A1466">
            <w:pPr>
              <w:rPr>
                <w:sz w:val="20"/>
                <w:szCs w:val="20"/>
              </w:rPr>
            </w:pPr>
            <w:r>
              <w:rPr>
                <w:sz w:val="20"/>
                <w:szCs w:val="20"/>
              </w:rPr>
              <w:t>-1</w:t>
            </w:r>
          </w:p>
        </w:tc>
        <w:tc>
          <w:tcPr>
            <w:tcW w:w="963" w:type="dxa"/>
            <w:gridSpan w:val="2"/>
          </w:tcPr>
          <w:p w14:paraId="3B2D866A" w14:textId="77777777" w:rsidR="005F789E" w:rsidRPr="00D326FF" w:rsidRDefault="005F789E" w:rsidP="003A1466">
            <w:pPr>
              <w:rPr>
                <w:sz w:val="20"/>
                <w:szCs w:val="20"/>
              </w:rPr>
            </w:pPr>
          </w:p>
        </w:tc>
        <w:tc>
          <w:tcPr>
            <w:tcW w:w="4394" w:type="dxa"/>
          </w:tcPr>
          <w:p w14:paraId="5C8A6E2B" w14:textId="77777777" w:rsidR="005F789E" w:rsidRPr="00D326FF" w:rsidRDefault="005F789E" w:rsidP="003A1466">
            <w:pPr>
              <w:rPr>
                <w:sz w:val="20"/>
                <w:szCs w:val="20"/>
              </w:rPr>
            </w:pPr>
          </w:p>
        </w:tc>
      </w:tr>
      <w:tr w:rsidR="005F789E" w:rsidRPr="00D326FF" w14:paraId="5D1F02E3" w14:textId="77777777" w:rsidTr="003A1466">
        <w:trPr>
          <w:trHeight w:val="20"/>
        </w:trPr>
        <w:tc>
          <w:tcPr>
            <w:tcW w:w="3119" w:type="dxa"/>
          </w:tcPr>
          <w:p w14:paraId="3C73DA2D" w14:textId="77777777" w:rsidR="005F789E" w:rsidRPr="00D326FF" w:rsidRDefault="005F789E" w:rsidP="003A1466">
            <w:pPr>
              <w:rPr>
                <w:sz w:val="20"/>
                <w:szCs w:val="20"/>
              </w:rPr>
            </w:pPr>
            <w:r>
              <w:rPr>
                <w:sz w:val="20"/>
                <w:szCs w:val="20"/>
              </w:rPr>
              <w:t>ECR_RETURNCODE_OK</w:t>
            </w:r>
          </w:p>
        </w:tc>
        <w:tc>
          <w:tcPr>
            <w:tcW w:w="738" w:type="dxa"/>
          </w:tcPr>
          <w:p w14:paraId="4385D1AE" w14:textId="77777777" w:rsidR="005F789E" w:rsidRPr="00D326FF" w:rsidRDefault="005F789E" w:rsidP="003A1466">
            <w:pPr>
              <w:rPr>
                <w:sz w:val="20"/>
                <w:szCs w:val="20"/>
              </w:rPr>
            </w:pPr>
            <w:r>
              <w:rPr>
                <w:sz w:val="20"/>
                <w:szCs w:val="20"/>
              </w:rPr>
              <w:t>0</w:t>
            </w:r>
          </w:p>
        </w:tc>
        <w:tc>
          <w:tcPr>
            <w:tcW w:w="963" w:type="dxa"/>
            <w:gridSpan w:val="2"/>
          </w:tcPr>
          <w:p w14:paraId="7FC9D82C" w14:textId="77777777" w:rsidR="005F789E" w:rsidRPr="00D326FF" w:rsidRDefault="005F789E" w:rsidP="003A1466">
            <w:pPr>
              <w:rPr>
                <w:sz w:val="20"/>
                <w:szCs w:val="20"/>
              </w:rPr>
            </w:pPr>
          </w:p>
        </w:tc>
        <w:tc>
          <w:tcPr>
            <w:tcW w:w="4394" w:type="dxa"/>
          </w:tcPr>
          <w:p w14:paraId="7D7719A0" w14:textId="77777777" w:rsidR="005F789E" w:rsidRPr="00D326FF" w:rsidRDefault="005F789E" w:rsidP="003A1466">
            <w:pPr>
              <w:rPr>
                <w:sz w:val="20"/>
                <w:szCs w:val="20"/>
              </w:rPr>
            </w:pPr>
            <w:r>
              <w:rPr>
                <w:sz w:val="20"/>
                <w:szCs w:val="20"/>
              </w:rPr>
              <w:t xml:space="preserve">Operation succeeded</w:t>
            </w:r>
          </w:p>
        </w:tc>
      </w:tr>
      <w:tr w:rsidR="005F789E" w:rsidRPr="00D326FF" w14:paraId="35CB2A8B" w14:textId="77777777" w:rsidTr="003A1466">
        <w:trPr>
          <w:trHeight w:val="20"/>
        </w:trPr>
        <w:tc>
          <w:tcPr>
            <w:tcW w:w="3119" w:type="dxa"/>
          </w:tcPr>
          <w:p w14:paraId="09BEB0BC" w14:textId="77777777" w:rsidR="005F789E" w:rsidRPr="00D326FF" w:rsidRDefault="005F789E" w:rsidP="003A1466">
            <w:pPr>
              <w:rPr>
                <w:sz w:val="20"/>
                <w:szCs w:val="20"/>
              </w:rPr>
            </w:pPr>
            <w:r>
              <w:rPr>
                <w:sz w:val="20"/>
                <w:szCs w:val="20"/>
              </w:rPr>
              <w:t>ECR_RETURNCODE_CARD</w:t>
            </w:r>
          </w:p>
        </w:tc>
        <w:tc>
          <w:tcPr>
            <w:tcW w:w="738" w:type="dxa"/>
          </w:tcPr>
          <w:p w14:paraId="738ECFD8" w14:textId="77777777" w:rsidR="005F789E" w:rsidRPr="00D326FF" w:rsidRDefault="005F789E" w:rsidP="003A1466">
            <w:pPr>
              <w:rPr>
                <w:sz w:val="20"/>
                <w:szCs w:val="20"/>
              </w:rPr>
            </w:pPr>
            <w:r>
              <w:rPr>
                <w:sz w:val="20"/>
                <w:szCs w:val="20"/>
              </w:rPr>
              <w:t>1</w:t>
            </w:r>
          </w:p>
        </w:tc>
        <w:tc>
          <w:tcPr>
            <w:tcW w:w="963" w:type="dxa"/>
            <w:gridSpan w:val="2"/>
          </w:tcPr>
          <w:p w14:paraId="48C89079" w14:textId="77777777" w:rsidR="005F789E" w:rsidRPr="00D326FF" w:rsidRDefault="005F789E" w:rsidP="003A1466">
            <w:pPr>
              <w:rPr>
                <w:sz w:val="20"/>
                <w:szCs w:val="20"/>
              </w:rPr>
            </w:pPr>
          </w:p>
        </w:tc>
        <w:tc>
          <w:tcPr>
            <w:tcW w:w="4394" w:type="dxa"/>
          </w:tcPr>
          <w:p w14:paraId="515B474D" w14:textId="77777777" w:rsidR="005F789E" w:rsidRPr="00D326FF" w:rsidRDefault="005F789E" w:rsidP="003A1466">
            <w:pPr>
              <w:rPr>
                <w:sz w:val="20"/>
                <w:szCs w:val="20"/>
              </w:rPr>
            </w:pPr>
            <w:r>
              <w:rPr>
                <w:sz w:val="20"/>
                <w:szCs w:val="20"/>
              </w:rPr>
              <w:t xml:space="preserve">Card inserted</w:t>
            </w:r>
          </w:p>
        </w:tc>
      </w:tr>
      <w:tr w:rsidR="005F789E" w:rsidRPr="00D326FF" w14:paraId="637225E6" w14:textId="77777777" w:rsidTr="003A1466">
        <w:trPr>
          <w:trHeight w:val="20"/>
        </w:trPr>
        <w:tc>
          <w:tcPr>
            <w:tcW w:w="3119" w:type="dxa"/>
          </w:tcPr>
          <w:p w14:paraId="4E2BDA9B" w14:textId="77777777" w:rsidR="005F789E" w:rsidRPr="00D326FF" w:rsidRDefault="005F789E" w:rsidP="003A1466">
            <w:pPr>
              <w:rPr>
                <w:sz w:val="20"/>
                <w:szCs w:val="20"/>
              </w:rPr>
            </w:pPr>
            <w:r>
              <w:rPr>
                <w:sz w:val="20"/>
                <w:szCs w:val="20"/>
              </w:rPr>
              <w:t>ECR_RETURNCODE_XMLMESSAGE</w:t>
            </w:r>
          </w:p>
        </w:tc>
        <w:tc>
          <w:tcPr>
            <w:tcW w:w="738" w:type="dxa"/>
          </w:tcPr>
          <w:p w14:paraId="036E4A6C" w14:textId="77777777" w:rsidR="005F789E" w:rsidRPr="00D326FF" w:rsidRDefault="005F789E" w:rsidP="003A1466">
            <w:pPr>
              <w:rPr>
                <w:sz w:val="20"/>
                <w:szCs w:val="20"/>
              </w:rPr>
            </w:pPr>
            <w:r>
              <w:rPr>
                <w:sz w:val="20"/>
                <w:szCs w:val="20"/>
              </w:rPr>
              <w:t>32769</w:t>
            </w:r>
          </w:p>
        </w:tc>
        <w:tc>
          <w:tcPr>
            <w:tcW w:w="963" w:type="dxa"/>
            <w:gridSpan w:val="2"/>
          </w:tcPr>
          <w:p w14:paraId="3929CA1B" w14:textId="77777777" w:rsidR="005F789E" w:rsidRPr="00D326FF" w:rsidRDefault="005F789E" w:rsidP="003A1466">
            <w:pPr>
              <w:rPr>
                <w:sz w:val="20"/>
                <w:szCs w:val="20"/>
              </w:rPr>
            </w:pPr>
          </w:p>
        </w:tc>
        <w:tc>
          <w:tcPr>
            <w:tcW w:w="4394" w:type="dxa"/>
          </w:tcPr>
          <w:p w14:paraId="133B427B" w14:textId="77777777" w:rsidR="005F789E" w:rsidRPr="00D326FF" w:rsidRDefault="005F789E" w:rsidP="003A1466">
            <w:pPr>
              <w:rPr>
                <w:sz w:val="20"/>
                <w:szCs w:val="20"/>
              </w:rPr>
            </w:pPr>
            <w:r>
              <w:rPr>
                <w:sz w:val="20"/>
                <w:szCs w:val="20"/>
              </w:rPr>
              <w:t xml:space="preserve">XML message error</w:t>
            </w:r>
          </w:p>
        </w:tc>
      </w:tr>
      <w:tr w:rsidR="005F789E" w:rsidRPr="00D326FF" w14:paraId="0B7FDC8B" w14:textId="77777777" w:rsidTr="003A1466">
        <w:trPr>
          <w:trHeight w:val="20"/>
        </w:trPr>
        <w:tc>
          <w:tcPr>
            <w:tcW w:w="3119" w:type="dxa"/>
          </w:tcPr>
          <w:p w14:paraId="2D24D1C1" w14:textId="77777777" w:rsidR="005F789E" w:rsidRPr="00D326FF" w:rsidRDefault="005F789E" w:rsidP="003A1466">
            <w:pPr>
              <w:rPr>
                <w:sz w:val="20"/>
                <w:szCs w:val="20"/>
              </w:rPr>
            </w:pPr>
            <w:r>
              <w:rPr>
                <w:sz w:val="20"/>
                <w:szCs w:val="20"/>
              </w:rPr>
              <w:t>ECR_RETURNCODE_XMLVERSION</w:t>
            </w:r>
          </w:p>
        </w:tc>
        <w:tc>
          <w:tcPr>
            <w:tcW w:w="738" w:type="dxa"/>
          </w:tcPr>
          <w:p w14:paraId="788FB3D9" w14:textId="77777777" w:rsidR="005F789E" w:rsidRPr="00D326FF" w:rsidRDefault="005F789E" w:rsidP="003A1466">
            <w:pPr>
              <w:rPr>
                <w:sz w:val="20"/>
                <w:szCs w:val="20"/>
              </w:rPr>
            </w:pPr>
            <w:r>
              <w:rPr>
                <w:sz w:val="20"/>
                <w:szCs w:val="20"/>
              </w:rPr>
              <w:t>32770</w:t>
            </w:r>
          </w:p>
        </w:tc>
        <w:tc>
          <w:tcPr>
            <w:tcW w:w="963" w:type="dxa"/>
            <w:gridSpan w:val="2"/>
          </w:tcPr>
          <w:p w14:paraId="3BF38AC3" w14:textId="77777777" w:rsidR="005F789E" w:rsidRPr="00D326FF" w:rsidRDefault="005F789E" w:rsidP="003A1466">
            <w:pPr>
              <w:rPr>
                <w:sz w:val="20"/>
                <w:szCs w:val="20"/>
              </w:rPr>
            </w:pPr>
          </w:p>
        </w:tc>
        <w:tc>
          <w:tcPr>
            <w:tcW w:w="4394" w:type="dxa"/>
          </w:tcPr>
          <w:p w14:paraId="091F294B" w14:textId="77777777" w:rsidR="005F789E" w:rsidRPr="00D326FF" w:rsidRDefault="005F789E" w:rsidP="003A1466">
            <w:pPr>
              <w:rPr>
                <w:sz w:val="20"/>
                <w:szCs w:val="20"/>
              </w:rPr>
            </w:pPr>
            <w:r>
              <w:rPr>
                <w:sz w:val="20"/>
                <w:szCs w:val="20"/>
              </w:rPr>
              <w:t xml:space="preserve">Wrong XML message version</w:t>
            </w:r>
          </w:p>
        </w:tc>
      </w:tr>
      <w:tr w:rsidR="005F789E" w:rsidRPr="00D326FF" w14:paraId="5CC08CD6" w14:textId="77777777" w:rsidTr="003A1466">
        <w:trPr>
          <w:trHeight w:val="20"/>
        </w:trPr>
        <w:tc>
          <w:tcPr>
            <w:tcW w:w="3119" w:type="dxa"/>
          </w:tcPr>
          <w:p w14:paraId="433C801C" w14:textId="77777777" w:rsidR="005F789E" w:rsidRPr="00D326FF" w:rsidRDefault="005F789E" w:rsidP="003A1466">
            <w:pPr>
              <w:rPr>
                <w:sz w:val="20"/>
                <w:szCs w:val="20"/>
              </w:rPr>
            </w:pPr>
            <w:r>
              <w:rPr>
                <w:sz w:val="20"/>
                <w:szCs w:val="20"/>
              </w:rPr>
              <w:t>ECR_RETURNCODE_XMLPARAM</w:t>
            </w:r>
          </w:p>
        </w:tc>
        <w:tc>
          <w:tcPr>
            <w:tcW w:w="738" w:type="dxa"/>
          </w:tcPr>
          <w:p w14:paraId="030B942F" w14:textId="77777777" w:rsidR="005F789E" w:rsidRPr="00D326FF" w:rsidRDefault="005F789E" w:rsidP="003A1466">
            <w:pPr>
              <w:rPr>
                <w:sz w:val="20"/>
                <w:szCs w:val="20"/>
              </w:rPr>
            </w:pPr>
            <w:r>
              <w:rPr>
                <w:sz w:val="20"/>
                <w:szCs w:val="20"/>
              </w:rPr>
              <w:t>32771</w:t>
            </w:r>
          </w:p>
        </w:tc>
        <w:tc>
          <w:tcPr>
            <w:tcW w:w="963" w:type="dxa"/>
            <w:gridSpan w:val="2"/>
          </w:tcPr>
          <w:p w14:paraId="6E4072AA" w14:textId="77777777" w:rsidR="005F789E" w:rsidRPr="00D326FF" w:rsidRDefault="005F789E" w:rsidP="003A1466">
            <w:pPr>
              <w:rPr>
                <w:sz w:val="20"/>
                <w:szCs w:val="20"/>
              </w:rPr>
            </w:pPr>
          </w:p>
        </w:tc>
        <w:tc>
          <w:tcPr>
            <w:tcW w:w="4394" w:type="dxa"/>
          </w:tcPr>
          <w:p w14:paraId="397BC851" w14:textId="77777777" w:rsidR="005F789E" w:rsidRPr="00D326FF" w:rsidRDefault="005F789E" w:rsidP="003A1466">
            <w:pPr>
              <w:rPr>
                <w:sz w:val="20"/>
                <w:szCs w:val="20"/>
              </w:rPr>
            </w:pPr>
            <w:r>
              <w:rPr>
                <w:sz w:val="20"/>
                <w:szCs w:val="20"/>
              </w:rPr>
              <w:t xml:space="preserve">Incorrect parameter in the XML message</w:t>
            </w:r>
          </w:p>
        </w:tc>
      </w:tr>
      <w:tr w:rsidR="005F789E" w:rsidRPr="00D326FF" w14:paraId="1B11B176" w14:textId="77777777" w:rsidTr="003A1466">
        <w:trPr>
          <w:trHeight w:val="20"/>
        </w:trPr>
        <w:tc>
          <w:tcPr>
            <w:tcW w:w="3119" w:type="dxa"/>
          </w:tcPr>
          <w:p w14:paraId="61E7DD89" w14:textId="77777777" w:rsidR="005F789E" w:rsidRPr="00D326FF" w:rsidRDefault="005F789E" w:rsidP="003A1466">
            <w:pPr>
              <w:rPr>
                <w:sz w:val="20"/>
                <w:szCs w:val="20"/>
              </w:rPr>
            </w:pPr>
            <w:r>
              <w:rPr>
                <w:sz w:val="20"/>
                <w:szCs w:val="20"/>
              </w:rPr>
              <w:t>ECR_RETURNCODE_COMMUNICATION</w:t>
            </w:r>
          </w:p>
        </w:tc>
        <w:tc>
          <w:tcPr>
            <w:tcW w:w="738" w:type="dxa"/>
          </w:tcPr>
          <w:p w14:paraId="172AAAE9" w14:textId="77777777" w:rsidR="005F789E" w:rsidRPr="00D326FF" w:rsidRDefault="005F789E" w:rsidP="003A1466">
            <w:pPr>
              <w:rPr>
                <w:sz w:val="20"/>
                <w:szCs w:val="20"/>
              </w:rPr>
            </w:pPr>
            <w:r>
              <w:rPr>
                <w:sz w:val="20"/>
                <w:szCs w:val="20"/>
              </w:rPr>
              <w:t>32772</w:t>
            </w:r>
          </w:p>
        </w:tc>
        <w:tc>
          <w:tcPr>
            <w:tcW w:w="963" w:type="dxa"/>
            <w:gridSpan w:val="2"/>
          </w:tcPr>
          <w:p w14:paraId="5AEB73D3" w14:textId="77777777" w:rsidR="005F789E" w:rsidRPr="00D326FF" w:rsidRDefault="005F789E" w:rsidP="003A1466">
            <w:pPr>
              <w:rPr>
                <w:sz w:val="20"/>
                <w:szCs w:val="20"/>
              </w:rPr>
            </w:pPr>
          </w:p>
        </w:tc>
        <w:tc>
          <w:tcPr>
            <w:tcW w:w="4394" w:type="dxa"/>
          </w:tcPr>
          <w:p w14:paraId="15C754EC" w14:textId="77777777" w:rsidR="005F789E" w:rsidRPr="00D326FF" w:rsidRDefault="005F789E" w:rsidP="003A1466">
            <w:pPr>
              <w:rPr>
                <w:sz w:val="20"/>
                <w:szCs w:val="20"/>
              </w:rPr>
            </w:pPr>
            <w:r>
              <w:rPr>
                <w:sz w:val="20"/>
                <w:szCs w:val="20"/>
              </w:rPr>
              <w:t xml:space="preserve">Error  Communication problem</w:t>
            </w:r>
          </w:p>
        </w:tc>
      </w:tr>
      <w:tr w:rsidR="005F789E" w:rsidRPr="00D326FF" w14:paraId="158347BA" w14:textId="77777777" w:rsidTr="003A1466">
        <w:trPr>
          <w:trHeight w:val="20"/>
        </w:trPr>
        <w:tc>
          <w:tcPr>
            <w:tcW w:w="3119" w:type="dxa"/>
          </w:tcPr>
          <w:p w14:paraId="10D1B989" w14:textId="77777777" w:rsidR="005F789E" w:rsidRPr="00D326FF" w:rsidRDefault="005F789E" w:rsidP="003A1466">
            <w:pPr>
              <w:rPr>
                <w:sz w:val="20"/>
                <w:szCs w:val="20"/>
              </w:rPr>
            </w:pPr>
            <w:r>
              <w:rPr>
                <w:sz w:val="20"/>
                <w:szCs w:val="20"/>
              </w:rPr>
              <w:t>ECR_RETURNCODE_XMLSYNTAX</w:t>
            </w:r>
          </w:p>
        </w:tc>
        <w:tc>
          <w:tcPr>
            <w:tcW w:w="738" w:type="dxa"/>
          </w:tcPr>
          <w:p w14:paraId="58C7830D" w14:textId="77777777" w:rsidR="005F789E" w:rsidRPr="00D326FF" w:rsidRDefault="005F789E" w:rsidP="003A1466">
            <w:pPr>
              <w:rPr>
                <w:sz w:val="20"/>
                <w:szCs w:val="20"/>
              </w:rPr>
            </w:pPr>
            <w:r>
              <w:rPr>
                <w:sz w:val="20"/>
                <w:szCs w:val="20"/>
              </w:rPr>
              <w:t>32773</w:t>
            </w:r>
          </w:p>
        </w:tc>
        <w:tc>
          <w:tcPr>
            <w:tcW w:w="963" w:type="dxa"/>
            <w:gridSpan w:val="2"/>
          </w:tcPr>
          <w:p w14:paraId="78FB7218" w14:textId="77777777" w:rsidR="005F789E" w:rsidRPr="00D326FF" w:rsidRDefault="005F789E" w:rsidP="003A1466">
            <w:pPr>
              <w:rPr>
                <w:sz w:val="20"/>
                <w:szCs w:val="20"/>
              </w:rPr>
            </w:pPr>
          </w:p>
        </w:tc>
        <w:tc>
          <w:tcPr>
            <w:tcW w:w="4394" w:type="dxa"/>
          </w:tcPr>
          <w:p w14:paraId="615503E5" w14:textId="77777777" w:rsidR="005F789E" w:rsidRPr="00D326FF" w:rsidRDefault="005F789E" w:rsidP="003A1466">
            <w:pPr>
              <w:rPr>
                <w:sz w:val="20"/>
                <w:szCs w:val="20"/>
              </w:rPr>
            </w:pPr>
            <w:r>
              <w:rPr>
                <w:sz w:val="20"/>
                <w:szCs w:val="20"/>
              </w:rPr>
              <w:t xml:space="preserve">XML syntax error</w:t>
            </w:r>
          </w:p>
        </w:tc>
      </w:tr>
      <w:tr w:rsidR="005F789E" w:rsidRPr="00D326FF" w14:paraId="1429D34E" w14:textId="77777777" w:rsidTr="003A1466">
        <w:trPr>
          <w:trHeight w:val="20"/>
        </w:trPr>
        <w:tc>
          <w:tcPr>
            <w:tcW w:w="3119" w:type="dxa"/>
          </w:tcPr>
          <w:p w14:paraId="686374BF" w14:textId="77777777" w:rsidR="005F789E" w:rsidRPr="00D326FF" w:rsidRDefault="005F789E" w:rsidP="003A1466">
            <w:pPr>
              <w:rPr>
                <w:sz w:val="20"/>
                <w:szCs w:val="20"/>
              </w:rPr>
            </w:pPr>
            <w:r>
              <w:rPr>
                <w:sz w:val="20"/>
                <w:szCs w:val="20"/>
              </w:rPr>
              <w:t>ECR_RETURNCODE_TECHNICAL</w:t>
            </w:r>
          </w:p>
        </w:tc>
        <w:tc>
          <w:tcPr>
            <w:tcW w:w="738" w:type="dxa"/>
          </w:tcPr>
          <w:p w14:paraId="4A82BCD8" w14:textId="77777777" w:rsidR="005F789E" w:rsidRPr="00D326FF" w:rsidRDefault="005F789E" w:rsidP="003A1466">
            <w:pPr>
              <w:rPr>
                <w:sz w:val="20"/>
                <w:szCs w:val="20"/>
              </w:rPr>
            </w:pPr>
            <w:r>
              <w:rPr>
                <w:sz w:val="20"/>
                <w:szCs w:val="20"/>
              </w:rPr>
              <w:t>32774</w:t>
            </w:r>
          </w:p>
        </w:tc>
        <w:tc>
          <w:tcPr>
            <w:tcW w:w="963" w:type="dxa"/>
            <w:gridSpan w:val="2"/>
          </w:tcPr>
          <w:p w14:paraId="1493952B" w14:textId="77777777" w:rsidR="005F789E" w:rsidRPr="00D326FF" w:rsidRDefault="005F789E" w:rsidP="003A1466">
            <w:pPr>
              <w:rPr>
                <w:sz w:val="20"/>
                <w:szCs w:val="20"/>
              </w:rPr>
            </w:pPr>
          </w:p>
        </w:tc>
        <w:tc>
          <w:tcPr>
            <w:tcW w:w="4394" w:type="dxa"/>
          </w:tcPr>
          <w:p w14:paraId="7CCE5F45" w14:textId="77777777" w:rsidR="005F789E" w:rsidRPr="00D326FF" w:rsidRDefault="005F789E" w:rsidP="003A1466">
            <w:pPr>
              <w:rPr>
                <w:sz w:val="20"/>
                <w:szCs w:val="20"/>
              </w:rPr>
            </w:pPr>
            <w:r>
              <w:rPr>
                <w:sz w:val="20"/>
                <w:szCs w:val="20"/>
              </w:rPr>
              <w:t xml:space="preserve">Technical error</w:t>
            </w:r>
          </w:p>
        </w:tc>
      </w:tr>
      <w:tr w:rsidR="005F789E" w:rsidRPr="00D326FF" w14:paraId="64671352" w14:textId="77777777" w:rsidTr="003A1466">
        <w:trPr>
          <w:trHeight w:val="20"/>
        </w:trPr>
        <w:tc>
          <w:tcPr>
            <w:tcW w:w="3119" w:type="dxa"/>
          </w:tcPr>
          <w:p w14:paraId="239C06EB" w14:textId="77777777" w:rsidR="005F789E" w:rsidRPr="00D326FF" w:rsidRDefault="005F789E" w:rsidP="003A1466">
            <w:pPr>
              <w:rPr>
                <w:sz w:val="20"/>
                <w:szCs w:val="20"/>
              </w:rPr>
            </w:pPr>
            <w:r>
              <w:rPr>
                <w:sz w:val="20"/>
                <w:szCs w:val="20"/>
              </w:rPr>
              <w:t>ECR_RETURNCODE_SEQUENCE</w:t>
            </w:r>
          </w:p>
        </w:tc>
        <w:tc>
          <w:tcPr>
            <w:tcW w:w="738" w:type="dxa"/>
          </w:tcPr>
          <w:p w14:paraId="33C225F6" w14:textId="77777777" w:rsidR="005F789E" w:rsidRPr="00D326FF" w:rsidRDefault="005F789E" w:rsidP="003A1466">
            <w:pPr>
              <w:rPr>
                <w:sz w:val="20"/>
                <w:szCs w:val="20"/>
              </w:rPr>
            </w:pPr>
            <w:r>
              <w:rPr>
                <w:sz w:val="20"/>
                <w:szCs w:val="20"/>
              </w:rPr>
              <w:t>32775</w:t>
            </w:r>
          </w:p>
        </w:tc>
        <w:tc>
          <w:tcPr>
            <w:tcW w:w="963" w:type="dxa"/>
            <w:gridSpan w:val="2"/>
          </w:tcPr>
          <w:p w14:paraId="3A3717DF" w14:textId="77777777" w:rsidR="005F789E" w:rsidRPr="00D326FF" w:rsidRDefault="005F789E" w:rsidP="003A1466">
            <w:pPr>
              <w:rPr>
                <w:sz w:val="20"/>
                <w:szCs w:val="20"/>
              </w:rPr>
            </w:pPr>
          </w:p>
        </w:tc>
        <w:tc>
          <w:tcPr>
            <w:tcW w:w="4394" w:type="dxa"/>
          </w:tcPr>
          <w:p w14:paraId="6E9BA71E" w14:textId="77777777" w:rsidR="005F789E" w:rsidRPr="00D326FF" w:rsidRDefault="005F789E" w:rsidP="003A1466">
            <w:pPr>
              <w:rPr>
                <w:sz w:val="20"/>
                <w:szCs w:val="20"/>
              </w:rPr>
            </w:pPr>
            <w:r>
              <w:rPr>
                <w:sz w:val="20"/>
                <w:szCs w:val="20"/>
              </w:rPr>
              <w:t xml:space="preserve">Sequence error</w:t>
            </w:r>
          </w:p>
        </w:tc>
      </w:tr>
      <w:tr w:rsidR="005F789E" w:rsidRPr="00D326FF" w14:paraId="58A66AE3" w14:textId="77777777" w:rsidTr="003A1466">
        <w:trPr>
          <w:trHeight w:val="20"/>
        </w:trPr>
        <w:tc>
          <w:tcPr>
            <w:tcW w:w="3119" w:type="dxa"/>
          </w:tcPr>
          <w:p w14:paraId="615D2081" w14:textId="77777777" w:rsidR="005F789E" w:rsidRPr="00D326FF" w:rsidRDefault="005F789E" w:rsidP="003A1466">
            <w:pPr>
              <w:rPr>
                <w:sz w:val="20"/>
                <w:szCs w:val="20"/>
              </w:rPr>
            </w:pPr>
            <w:r>
              <w:rPr>
                <w:sz w:val="20"/>
                <w:szCs w:val="20"/>
              </w:rPr>
              <w:t>ECR_RETURNCODE_TIMEOUT</w:t>
            </w:r>
          </w:p>
        </w:tc>
        <w:tc>
          <w:tcPr>
            <w:tcW w:w="738" w:type="dxa"/>
          </w:tcPr>
          <w:p w14:paraId="4CB4EE66" w14:textId="77777777" w:rsidR="005F789E" w:rsidRPr="00D326FF" w:rsidRDefault="005F789E" w:rsidP="003A1466">
            <w:pPr>
              <w:rPr>
                <w:sz w:val="20"/>
                <w:szCs w:val="20"/>
              </w:rPr>
            </w:pPr>
            <w:r>
              <w:rPr>
                <w:sz w:val="20"/>
                <w:szCs w:val="20"/>
              </w:rPr>
              <w:t>32776</w:t>
            </w:r>
          </w:p>
        </w:tc>
        <w:tc>
          <w:tcPr>
            <w:tcW w:w="963" w:type="dxa"/>
            <w:gridSpan w:val="2"/>
          </w:tcPr>
          <w:p w14:paraId="542A8A5B" w14:textId="77777777" w:rsidR="005F789E" w:rsidRPr="00D326FF" w:rsidRDefault="005F789E" w:rsidP="003A1466">
            <w:pPr>
              <w:rPr>
                <w:sz w:val="20"/>
                <w:szCs w:val="20"/>
              </w:rPr>
            </w:pPr>
          </w:p>
        </w:tc>
        <w:tc>
          <w:tcPr>
            <w:tcW w:w="4394" w:type="dxa"/>
          </w:tcPr>
          <w:p w14:paraId="7F0AB3F3" w14:textId="77777777" w:rsidR="005F789E" w:rsidRPr="00D326FF" w:rsidRDefault="005F789E" w:rsidP="003A1466">
            <w:pPr>
              <w:rPr>
                <w:sz w:val="20"/>
                <w:szCs w:val="20"/>
              </w:rPr>
            </w:pPr>
            <w:r>
              <w:rPr>
                <w:sz w:val="20"/>
                <w:szCs w:val="20"/>
              </w:rPr>
              <w:t xml:space="preserve">Timeout. Could not perform operation within specified time period</w:t>
            </w:r>
          </w:p>
        </w:tc>
      </w:tr>
      <w:tr w:rsidR="005F789E" w:rsidRPr="00D326FF" w14:paraId="2AE00F5A" w14:textId="77777777" w:rsidTr="003A1466">
        <w:trPr>
          <w:trHeight w:val="20"/>
        </w:trPr>
        <w:tc>
          <w:tcPr>
            <w:tcW w:w="3119" w:type="dxa"/>
          </w:tcPr>
          <w:p w14:paraId="035F58D1" w14:textId="77777777" w:rsidR="005F789E" w:rsidRPr="00D326FF" w:rsidRDefault="005F789E" w:rsidP="003A1466">
            <w:pPr>
              <w:rPr>
                <w:sz w:val="20"/>
                <w:szCs w:val="20"/>
              </w:rPr>
            </w:pPr>
          </w:p>
        </w:tc>
        <w:tc>
          <w:tcPr>
            <w:tcW w:w="738" w:type="dxa"/>
          </w:tcPr>
          <w:p w14:paraId="7BDEEEF0" w14:textId="77777777" w:rsidR="005F789E" w:rsidRPr="00D326FF" w:rsidRDefault="005F789E" w:rsidP="003A1466">
            <w:pPr>
              <w:rPr>
                <w:sz w:val="20"/>
                <w:szCs w:val="20"/>
              </w:rPr>
            </w:pPr>
          </w:p>
        </w:tc>
        <w:tc>
          <w:tcPr>
            <w:tcW w:w="963" w:type="dxa"/>
            <w:gridSpan w:val="2"/>
          </w:tcPr>
          <w:p w14:paraId="3281630D" w14:textId="77777777" w:rsidR="005F789E" w:rsidRPr="00D326FF" w:rsidRDefault="005F789E" w:rsidP="003A1466">
            <w:pPr>
              <w:rPr>
                <w:sz w:val="20"/>
                <w:szCs w:val="20"/>
              </w:rPr>
            </w:pPr>
          </w:p>
        </w:tc>
        <w:tc>
          <w:tcPr>
            <w:tcW w:w="4394" w:type="dxa"/>
          </w:tcPr>
          <w:p w14:paraId="28C1B8EC" w14:textId="77777777" w:rsidR="005F789E" w:rsidRPr="00D326FF" w:rsidRDefault="005F789E" w:rsidP="003A1466">
            <w:pPr>
              <w:rPr>
                <w:sz w:val="20"/>
                <w:szCs w:val="20"/>
              </w:rPr>
            </w:pPr>
          </w:p>
        </w:tc>
      </w:tr>
      <w:tr w:rsidR="005F789E" w:rsidRPr="00D326FF" w14:paraId="067E5F29" w14:textId="77777777" w:rsidTr="003A1466">
        <w:trPr>
          <w:trHeight w:val="20"/>
        </w:trPr>
        <w:tc>
          <w:tcPr>
            <w:tcW w:w="3119" w:type="dxa"/>
          </w:tcPr>
          <w:p w14:paraId="70B9AC76" w14:textId="77777777" w:rsidR="005F789E" w:rsidRPr="00D326FF" w:rsidRDefault="005F789E" w:rsidP="003A1466">
            <w:pPr>
              <w:rPr>
                <w:sz w:val="20"/>
                <w:szCs w:val="20"/>
              </w:rPr>
            </w:pPr>
            <w:r>
              <w:rPr>
                <w:sz w:val="20"/>
                <w:szCs w:val="20"/>
              </w:rPr>
              <w:t>ECR_RETURNCODE_FAILED</w:t>
            </w:r>
          </w:p>
        </w:tc>
        <w:tc>
          <w:tcPr>
            <w:tcW w:w="738" w:type="dxa"/>
          </w:tcPr>
          <w:p w14:paraId="1E1A109F" w14:textId="77777777" w:rsidR="005F789E" w:rsidRPr="00D326FF" w:rsidRDefault="005F789E" w:rsidP="003A1466">
            <w:pPr>
              <w:rPr>
                <w:sz w:val="20"/>
                <w:szCs w:val="20"/>
              </w:rPr>
            </w:pPr>
            <w:r>
              <w:rPr>
                <w:sz w:val="20"/>
                <w:szCs w:val="20"/>
              </w:rPr>
              <w:t>32778</w:t>
            </w:r>
          </w:p>
        </w:tc>
        <w:tc>
          <w:tcPr>
            <w:tcW w:w="963" w:type="dxa"/>
            <w:gridSpan w:val="2"/>
          </w:tcPr>
          <w:p w14:paraId="68FC7103" w14:textId="77777777" w:rsidR="005F789E" w:rsidRPr="00D326FF" w:rsidRDefault="005F789E" w:rsidP="003A1466">
            <w:pPr>
              <w:rPr>
                <w:sz w:val="20"/>
                <w:szCs w:val="20"/>
              </w:rPr>
            </w:pPr>
          </w:p>
        </w:tc>
        <w:tc>
          <w:tcPr>
            <w:tcW w:w="4394" w:type="dxa"/>
          </w:tcPr>
          <w:p w14:paraId="37886458" w14:textId="77777777" w:rsidR="005F789E" w:rsidRPr="00D326FF" w:rsidRDefault="005F789E" w:rsidP="003A1466">
            <w:pPr>
              <w:rPr>
                <w:sz w:val="20"/>
                <w:szCs w:val="20"/>
              </w:rPr>
            </w:pPr>
            <w:r>
              <w:rPr>
                <w:sz w:val="20"/>
                <w:szCs w:val="20"/>
              </w:rPr>
              <w:t xml:space="preserve">Transaction failed</w:t>
            </w:r>
          </w:p>
        </w:tc>
      </w:tr>
      <w:tr w:rsidR="005F789E" w:rsidRPr="00D326FF" w14:paraId="161F8609" w14:textId="77777777" w:rsidTr="003A1466">
        <w:trPr>
          <w:trHeight w:val="20"/>
        </w:trPr>
        <w:tc>
          <w:tcPr>
            <w:tcW w:w="3119" w:type="dxa"/>
          </w:tcPr>
          <w:p w14:paraId="39155D8B" w14:textId="77777777" w:rsidR="005F789E" w:rsidRPr="00D326FF" w:rsidRDefault="005F789E" w:rsidP="003A1466">
            <w:pPr>
              <w:rPr>
                <w:sz w:val="20"/>
                <w:szCs w:val="20"/>
              </w:rPr>
            </w:pPr>
            <w:r>
              <w:rPr>
                <w:sz w:val="20"/>
                <w:szCs w:val="20"/>
              </w:rPr>
              <w:t>ECR_RETURNCODE_TRYAGAIN</w:t>
            </w:r>
          </w:p>
        </w:tc>
        <w:tc>
          <w:tcPr>
            <w:tcW w:w="738" w:type="dxa"/>
          </w:tcPr>
          <w:p w14:paraId="03B27970" w14:textId="77777777" w:rsidR="005F789E" w:rsidRPr="00D326FF" w:rsidRDefault="005F789E" w:rsidP="003A1466">
            <w:pPr>
              <w:rPr>
                <w:sz w:val="20"/>
                <w:szCs w:val="20"/>
              </w:rPr>
            </w:pPr>
            <w:r>
              <w:rPr>
                <w:sz w:val="20"/>
                <w:szCs w:val="20"/>
              </w:rPr>
              <w:t>32779</w:t>
            </w:r>
          </w:p>
        </w:tc>
        <w:tc>
          <w:tcPr>
            <w:tcW w:w="963" w:type="dxa"/>
            <w:gridSpan w:val="2"/>
          </w:tcPr>
          <w:p w14:paraId="70E96C4A" w14:textId="77777777" w:rsidR="005F789E" w:rsidRPr="00D326FF" w:rsidRDefault="005F789E" w:rsidP="003A1466">
            <w:pPr>
              <w:rPr>
                <w:sz w:val="20"/>
                <w:szCs w:val="20"/>
              </w:rPr>
            </w:pPr>
          </w:p>
        </w:tc>
        <w:tc>
          <w:tcPr>
            <w:tcW w:w="4394" w:type="dxa"/>
          </w:tcPr>
          <w:p w14:paraId="45EC5256" w14:textId="77777777" w:rsidR="005F789E" w:rsidRPr="00D326FF" w:rsidRDefault="005F789E" w:rsidP="003A1466">
            <w:pPr>
              <w:rPr>
                <w:sz w:val="20"/>
                <w:szCs w:val="20"/>
              </w:rPr>
            </w:pPr>
            <w:r>
              <w:rPr>
                <w:sz w:val="20"/>
                <w:szCs w:val="20"/>
              </w:rPr>
              <w:t xml:space="preserve">Operation can not be performed, try again</w:t>
            </w:r>
          </w:p>
        </w:tc>
      </w:tr>
      <w:tr w:rsidR="005F789E" w:rsidRPr="00D326FF" w14:paraId="2F6DC6C2" w14:textId="77777777" w:rsidTr="003A1466">
        <w:trPr>
          <w:trHeight w:val="20"/>
        </w:trPr>
        <w:tc>
          <w:tcPr>
            <w:tcW w:w="3119" w:type="dxa"/>
          </w:tcPr>
          <w:p w14:paraId="5265C41C" w14:textId="77777777" w:rsidR="005F789E" w:rsidRPr="00D326FF" w:rsidRDefault="005F789E" w:rsidP="003A1466">
            <w:pPr>
              <w:rPr>
                <w:sz w:val="20"/>
                <w:szCs w:val="20"/>
              </w:rPr>
            </w:pPr>
            <w:r>
              <w:rPr>
                <w:sz w:val="20"/>
                <w:szCs w:val="20"/>
              </w:rPr>
              <w:t>ECR_RETURNCODE_DISCONNECTED</w:t>
            </w:r>
          </w:p>
        </w:tc>
        <w:tc>
          <w:tcPr>
            <w:tcW w:w="738" w:type="dxa"/>
          </w:tcPr>
          <w:p w14:paraId="252152E5" w14:textId="77777777" w:rsidR="005F789E" w:rsidRPr="00D326FF" w:rsidRDefault="005F789E" w:rsidP="003A1466">
            <w:pPr>
              <w:rPr>
                <w:sz w:val="20"/>
                <w:szCs w:val="20"/>
              </w:rPr>
            </w:pPr>
            <w:r>
              <w:rPr>
                <w:sz w:val="20"/>
                <w:szCs w:val="20"/>
              </w:rPr>
              <w:t>32780</w:t>
            </w:r>
          </w:p>
        </w:tc>
        <w:tc>
          <w:tcPr>
            <w:tcW w:w="963" w:type="dxa"/>
            <w:gridSpan w:val="2"/>
          </w:tcPr>
          <w:p w14:paraId="0A75E42D" w14:textId="77777777" w:rsidR="005F789E" w:rsidRPr="00D326FF" w:rsidRDefault="005F789E" w:rsidP="003A1466">
            <w:pPr>
              <w:rPr>
                <w:sz w:val="20"/>
                <w:szCs w:val="20"/>
              </w:rPr>
            </w:pPr>
          </w:p>
        </w:tc>
        <w:tc>
          <w:tcPr>
            <w:tcW w:w="4394" w:type="dxa"/>
          </w:tcPr>
          <w:p w14:paraId="67BF42AD" w14:textId="77777777" w:rsidR="005F789E" w:rsidRPr="00D326FF" w:rsidRDefault="005F789E" w:rsidP="003A1466">
            <w:pPr>
              <w:rPr>
                <w:sz w:val="20"/>
                <w:szCs w:val="20"/>
              </w:rPr>
            </w:pPr>
            <w:r>
              <w:rPr>
                <w:sz w:val="20"/>
                <w:szCs w:val="20"/>
              </w:rPr>
              <w:t xml:space="preserve">Disconnected from the client</w:t>
            </w:r>
          </w:p>
        </w:tc>
      </w:tr>
      <w:tr w:rsidR="005F789E" w:rsidRPr="00D326FF" w14:paraId="6F73C35C" w14:textId="77777777" w:rsidTr="003A1466">
        <w:trPr>
          <w:trHeight w:val="20"/>
        </w:trPr>
        <w:tc>
          <w:tcPr>
            <w:tcW w:w="3119" w:type="dxa"/>
          </w:tcPr>
          <w:p w14:paraId="216EC723" w14:textId="77777777" w:rsidR="005F789E" w:rsidRPr="00D326FF" w:rsidRDefault="005F789E" w:rsidP="003A1466">
            <w:pPr>
              <w:rPr>
                <w:sz w:val="20"/>
                <w:szCs w:val="20"/>
              </w:rPr>
            </w:pPr>
            <w:r>
              <w:rPr>
                <w:sz w:val="20"/>
                <w:szCs w:val="20"/>
              </w:rPr>
              <w:t>ECR_RETURNCODE_MISSING</w:t>
            </w:r>
          </w:p>
        </w:tc>
        <w:tc>
          <w:tcPr>
            <w:tcW w:w="738" w:type="dxa"/>
          </w:tcPr>
          <w:p w14:paraId="31DA4835" w14:textId="77777777" w:rsidR="005F789E" w:rsidRPr="00D326FF" w:rsidRDefault="005F789E" w:rsidP="003A1466">
            <w:pPr>
              <w:rPr>
                <w:sz w:val="20"/>
                <w:szCs w:val="20"/>
              </w:rPr>
            </w:pPr>
            <w:r>
              <w:rPr>
                <w:sz w:val="20"/>
                <w:szCs w:val="20"/>
              </w:rPr>
              <w:t>32781</w:t>
            </w:r>
          </w:p>
        </w:tc>
        <w:tc>
          <w:tcPr>
            <w:tcW w:w="963" w:type="dxa"/>
            <w:gridSpan w:val="2"/>
          </w:tcPr>
          <w:p w14:paraId="1E10DF77" w14:textId="77777777" w:rsidR="005F789E" w:rsidRPr="00D326FF" w:rsidRDefault="005F789E" w:rsidP="003A1466">
            <w:pPr>
              <w:rPr>
                <w:sz w:val="20"/>
                <w:szCs w:val="20"/>
              </w:rPr>
            </w:pPr>
          </w:p>
        </w:tc>
        <w:tc>
          <w:tcPr>
            <w:tcW w:w="4394" w:type="dxa"/>
          </w:tcPr>
          <w:p w14:paraId="08599347" w14:textId="77777777" w:rsidR="005F789E" w:rsidRPr="00D326FF" w:rsidRDefault="005F789E" w:rsidP="003A1466">
            <w:pPr>
              <w:rPr>
                <w:sz w:val="20"/>
                <w:szCs w:val="20"/>
              </w:rPr>
            </w:pPr>
            <w:r>
              <w:rPr>
                <w:sz w:val="20"/>
                <w:szCs w:val="20"/>
              </w:rPr>
              <w:t xml:space="preserve">Specified transaction missing</w:t>
            </w:r>
          </w:p>
        </w:tc>
      </w:tr>
      <w:tr w:rsidR="005F789E" w:rsidRPr="00D326FF" w14:paraId="24E62CEE" w14:textId="77777777" w:rsidTr="003A1466">
        <w:trPr>
          <w:trHeight w:val="20"/>
        </w:trPr>
        <w:tc>
          <w:tcPr>
            <w:tcW w:w="3119" w:type="dxa"/>
          </w:tcPr>
          <w:p w14:paraId="471AA5F2" w14:textId="77777777" w:rsidR="005F789E" w:rsidRPr="00D326FF" w:rsidRDefault="005F789E" w:rsidP="003A1466">
            <w:pPr>
              <w:rPr>
                <w:sz w:val="20"/>
                <w:szCs w:val="20"/>
              </w:rPr>
            </w:pPr>
            <w:r>
              <w:rPr>
                <w:sz w:val="20"/>
                <w:szCs w:val="20"/>
              </w:rPr>
              <w:t>ECR_RETURNCODE_CANCMANUAL</w:t>
            </w:r>
          </w:p>
        </w:tc>
        <w:tc>
          <w:tcPr>
            <w:tcW w:w="738" w:type="dxa"/>
          </w:tcPr>
          <w:p w14:paraId="645D02C3" w14:textId="77777777" w:rsidR="005F789E" w:rsidRPr="00D326FF" w:rsidRDefault="005F789E" w:rsidP="003A1466">
            <w:pPr>
              <w:rPr>
                <w:sz w:val="20"/>
                <w:szCs w:val="20"/>
              </w:rPr>
            </w:pPr>
            <w:r>
              <w:rPr>
                <w:sz w:val="20"/>
                <w:szCs w:val="20"/>
              </w:rPr>
              <w:t>32782</w:t>
            </w:r>
          </w:p>
        </w:tc>
        <w:tc>
          <w:tcPr>
            <w:tcW w:w="963" w:type="dxa"/>
            <w:gridSpan w:val="2"/>
          </w:tcPr>
          <w:p w14:paraId="5F3FE87A" w14:textId="77777777" w:rsidR="005F789E" w:rsidRPr="00D326FF" w:rsidRDefault="005F789E" w:rsidP="003A1466">
            <w:pPr>
              <w:rPr>
                <w:sz w:val="20"/>
                <w:szCs w:val="20"/>
              </w:rPr>
            </w:pPr>
          </w:p>
        </w:tc>
        <w:tc>
          <w:tcPr>
            <w:tcW w:w="4394" w:type="dxa"/>
          </w:tcPr>
          <w:p w14:paraId="31C670E7" w14:textId="77777777" w:rsidR="005F789E" w:rsidRPr="00D326FF" w:rsidRDefault="005F789E" w:rsidP="003A1466">
            <w:pPr>
              <w:rPr>
                <w:sz w:val="20"/>
                <w:szCs w:val="20"/>
              </w:rPr>
            </w:pPr>
            <w:r>
              <w:rPr>
                <w:sz w:val="20"/>
                <w:szCs w:val="20"/>
              </w:rPr>
              <w:t xml:space="preserve">Operation cancelled manually</w:t>
            </w:r>
          </w:p>
        </w:tc>
      </w:tr>
      <w:tr w:rsidR="005F789E" w:rsidRPr="00D326FF" w14:paraId="570D4426" w14:textId="77777777" w:rsidTr="003A1466">
        <w:trPr>
          <w:trHeight w:val="20"/>
        </w:trPr>
        <w:tc>
          <w:tcPr>
            <w:tcW w:w="3119" w:type="dxa"/>
          </w:tcPr>
          <w:p w14:paraId="2D56663A" w14:textId="77777777" w:rsidR="005F789E" w:rsidRPr="00D326FF" w:rsidRDefault="005F789E" w:rsidP="003A1466">
            <w:pPr>
              <w:rPr>
                <w:sz w:val="20"/>
                <w:szCs w:val="20"/>
              </w:rPr>
            </w:pPr>
            <w:r>
              <w:rPr>
                <w:sz w:val="20"/>
                <w:szCs w:val="20"/>
              </w:rPr>
              <w:t>ECR_RETURNCODE_UNSUPORTED</w:t>
            </w:r>
          </w:p>
        </w:tc>
        <w:tc>
          <w:tcPr>
            <w:tcW w:w="738" w:type="dxa"/>
          </w:tcPr>
          <w:p w14:paraId="669C88A6" w14:textId="77777777" w:rsidR="005F789E" w:rsidRPr="00D326FF" w:rsidRDefault="005F789E" w:rsidP="003A1466">
            <w:pPr>
              <w:rPr>
                <w:sz w:val="20"/>
                <w:szCs w:val="20"/>
              </w:rPr>
            </w:pPr>
            <w:r>
              <w:rPr>
                <w:sz w:val="20"/>
                <w:szCs w:val="20"/>
              </w:rPr>
              <w:t>32783</w:t>
            </w:r>
          </w:p>
        </w:tc>
        <w:tc>
          <w:tcPr>
            <w:tcW w:w="963" w:type="dxa"/>
            <w:gridSpan w:val="2"/>
          </w:tcPr>
          <w:p w14:paraId="1E333062" w14:textId="77777777" w:rsidR="005F789E" w:rsidRPr="00D326FF" w:rsidRDefault="005F789E" w:rsidP="003A1466">
            <w:pPr>
              <w:rPr>
                <w:sz w:val="20"/>
                <w:szCs w:val="20"/>
              </w:rPr>
            </w:pPr>
          </w:p>
        </w:tc>
        <w:tc>
          <w:tcPr>
            <w:tcW w:w="4394" w:type="dxa"/>
          </w:tcPr>
          <w:p w14:paraId="2CD3DE8B" w14:textId="77777777" w:rsidR="005F789E" w:rsidRPr="00D326FF" w:rsidRDefault="005F789E" w:rsidP="003A1466">
            <w:pPr>
              <w:rPr>
                <w:sz w:val="20"/>
                <w:szCs w:val="20"/>
              </w:rPr>
            </w:pPr>
            <w:r>
              <w:rPr>
                <w:sz w:val="20"/>
                <w:szCs w:val="20"/>
              </w:rPr>
              <w:t xml:space="preserve">This command is not supported by POS (for example because of terminal configuration)</w:t>
            </w:r>
          </w:p>
        </w:tc>
      </w:tr>
      <w:tr w:rsidR="005F789E" w:rsidRPr="00D326FF" w14:paraId="50CDBCD4" w14:textId="77777777" w:rsidTr="003A1466">
        <w:trPr>
          <w:trHeight w:val="20"/>
        </w:trPr>
        <w:tc>
          <w:tcPr>
            <w:tcW w:w="3119" w:type="dxa"/>
          </w:tcPr>
          <w:p w14:paraId="32FC54D9" w14:textId="77777777" w:rsidR="005F789E" w:rsidRPr="00D326FF" w:rsidRDefault="005F789E" w:rsidP="003A1466">
            <w:pPr>
              <w:rPr>
                <w:sz w:val="20"/>
                <w:szCs w:val="20"/>
              </w:rPr>
            </w:pPr>
            <w:r>
              <w:rPr>
                <w:sz w:val="20"/>
                <w:szCs w:val="20"/>
              </w:rPr>
              <w:t>ECR_RETURNCODE_PIN</w:t>
            </w:r>
          </w:p>
        </w:tc>
        <w:tc>
          <w:tcPr>
            <w:tcW w:w="738" w:type="dxa"/>
          </w:tcPr>
          <w:p w14:paraId="154FEA04" w14:textId="77777777" w:rsidR="005F789E" w:rsidRPr="00D326FF" w:rsidRDefault="005F789E" w:rsidP="003A1466">
            <w:pPr>
              <w:rPr>
                <w:sz w:val="20"/>
                <w:szCs w:val="20"/>
              </w:rPr>
            </w:pPr>
            <w:r>
              <w:rPr>
                <w:sz w:val="20"/>
                <w:szCs w:val="20"/>
              </w:rPr>
              <w:t>32784</w:t>
            </w:r>
          </w:p>
        </w:tc>
        <w:tc>
          <w:tcPr>
            <w:tcW w:w="963" w:type="dxa"/>
            <w:gridSpan w:val="2"/>
          </w:tcPr>
          <w:p w14:paraId="35D1657C" w14:textId="77777777" w:rsidR="005F789E" w:rsidRPr="00D326FF" w:rsidRDefault="005F789E" w:rsidP="003A1466">
            <w:pPr>
              <w:rPr>
                <w:sz w:val="20"/>
                <w:szCs w:val="20"/>
              </w:rPr>
            </w:pPr>
          </w:p>
        </w:tc>
        <w:tc>
          <w:tcPr>
            <w:tcW w:w="4394" w:type="dxa"/>
          </w:tcPr>
          <w:p w14:paraId="3D2F0B35" w14:textId="77777777" w:rsidR="005F789E" w:rsidRPr="00D326FF" w:rsidRDefault="005F789E" w:rsidP="003A1466">
            <w:pPr>
              <w:rPr>
                <w:sz w:val="20"/>
                <w:szCs w:val="20"/>
              </w:rPr>
            </w:pPr>
            <w:r>
              <w:rPr>
                <w:sz w:val="20"/>
                <w:szCs w:val="20"/>
              </w:rPr>
              <w:t xml:space="preserve">ID card PIN error</w:t>
            </w:r>
          </w:p>
        </w:tc>
      </w:tr>
      <w:tr w:rsidR="005F789E" w:rsidRPr="00D326FF" w14:paraId="31E56AC9" w14:textId="77777777" w:rsidTr="003A1466">
        <w:trPr>
          <w:trHeight w:val="20"/>
        </w:trPr>
        <w:tc>
          <w:tcPr>
            <w:tcW w:w="3119" w:type="dxa"/>
          </w:tcPr>
          <w:p w14:paraId="7FD20347" w14:textId="77777777" w:rsidR="005F789E" w:rsidRPr="00D326FF" w:rsidRDefault="005F789E" w:rsidP="003A1466">
            <w:pPr>
              <w:rPr>
                <w:sz w:val="20"/>
                <w:szCs w:val="20"/>
              </w:rPr>
            </w:pPr>
            <w:r>
              <w:rPr>
                <w:sz w:val="20"/>
                <w:szCs w:val="20"/>
              </w:rPr>
              <w:t>ECR_RETURNCODE_READER</w:t>
            </w:r>
          </w:p>
        </w:tc>
        <w:tc>
          <w:tcPr>
            <w:tcW w:w="738" w:type="dxa"/>
          </w:tcPr>
          <w:p w14:paraId="36D4BB12" w14:textId="77777777" w:rsidR="005F789E" w:rsidRPr="00D326FF" w:rsidRDefault="005F789E" w:rsidP="003A1466">
            <w:pPr>
              <w:rPr>
                <w:sz w:val="20"/>
                <w:szCs w:val="20"/>
              </w:rPr>
            </w:pPr>
            <w:r>
              <w:rPr>
                <w:sz w:val="20"/>
                <w:szCs w:val="20"/>
              </w:rPr>
              <w:t>32785</w:t>
            </w:r>
          </w:p>
        </w:tc>
        <w:tc>
          <w:tcPr>
            <w:tcW w:w="963" w:type="dxa"/>
            <w:gridSpan w:val="2"/>
          </w:tcPr>
          <w:p w14:paraId="1A197A2F" w14:textId="77777777" w:rsidR="005F789E" w:rsidRPr="00D326FF" w:rsidRDefault="005F789E" w:rsidP="003A1466">
            <w:pPr>
              <w:rPr>
                <w:sz w:val="20"/>
                <w:szCs w:val="20"/>
              </w:rPr>
            </w:pPr>
          </w:p>
        </w:tc>
        <w:tc>
          <w:tcPr>
            <w:tcW w:w="4394" w:type="dxa"/>
          </w:tcPr>
          <w:p w14:paraId="5E710BFA" w14:textId="77777777" w:rsidR="005F789E" w:rsidRPr="00D326FF" w:rsidRDefault="005F789E" w:rsidP="003A1466">
            <w:pPr>
              <w:rPr>
                <w:sz w:val="20"/>
                <w:szCs w:val="20"/>
              </w:rPr>
            </w:pPr>
            <w:r>
              <w:rPr>
                <w:sz w:val="20"/>
                <w:szCs w:val="20"/>
              </w:rPr>
              <w:t xml:space="preserve">Smartcard reader error</w:t>
            </w:r>
          </w:p>
        </w:tc>
      </w:tr>
      <w:tr w:rsidR="005F789E" w:rsidRPr="00D326FF" w14:paraId="63A52C55" w14:textId="77777777" w:rsidTr="003A1466">
        <w:trPr>
          <w:trHeight w:val="20"/>
        </w:trPr>
        <w:tc>
          <w:tcPr>
            <w:tcW w:w="3119" w:type="dxa"/>
          </w:tcPr>
          <w:p w14:paraId="493E6940" w14:textId="77777777" w:rsidR="005F789E" w:rsidRPr="00D326FF" w:rsidRDefault="005F789E" w:rsidP="003A1466">
            <w:pPr>
              <w:rPr>
                <w:sz w:val="20"/>
                <w:szCs w:val="20"/>
              </w:rPr>
            </w:pPr>
            <w:r>
              <w:rPr>
                <w:sz w:val="20"/>
                <w:szCs w:val="20"/>
              </w:rPr>
              <w:lastRenderedPageBreak/>
              <w:t>ECR_RETURNCODE_AMOUNT</w:t>
            </w:r>
          </w:p>
        </w:tc>
        <w:tc>
          <w:tcPr>
            <w:tcW w:w="738" w:type="dxa"/>
          </w:tcPr>
          <w:p w14:paraId="7A5899FB" w14:textId="77777777" w:rsidR="005F789E" w:rsidRPr="00D326FF" w:rsidRDefault="005F789E" w:rsidP="003A1466">
            <w:pPr>
              <w:rPr>
                <w:sz w:val="20"/>
                <w:szCs w:val="20"/>
              </w:rPr>
            </w:pPr>
            <w:r>
              <w:rPr>
                <w:sz w:val="20"/>
                <w:szCs w:val="20"/>
              </w:rPr>
              <w:t>32783</w:t>
            </w:r>
          </w:p>
        </w:tc>
        <w:tc>
          <w:tcPr>
            <w:tcW w:w="963" w:type="dxa"/>
            <w:gridSpan w:val="2"/>
          </w:tcPr>
          <w:p w14:paraId="34183B4E" w14:textId="77777777" w:rsidR="005F789E" w:rsidRPr="00D326FF" w:rsidRDefault="005F789E" w:rsidP="003A1466">
            <w:pPr>
              <w:rPr>
                <w:sz w:val="20"/>
                <w:szCs w:val="20"/>
              </w:rPr>
            </w:pPr>
          </w:p>
        </w:tc>
        <w:tc>
          <w:tcPr>
            <w:tcW w:w="4394" w:type="dxa"/>
          </w:tcPr>
          <w:p w14:paraId="20A7E266" w14:textId="77777777" w:rsidR="005F789E" w:rsidRPr="00D326FF" w:rsidRDefault="005F789E" w:rsidP="003A1466">
            <w:pPr>
              <w:rPr>
                <w:sz w:val="20"/>
                <w:szCs w:val="20"/>
              </w:rPr>
            </w:pPr>
            <w:r>
              <w:rPr>
                <w:sz w:val="20"/>
                <w:szCs w:val="20"/>
              </w:rPr>
              <w:t xml:space="preserve">Amount error</w:t>
            </w:r>
          </w:p>
        </w:tc>
      </w:tr>
      <w:tr w:rsidR="005F789E" w:rsidRPr="00D326FF" w14:paraId="7E6BBED5" w14:textId="77777777" w:rsidTr="003A1466">
        <w:trPr>
          <w:trHeight w:val="20"/>
        </w:trPr>
        <w:tc>
          <w:tcPr>
            <w:tcW w:w="3119" w:type="dxa"/>
            <w:tcBorders>
              <w:bottom w:val="single" w:sz="4" w:space="0" w:color="auto"/>
            </w:tcBorders>
          </w:tcPr>
          <w:p w14:paraId="52A2AB72" w14:textId="77777777" w:rsidR="005F789E" w:rsidRPr="00D326FF" w:rsidRDefault="005F789E" w:rsidP="003A1466">
            <w:pPr>
              <w:rPr>
                <w:sz w:val="20"/>
                <w:szCs w:val="20"/>
              </w:rPr>
            </w:pPr>
            <w:r>
              <w:rPr>
                <w:sz w:val="20"/>
                <w:szCs w:val="20"/>
              </w:rPr>
              <w:t>ECR_RETURNCODE_CURRENCY</w:t>
            </w:r>
          </w:p>
        </w:tc>
        <w:tc>
          <w:tcPr>
            <w:tcW w:w="738" w:type="dxa"/>
            <w:tcBorders>
              <w:bottom w:val="single" w:sz="4" w:space="0" w:color="auto"/>
            </w:tcBorders>
          </w:tcPr>
          <w:p w14:paraId="459803D7" w14:textId="77777777" w:rsidR="005F789E" w:rsidRPr="00D326FF" w:rsidRDefault="005F789E" w:rsidP="003A1466">
            <w:pPr>
              <w:rPr>
                <w:sz w:val="20"/>
                <w:szCs w:val="20"/>
              </w:rPr>
            </w:pPr>
            <w:r>
              <w:rPr>
                <w:sz w:val="20"/>
                <w:szCs w:val="20"/>
              </w:rPr>
              <w:t>32787</w:t>
            </w:r>
          </w:p>
        </w:tc>
        <w:tc>
          <w:tcPr>
            <w:tcW w:w="963" w:type="dxa"/>
            <w:gridSpan w:val="2"/>
            <w:tcBorders>
              <w:bottom w:val="single" w:sz="4" w:space="0" w:color="auto"/>
            </w:tcBorders>
          </w:tcPr>
          <w:p w14:paraId="73D81742" w14:textId="77777777" w:rsidR="005F789E" w:rsidRPr="00D326FF" w:rsidRDefault="005F789E" w:rsidP="003A1466">
            <w:pPr>
              <w:rPr>
                <w:sz w:val="20"/>
                <w:szCs w:val="20"/>
              </w:rPr>
            </w:pPr>
          </w:p>
        </w:tc>
        <w:tc>
          <w:tcPr>
            <w:tcW w:w="4394" w:type="dxa"/>
            <w:tcBorders>
              <w:bottom w:val="single" w:sz="4" w:space="0" w:color="auto"/>
            </w:tcBorders>
          </w:tcPr>
          <w:p w14:paraId="44013C1B" w14:textId="77777777" w:rsidR="005F789E" w:rsidRPr="00D326FF" w:rsidRDefault="005F789E" w:rsidP="003A1466">
            <w:pPr>
              <w:rPr>
                <w:sz w:val="20"/>
                <w:szCs w:val="20"/>
              </w:rPr>
            </w:pPr>
            <w:r>
              <w:rPr>
                <w:sz w:val="20"/>
                <w:szCs w:val="20"/>
              </w:rPr>
              <w:t xml:space="preserve">Error Currency error</w:t>
            </w:r>
          </w:p>
        </w:tc>
      </w:tr>
    </w:tbl>
    <w:p w14:paraId="02151A29" w14:textId="77777777" w:rsidR="005F789E" w:rsidRPr="00EF0684" w:rsidRDefault="005F789E" w:rsidP="005F789E">
      <w:pPr>
        <w:spacing w:after="200"/>
        <w:rPr>
          <w:lang w:val="en-US"/>
        </w:rPr>
      </w:pPr>
    </w:p>
    <w:p w14:paraId="1BE68A7D" w14:textId="77777777" w:rsidR="00CD5DA8" w:rsidRPr="00F20919" w:rsidRDefault="00CD5DA8" w:rsidP="00BC2B3A">
      <w:pPr>
        <w:autoSpaceDE w:val="0"/>
        <w:autoSpaceDN w:val="0"/>
        <w:adjustRightInd w:val="0"/>
        <w:rPr>
          <w:rFonts w:ascii="Consolas" w:hAnsi="Consolas" w:cs="Consolas"/>
          <w:b/>
          <w:bCs/>
          <w:color w:val="000000"/>
          <w:sz w:val="20"/>
          <w:szCs w:val="20"/>
        </w:rPr>
      </w:pPr>
    </w:p>
    <w:sectPr w:rsidR="00CD5DA8" w:rsidRPr="00F20919" w:rsidSect="00DE3C64">
      <w:pgSz w:w="12240" w:h="15840"/>
      <w:pgMar w:top="113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BaltikaLT">
    <w:altName w:val="Times New Roman"/>
    <w:panose1 w:val="00000000000000000000"/>
    <w:charset w:val="00"/>
    <w:family w:val="auto"/>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BA"/>
    <w:family w:val="modern"/>
    <w:pitch w:val="fixed"/>
    <w:sig w:usb0="A1002AFF" w:usb1="C200F9FB" w:usb2="00040020" w:usb3="00000000" w:csb0="000001FF" w:csb1="00000000"/>
  </w:font>
  <w:font w:name="Consolas">
    <w:panose1 w:val="020B0609020204030204"/>
    <w:charset w:val="BA"/>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B94"/>
    <w:multiLevelType w:val="multilevel"/>
    <w:tmpl w:val="8FF0520C"/>
    <w:lvl w:ilvl="0">
      <w:start w:val="1"/>
      <w:numFmt w:val="bullet"/>
      <w:pStyle w:val="CMDdescription-Speclisttree"/>
      <w:lvlText w:val="•"/>
      <w:lvlJc w:val="left"/>
      <w:pPr>
        <w:tabs>
          <w:tab w:val="num" w:pos="2268"/>
        </w:tabs>
        <w:ind w:left="2268" w:hanging="283"/>
      </w:pPr>
      <w:rPr>
        <w:rFonts w:ascii="Tahoma" w:hAnsi="Tahoma" w:hint="default"/>
      </w:rPr>
    </w:lvl>
    <w:lvl w:ilvl="1">
      <w:start w:val="1"/>
      <w:numFmt w:val="bullet"/>
      <w:lvlText w:val="○"/>
      <w:lvlJc w:val="left"/>
      <w:pPr>
        <w:tabs>
          <w:tab w:val="num" w:pos="2552"/>
        </w:tabs>
        <w:ind w:left="2552" w:hanging="284"/>
      </w:pPr>
      <w:rPr>
        <w:rFonts w:ascii="Calibri" w:hAnsi="Calibri"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4A84127"/>
    <w:multiLevelType w:val="hybridMultilevel"/>
    <w:tmpl w:val="5964C9C2"/>
    <w:lvl w:ilvl="0" w:tplc="04270001">
      <w:start w:val="1"/>
      <w:numFmt w:val="bullet"/>
      <w:lvlText w:val=""/>
      <w:lvlJc w:val="left"/>
      <w:pPr>
        <w:ind w:left="3059" w:hanging="360"/>
      </w:pPr>
      <w:rPr>
        <w:rFonts w:ascii="Symbol" w:hAnsi="Symbol" w:hint="default"/>
      </w:rPr>
    </w:lvl>
    <w:lvl w:ilvl="1" w:tplc="04270003" w:tentative="1">
      <w:start w:val="1"/>
      <w:numFmt w:val="bullet"/>
      <w:lvlText w:val="o"/>
      <w:lvlJc w:val="left"/>
      <w:pPr>
        <w:ind w:left="3779" w:hanging="360"/>
      </w:pPr>
      <w:rPr>
        <w:rFonts w:ascii="Courier New" w:hAnsi="Courier New" w:cs="Courier New" w:hint="default"/>
      </w:rPr>
    </w:lvl>
    <w:lvl w:ilvl="2" w:tplc="04270005" w:tentative="1">
      <w:start w:val="1"/>
      <w:numFmt w:val="bullet"/>
      <w:lvlText w:val=""/>
      <w:lvlJc w:val="left"/>
      <w:pPr>
        <w:ind w:left="4499" w:hanging="360"/>
      </w:pPr>
      <w:rPr>
        <w:rFonts w:ascii="Wingdings" w:hAnsi="Wingdings" w:hint="default"/>
      </w:rPr>
    </w:lvl>
    <w:lvl w:ilvl="3" w:tplc="04270001" w:tentative="1">
      <w:start w:val="1"/>
      <w:numFmt w:val="bullet"/>
      <w:lvlText w:val=""/>
      <w:lvlJc w:val="left"/>
      <w:pPr>
        <w:ind w:left="5219" w:hanging="360"/>
      </w:pPr>
      <w:rPr>
        <w:rFonts w:ascii="Symbol" w:hAnsi="Symbol" w:hint="default"/>
      </w:rPr>
    </w:lvl>
    <w:lvl w:ilvl="4" w:tplc="04270003" w:tentative="1">
      <w:start w:val="1"/>
      <w:numFmt w:val="bullet"/>
      <w:lvlText w:val="o"/>
      <w:lvlJc w:val="left"/>
      <w:pPr>
        <w:ind w:left="5939" w:hanging="360"/>
      </w:pPr>
      <w:rPr>
        <w:rFonts w:ascii="Courier New" w:hAnsi="Courier New" w:cs="Courier New" w:hint="default"/>
      </w:rPr>
    </w:lvl>
    <w:lvl w:ilvl="5" w:tplc="04270005" w:tentative="1">
      <w:start w:val="1"/>
      <w:numFmt w:val="bullet"/>
      <w:lvlText w:val=""/>
      <w:lvlJc w:val="left"/>
      <w:pPr>
        <w:ind w:left="6659" w:hanging="360"/>
      </w:pPr>
      <w:rPr>
        <w:rFonts w:ascii="Wingdings" w:hAnsi="Wingdings" w:hint="default"/>
      </w:rPr>
    </w:lvl>
    <w:lvl w:ilvl="6" w:tplc="04270001" w:tentative="1">
      <w:start w:val="1"/>
      <w:numFmt w:val="bullet"/>
      <w:lvlText w:val=""/>
      <w:lvlJc w:val="left"/>
      <w:pPr>
        <w:ind w:left="7379" w:hanging="360"/>
      </w:pPr>
      <w:rPr>
        <w:rFonts w:ascii="Symbol" w:hAnsi="Symbol" w:hint="default"/>
      </w:rPr>
    </w:lvl>
    <w:lvl w:ilvl="7" w:tplc="04270003" w:tentative="1">
      <w:start w:val="1"/>
      <w:numFmt w:val="bullet"/>
      <w:lvlText w:val="o"/>
      <w:lvlJc w:val="left"/>
      <w:pPr>
        <w:ind w:left="8099" w:hanging="360"/>
      </w:pPr>
      <w:rPr>
        <w:rFonts w:ascii="Courier New" w:hAnsi="Courier New" w:cs="Courier New" w:hint="default"/>
      </w:rPr>
    </w:lvl>
    <w:lvl w:ilvl="8" w:tplc="04270005" w:tentative="1">
      <w:start w:val="1"/>
      <w:numFmt w:val="bullet"/>
      <w:lvlText w:val=""/>
      <w:lvlJc w:val="left"/>
      <w:pPr>
        <w:ind w:left="8819" w:hanging="360"/>
      </w:pPr>
      <w:rPr>
        <w:rFonts w:ascii="Wingdings" w:hAnsi="Wingdings" w:hint="default"/>
      </w:rPr>
    </w:lvl>
  </w:abstractNum>
  <w:abstractNum w:abstractNumId="2" w15:restartNumberingAfterBreak="0">
    <w:nsid w:val="10B65BDB"/>
    <w:multiLevelType w:val="multilevel"/>
    <w:tmpl w:val="558C56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 w15:restartNumberingAfterBreak="0">
    <w:nsid w:val="115B74D7"/>
    <w:multiLevelType w:val="hybridMultilevel"/>
    <w:tmpl w:val="95A08E30"/>
    <w:lvl w:ilvl="0" w:tplc="EC4498CE">
      <w:start w:val="5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23064"/>
    <w:multiLevelType w:val="multilevel"/>
    <w:tmpl w:val="757471B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 w15:restartNumberingAfterBreak="0">
    <w:nsid w:val="16836318"/>
    <w:multiLevelType w:val="hybridMultilevel"/>
    <w:tmpl w:val="AC5CD1FE"/>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F721AD"/>
    <w:multiLevelType w:val="hybridMultilevel"/>
    <w:tmpl w:val="51D016A0"/>
    <w:lvl w:ilvl="0" w:tplc="EAE4B06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BA95413"/>
    <w:multiLevelType w:val="hybridMultilevel"/>
    <w:tmpl w:val="4E04502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2957388E"/>
    <w:multiLevelType w:val="hybridMultilevel"/>
    <w:tmpl w:val="799A94AE"/>
    <w:lvl w:ilvl="0" w:tplc="04090001">
      <w:start w:val="1"/>
      <w:numFmt w:val="bullet"/>
      <w:lvlText w:val=""/>
      <w:lvlJc w:val="left"/>
      <w:pPr>
        <w:tabs>
          <w:tab w:val="num" w:pos="2699"/>
        </w:tabs>
        <w:ind w:left="2699" w:hanging="360"/>
      </w:pPr>
      <w:rPr>
        <w:rFonts w:ascii="Symbol" w:hAnsi="Symbol"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9" w15:restartNumberingAfterBreak="0">
    <w:nsid w:val="2E5651A1"/>
    <w:multiLevelType w:val="hybridMultilevel"/>
    <w:tmpl w:val="AFCC954C"/>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3CD0F7A"/>
    <w:multiLevelType w:val="hybridMultilevel"/>
    <w:tmpl w:val="E96A4FC8"/>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11" w15:restartNumberingAfterBreak="0">
    <w:nsid w:val="349E49E4"/>
    <w:multiLevelType w:val="hybridMultilevel"/>
    <w:tmpl w:val="C3727976"/>
    <w:lvl w:ilvl="0" w:tplc="EAE4B060">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37C1FB1"/>
    <w:multiLevelType w:val="hybridMultilevel"/>
    <w:tmpl w:val="EB745E02"/>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13" w15:restartNumberingAfterBreak="0">
    <w:nsid w:val="44273CD7"/>
    <w:multiLevelType w:val="hybridMultilevel"/>
    <w:tmpl w:val="9CD881F2"/>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14" w15:restartNumberingAfterBreak="0">
    <w:nsid w:val="45F33914"/>
    <w:multiLevelType w:val="hybridMultilevel"/>
    <w:tmpl w:val="7B40BE0E"/>
    <w:lvl w:ilvl="0" w:tplc="D8142C9A">
      <w:numFmt w:val="decimal"/>
      <w:lvlText w:val="%1 –"/>
      <w:lvlJc w:val="left"/>
      <w:pPr>
        <w:tabs>
          <w:tab w:val="num" w:pos="2486"/>
        </w:tabs>
        <w:ind w:left="248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B8565B6"/>
    <w:multiLevelType w:val="hybridMultilevel"/>
    <w:tmpl w:val="A3B8786C"/>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D0C1A7C"/>
    <w:multiLevelType w:val="hybridMultilevel"/>
    <w:tmpl w:val="73FCFD48"/>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17" w15:restartNumberingAfterBreak="0">
    <w:nsid w:val="4E0B3852"/>
    <w:multiLevelType w:val="hybridMultilevel"/>
    <w:tmpl w:val="424CB58A"/>
    <w:lvl w:ilvl="0" w:tplc="1D4AFA9A">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0D25DEF"/>
    <w:multiLevelType w:val="hybridMultilevel"/>
    <w:tmpl w:val="DB225AB0"/>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9" w15:restartNumberingAfterBreak="0">
    <w:nsid w:val="56A8452C"/>
    <w:multiLevelType w:val="multilevel"/>
    <w:tmpl w:val="D4D4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40A7C"/>
    <w:multiLevelType w:val="hybridMultilevel"/>
    <w:tmpl w:val="C292D68E"/>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84C296E"/>
    <w:multiLevelType w:val="multilevel"/>
    <w:tmpl w:val="A2A2A962"/>
    <w:lvl w:ilvl="0">
      <w:start w:val="1"/>
      <w:numFmt w:val="decimal"/>
      <w:suff w:val="space"/>
      <w:lvlText w:val="%1"/>
      <w:lvlJc w:val="left"/>
      <w:pPr>
        <w:ind w:left="227" w:hanging="227"/>
      </w:pPr>
      <w:rPr>
        <w:rFonts w:hint="default"/>
      </w:rPr>
    </w:lvl>
    <w:lvl w:ilvl="1">
      <w:start w:val="1"/>
      <w:numFmt w:val="decimal"/>
      <w:suff w:val="space"/>
      <w:lvlText w:val="%1.%2"/>
      <w:lvlJc w:val="left"/>
      <w:pPr>
        <w:ind w:left="454" w:hanging="227"/>
      </w:pPr>
      <w:rPr>
        <w:rFonts w:hint="default"/>
      </w:rPr>
    </w:lvl>
    <w:lvl w:ilvl="2">
      <w:start w:val="1"/>
      <w:numFmt w:val="decimal"/>
      <w:suff w:val="space"/>
      <w:lvlText w:val="%1.%2.%3"/>
      <w:lvlJc w:val="left"/>
      <w:pPr>
        <w:ind w:left="681" w:hanging="227"/>
      </w:pPr>
      <w:rPr>
        <w:rFonts w:hint="default"/>
      </w:rPr>
    </w:lvl>
    <w:lvl w:ilvl="3">
      <w:start w:val="1"/>
      <w:numFmt w:val="decimal"/>
      <w:suff w:val="space"/>
      <w:lvlText w:val="%1.%2.%3.%4"/>
      <w:lvlJc w:val="left"/>
      <w:pPr>
        <w:ind w:left="908" w:hanging="227"/>
      </w:pPr>
      <w:rPr>
        <w:rFonts w:hint="default"/>
      </w:rPr>
    </w:lvl>
    <w:lvl w:ilvl="4">
      <w:start w:val="1"/>
      <w:numFmt w:val="decimal"/>
      <w:pStyle w:val="Heading5"/>
      <w:suff w:val="space"/>
      <w:lvlText w:val="%1.%2.%3.%4.%5"/>
      <w:lvlJc w:val="left"/>
      <w:pPr>
        <w:ind w:left="1135" w:hanging="227"/>
      </w:pPr>
      <w:rPr>
        <w:rFonts w:hint="default"/>
      </w:rPr>
    </w:lvl>
    <w:lvl w:ilvl="5">
      <w:start w:val="1"/>
      <w:numFmt w:val="decimal"/>
      <w:pStyle w:val="Heading6"/>
      <w:suff w:val="space"/>
      <w:lvlText w:val="%1.%2.%3.%4.%5.%6"/>
      <w:lvlJc w:val="left"/>
      <w:pPr>
        <w:ind w:left="1362" w:hanging="227"/>
      </w:pPr>
      <w:rPr>
        <w:rFonts w:hint="default"/>
      </w:rPr>
    </w:lvl>
    <w:lvl w:ilvl="6">
      <w:start w:val="1"/>
      <w:numFmt w:val="decimal"/>
      <w:lvlText w:val="%1.%2.%3.%4.%5.%6.%7"/>
      <w:lvlJc w:val="left"/>
      <w:pPr>
        <w:ind w:left="1589" w:hanging="227"/>
      </w:pPr>
      <w:rPr>
        <w:rFonts w:hint="default"/>
      </w:rPr>
    </w:lvl>
    <w:lvl w:ilvl="7">
      <w:start w:val="1"/>
      <w:numFmt w:val="decimal"/>
      <w:lvlText w:val="%1.%2.%3.%4.%5.%6.%7.%8"/>
      <w:lvlJc w:val="left"/>
      <w:pPr>
        <w:ind w:left="1816" w:hanging="227"/>
      </w:pPr>
      <w:rPr>
        <w:rFonts w:hint="default"/>
      </w:rPr>
    </w:lvl>
    <w:lvl w:ilvl="8">
      <w:start w:val="1"/>
      <w:numFmt w:val="decimal"/>
      <w:lvlText w:val="%1.%2.%3.%4.%5.%6.%7.%8.%9"/>
      <w:lvlJc w:val="left"/>
      <w:pPr>
        <w:ind w:left="2043" w:hanging="227"/>
      </w:pPr>
      <w:rPr>
        <w:rFonts w:hint="default"/>
      </w:rPr>
    </w:lvl>
  </w:abstractNum>
  <w:abstractNum w:abstractNumId="22" w15:restartNumberingAfterBreak="0">
    <w:nsid w:val="5ECC068D"/>
    <w:multiLevelType w:val="hybridMultilevel"/>
    <w:tmpl w:val="1D84B910"/>
    <w:lvl w:ilvl="0" w:tplc="04090011">
      <w:start w:val="1"/>
      <w:numFmt w:val="decimal"/>
      <w:lvlText w:val="%1)"/>
      <w:lvlJc w:val="left"/>
      <w:pPr>
        <w:tabs>
          <w:tab w:val="num" w:pos="2699"/>
        </w:tabs>
        <w:ind w:left="2699" w:hanging="360"/>
      </w:pPr>
    </w:lvl>
    <w:lvl w:ilvl="1" w:tplc="04090019" w:tentative="1">
      <w:start w:val="1"/>
      <w:numFmt w:val="lowerLetter"/>
      <w:lvlText w:val="%2."/>
      <w:lvlJc w:val="left"/>
      <w:pPr>
        <w:tabs>
          <w:tab w:val="num" w:pos="3419"/>
        </w:tabs>
        <w:ind w:left="3419" w:hanging="360"/>
      </w:pPr>
    </w:lvl>
    <w:lvl w:ilvl="2" w:tplc="0409001B" w:tentative="1">
      <w:start w:val="1"/>
      <w:numFmt w:val="lowerRoman"/>
      <w:lvlText w:val="%3."/>
      <w:lvlJc w:val="right"/>
      <w:pPr>
        <w:tabs>
          <w:tab w:val="num" w:pos="4139"/>
        </w:tabs>
        <w:ind w:left="4139" w:hanging="180"/>
      </w:pPr>
    </w:lvl>
    <w:lvl w:ilvl="3" w:tplc="0409000F" w:tentative="1">
      <w:start w:val="1"/>
      <w:numFmt w:val="decimal"/>
      <w:lvlText w:val="%4."/>
      <w:lvlJc w:val="left"/>
      <w:pPr>
        <w:tabs>
          <w:tab w:val="num" w:pos="4859"/>
        </w:tabs>
        <w:ind w:left="4859" w:hanging="360"/>
      </w:pPr>
    </w:lvl>
    <w:lvl w:ilvl="4" w:tplc="04090019" w:tentative="1">
      <w:start w:val="1"/>
      <w:numFmt w:val="lowerLetter"/>
      <w:lvlText w:val="%5."/>
      <w:lvlJc w:val="left"/>
      <w:pPr>
        <w:tabs>
          <w:tab w:val="num" w:pos="5579"/>
        </w:tabs>
        <w:ind w:left="5579" w:hanging="360"/>
      </w:pPr>
    </w:lvl>
    <w:lvl w:ilvl="5" w:tplc="0409001B" w:tentative="1">
      <w:start w:val="1"/>
      <w:numFmt w:val="lowerRoman"/>
      <w:lvlText w:val="%6."/>
      <w:lvlJc w:val="right"/>
      <w:pPr>
        <w:tabs>
          <w:tab w:val="num" w:pos="6299"/>
        </w:tabs>
        <w:ind w:left="6299" w:hanging="180"/>
      </w:pPr>
    </w:lvl>
    <w:lvl w:ilvl="6" w:tplc="0409000F" w:tentative="1">
      <w:start w:val="1"/>
      <w:numFmt w:val="decimal"/>
      <w:lvlText w:val="%7."/>
      <w:lvlJc w:val="left"/>
      <w:pPr>
        <w:tabs>
          <w:tab w:val="num" w:pos="7019"/>
        </w:tabs>
        <w:ind w:left="7019" w:hanging="360"/>
      </w:pPr>
    </w:lvl>
    <w:lvl w:ilvl="7" w:tplc="04090019" w:tentative="1">
      <w:start w:val="1"/>
      <w:numFmt w:val="lowerLetter"/>
      <w:lvlText w:val="%8."/>
      <w:lvlJc w:val="left"/>
      <w:pPr>
        <w:tabs>
          <w:tab w:val="num" w:pos="7739"/>
        </w:tabs>
        <w:ind w:left="7739" w:hanging="360"/>
      </w:pPr>
    </w:lvl>
    <w:lvl w:ilvl="8" w:tplc="0409001B" w:tentative="1">
      <w:start w:val="1"/>
      <w:numFmt w:val="lowerRoman"/>
      <w:lvlText w:val="%9."/>
      <w:lvlJc w:val="right"/>
      <w:pPr>
        <w:tabs>
          <w:tab w:val="num" w:pos="8459"/>
        </w:tabs>
        <w:ind w:left="8459" w:hanging="180"/>
      </w:pPr>
    </w:lvl>
  </w:abstractNum>
  <w:abstractNum w:abstractNumId="23" w15:restartNumberingAfterBreak="0">
    <w:nsid w:val="61E5620E"/>
    <w:multiLevelType w:val="hybridMultilevel"/>
    <w:tmpl w:val="0566598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4" w15:restartNumberingAfterBreak="0">
    <w:nsid w:val="636E46B5"/>
    <w:multiLevelType w:val="multilevel"/>
    <w:tmpl w:val="F0129160"/>
    <w:lvl w:ilvl="0">
      <w:start w:val="1"/>
      <w:numFmt w:val="decimal"/>
      <w:lvlText w:val="%1."/>
      <w:lvlJc w:val="center"/>
      <w:pPr>
        <w:tabs>
          <w:tab w:val="num" w:pos="3054"/>
        </w:tabs>
        <w:ind w:left="2638" w:firstLine="56"/>
      </w:pPr>
      <w:rPr>
        <w:rFonts w:ascii="Arial" w:hAnsi="Arial" w:hint="default"/>
        <w:b/>
        <w:i w:val="0"/>
        <w:caps/>
        <w:color w:val="auto"/>
        <w:sz w:val="36"/>
      </w:rPr>
    </w:lvl>
    <w:lvl w:ilvl="1">
      <w:start w:val="1"/>
      <w:numFmt w:val="decimal"/>
      <w:lvlText w:val="%1.%2"/>
      <w:lvlJc w:val="left"/>
      <w:pPr>
        <w:tabs>
          <w:tab w:val="num" w:pos="6815"/>
        </w:tabs>
        <w:ind w:left="6815" w:hanging="576"/>
      </w:pPr>
      <w:rPr>
        <w:rFonts w:hint="default"/>
      </w:rPr>
    </w:lvl>
    <w:lvl w:ilvl="2">
      <w:start w:val="1"/>
      <w:numFmt w:val="decimal"/>
      <w:lvlText w:val="%1.%2.%3"/>
      <w:lvlJc w:val="left"/>
      <w:pPr>
        <w:tabs>
          <w:tab w:val="num" w:pos="3301"/>
        </w:tabs>
        <w:ind w:left="3301" w:hanging="720"/>
      </w:pPr>
      <w:rPr>
        <w:rFonts w:hint="default"/>
      </w:rPr>
    </w:lvl>
    <w:lvl w:ilvl="3">
      <w:start w:val="1"/>
      <w:numFmt w:val="decimal"/>
      <w:lvlText w:val="%1.%2.%3.%4"/>
      <w:lvlJc w:val="left"/>
      <w:pPr>
        <w:tabs>
          <w:tab w:val="num" w:pos="3445"/>
        </w:tabs>
        <w:ind w:left="3445" w:hanging="864"/>
      </w:pPr>
      <w:rPr>
        <w:rFonts w:hint="default"/>
      </w:rPr>
    </w:lvl>
    <w:lvl w:ilvl="4">
      <w:start w:val="1"/>
      <w:numFmt w:val="decimal"/>
      <w:lvlText w:val="%51."/>
      <w:lvlJc w:val="left"/>
      <w:pPr>
        <w:tabs>
          <w:tab w:val="num" w:pos="3589"/>
        </w:tabs>
        <w:ind w:left="3589" w:hanging="1008"/>
      </w:pPr>
      <w:rPr>
        <w:rFonts w:hint="default"/>
      </w:rPr>
    </w:lvl>
    <w:lvl w:ilvl="5">
      <w:start w:val="1"/>
      <w:numFmt w:val="decimal"/>
      <w:lvlText w:val="%1.%2.%3.%4.%5.%6"/>
      <w:lvlJc w:val="left"/>
      <w:pPr>
        <w:tabs>
          <w:tab w:val="num" w:pos="3733"/>
        </w:tabs>
        <w:ind w:left="3733" w:hanging="1152"/>
      </w:pPr>
      <w:rPr>
        <w:rFonts w:hint="default"/>
      </w:rPr>
    </w:lvl>
    <w:lvl w:ilvl="6">
      <w:start w:val="1"/>
      <w:numFmt w:val="decimal"/>
      <w:pStyle w:val="Heading7"/>
      <w:lvlText w:val="%1.%2.%3.%4.%5.%6.%7"/>
      <w:lvlJc w:val="left"/>
      <w:pPr>
        <w:tabs>
          <w:tab w:val="num" w:pos="3877"/>
        </w:tabs>
        <w:ind w:left="3877" w:hanging="1296"/>
      </w:pPr>
      <w:rPr>
        <w:rFonts w:hint="default"/>
      </w:rPr>
    </w:lvl>
    <w:lvl w:ilvl="7">
      <w:start w:val="1"/>
      <w:numFmt w:val="decimal"/>
      <w:pStyle w:val="Heading8"/>
      <w:lvlText w:val="%1.%2.%3.%4.%5.%6.%7.%8"/>
      <w:lvlJc w:val="left"/>
      <w:pPr>
        <w:tabs>
          <w:tab w:val="num" w:pos="4021"/>
        </w:tabs>
        <w:ind w:left="4021" w:hanging="1440"/>
      </w:pPr>
      <w:rPr>
        <w:rFonts w:hint="default"/>
      </w:rPr>
    </w:lvl>
    <w:lvl w:ilvl="8">
      <w:start w:val="1"/>
      <w:numFmt w:val="decimal"/>
      <w:pStyle w:val="Heading9"/>
      <w:lvlText w:val="%1.%2.%3.%4.%5.%6.%7.%8.%9"/>
      <w:lvlJc w:val="left"/>
      <w:pPr>
        <w:tabs>
          <w:tab w:val="num" w:pos="4165"/>
        </w:tabs>
        <w:ind w:left="4165" w:hanging="1584"/>
      </w:pPr>
      <w:rPr>
        <w:rFonts w:hint="default"/>
      </w:rPr>
    </w:lvl>
  </w:abstractNum>
  <w:abstractNum w:abstractNumId="25" w15:restartNumberingAfterBreak="0">
    <w:nsid w:val="652F00AA"/>
    <w:multiLevelType w:val="hybridMultilevel"/>
    <w:tmpl w:val="4C92CD66"/>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26" w15:restartNumberingAfterBreak="0">
    <w:nsid w:val="6A701DB8"/>
    <w:multiLevelType w:val="hybridMultilevel"/>
    <w:tmpl w:val="8488E0D6"/>
    <w:lvl w:ilvl="0" w:tplc="04270001">
      <w:start w:val="1"/>
      <w:numFmt w:val="bullet"/>
      <w:lvlText w:val=""/>
      <w:lvlJc w:val="left"/>
      <w:pPr>
        <w:ind w:left="3059" w:hanging="360"/>
      </w:pPr>
      <w:rPr>
        <w:rFonts w:ascii="Symbol" w:hAnsi="Symbol" w:hint="default"/>
      </w:rPr>
    </w:lvl>
    <w:lvl w:ilvl="1" w:tplc="04270003" w:tentative="1">
      <w:start w:val="1"/>
      <w:numFmt w:val="bullet"/>
      <w:lvlText w:val="o"/>
      <w:lvlJc w:val="left"/>
      <w:pPr>
        <w:ind w:left="3779" w:hanging="360"/>
      </w:pPr>
      <w:rPr>
        <w:rFonts w:ascii="Courier New" w:hAnsi="Courier New" w:cs="Courier New" w:hint="default"/>
      </w:rPr>
    </w:lvl>
    <w:lvl w:ilvl="2" w:tplc="04270005" w:tentative="1">
      <w:start w:val="1"/>
      <w:numFmt w:val="bullet"/>
      <w:lvlText w:val=""/>
      <w:lvlJc w:val="left"/>
      <w:pPr>
        <w:ind w:left="4499" w:hanging="360"/>
      </w:pPr>
      <w:rPr>
        <w:rFonts w:ascii="Wingdings" w:hAnsi="Wingdings" w:hint="default"/>
      </w:rPr>
    </w:lvl>
    <w:lvl w:ilvl="3" w:tplc="04270001" w:tentative="1">
      <w:start w:val="1"/>
      <w:numFmt w:val="bullet"/>
      <w:lvlText w:val=""/>
      <w:lvlJc w:val="left"/>
      <w:pPr>
        <w:ind w:left="5219" w:hanging="360"/>
      </w:pPr>
      <w:rPr>
        <w:rFonts w:ascii="Symbol" w:hAnsi="Symbol" w:hint="default"/>
      </w:rPr>
    </w:lvl>
    <w:lvl w:ilvl="4" w:tplc="04270003" w:tentative="1">
      <w:start w:val="1"/>
      <w:numFmt w:val="bullet"/>
      <w:lvlText w:val="o"/>
      <w:lvlJc w:val="left"/>
      <w:pPr>
        <w:ind w:left="5939" w:hanging="360"/>
      </w:pPr>
      <w:rPr>
        <w:rFonts w:ascii="Courier New" w:hAnsi="Courier New" w:cs="Courier New" w:hint="default"/>
      </w:rPr>
    </w:lvl>
    <w:lvl w:ilvl="5" w:tplc="04270005" w:tentative="1">
      <w:start w:val="1"/>
      <w:numFmt w:val="bullet"/>
      <w:lvlText w:val=""/>
      <w:lvlJc w:val="left"/>
      <w:pPr>
        <w:ind w:left="6659" w:hanging="360"/>
      </w:pPr>
      <w:rPr>
        <w:rFonts w:ascii="Wingdings" w:hAnsi="Wingdings" w:hint="default"/>
      </w:rPr>
    </w:lvl>
    <w:lvl w:ilvl="6" w:tplc="04270001" w:tentative="1">
      <w:start w:val="1"/>
      <w:numFmt w:val="bullet"/>
      <w:lvlText w:val=""/>
      <w:lvlJc w:val="left"/>
      <w:pPr>
        <w:ind w:left="7379" w:hanging="360"/>
      </w:pPr>
      <w:rPr>
        <w:rFonts w:ascii="Symbol" w:hAnsi="Symbol" w:hint="default"/>
      </w:rPr>
    </w:lvl>
    <w:lvl w:ilvl="7" w:tplc="04270003" w:tentative="1">
      <w:start w:val="1"/>
      <w:numFmt w:val="bullet"/>
      <w:lvlText w:val="o"/>
      <w:lvlJc w:val="left"/>
      <w:pPr>
        <w:ind w:left="8099" w:hanging="360"/>
      </w:pPr>
      <w:rPr>
        <w:rFonts w:ascii="Courier New" w:hAnsi="Courier New" w:cs="Courier New" w:hint="default"/>
      </w:rPr>
    </w:lvl>
    <w:lvl w:ilvl="8" w:tplc="04270005" w:tentative="1">
      <w:start w:val="1"/>
      <w:numFmt w:val="bullet"/>
      <w:lvlText w:val=""/>
      <w:lvlJc w:val="left"/>
      <w:pPr>
        <w:ind w:left="8819" w:hanging="360"/>
      </w:pPr>
      <w:rPr>
        <w:rFonts w:ascii="Wingdings" w:hAnsi="Wingdings" w:hint="default"/>
      </w:rPr>
    </w:lvl>
  </w:abstractNum>
  <w:abstractNum w:abstractNumId="27" w15:restartNumberingAfterBreak="0">
    <w:nsid w:val="6DAF2CA9"/>
    <w:multiLevelType w:val="hybridMultilevel"/>
    <w:tmpl w:val="20408C82"/>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28" w15:restartNumberingAfterBreak="0">
    <w:nsid w:val="6E9104F0"/>
    <w:multiLevelType w:val="hybridMultilevel"/>
    <w:tmpl w:val="1256B10A"/>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29" w15:restartNumberingAfterBreak="0">
    <w:nsid w:val="6EEA5A1C"/>
    <w:multiLevelType w:val="hybridMultilevel"/>
    <w:tmpl w:val="55E4957C"/>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F863581"/>
    <w:multiLevelType w:val="hybridMultilevel"/>
    <w:tmpl w:val="A6E2B47A"/>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31" w15:restartNumberingAfterBreak="0">
    <w:nsid w:val="6FC23171"/>
    <w:multiLevelType w:val="hybridMultilevel"/>
    <w:tmpl w:val="0344C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5964C2"/>
    <w:multiLevelType w:val="multilevel"/>
    <w:tmpl w:val="B5C6F840"/>
    <w:lvl w:ilvl="0">
      <w:start w:val="1"/>
      <w:numFmt w:val="bullet"/>
      <w:pStyle w:val="CMDdescription-Unorderedlist"/>
      <w:lvlText w:val="•"/>
      <w:lvlJc w:val="left"/>
      <w:pPr>
        <w:tabs>
          <w:tab w:val="num" w:pos="2268"/>
        </w:tabs>
        <w:ind w:left="2268" w:hanging="283"/>
      </w:pPr>
      <w:rPr>
        <w:rFonts w:ascii="Tahoma" w:hAnsi="Tahoma" w:hint="default"/>
      </w:rPr>
    </w:lvl>
    <w:lvl w:ilvl="1">
      <w:start w:val="1"/>
      <w:numFmt w:val="bullet"/>
      <w:lvlText w:val="○"/>
      <w:lvlJc w:val="left"/>
      <w:pPr>
        <w:tabs>
          <w:tab w:val="num" w:pos="2552"/>
        </w:tabs>
        <w:ind w:left="2552" w:hanging="284"/>
      </w:pPr>
      <w:rPr>
        <w:rFonts w:ascii="Calibri" w:hAnsi="Calibri" w:hint="default"/>
      </w:rPr>
    </w:lvl>
    <w:lvl w:ilvl="2">
      <w:start w:val="1"/>
      <w:numFmt w:val="bullet"/>
      <w:lvlText w:val=""/>
      <w:lvlJc w:val="left"/>
      <w:pPr>
        <w:tabs>
          <w:tab w:val="num" w:pos="1418"/>
        </w:tabs>
        <w:ind w:left="1418" w:hanging="284"/>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79877F15"/>
    <w:multiLevelType w:val="hybridMultilevel"/>
    <w:tmpl w:val="419A1DFE"/>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B751305"/>
    <w:multiLevelType w:val="hybridMultilevel"/>
    <w:tmpl w:val="9572D526"/>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35" w15:restartNumberingAfterBreak="0">
    <w:nsid w:val="7E62402D"/>
    <w:multiLevelType w:val="hybridMultilevel"/>
    <w:tmpl w:val="7C380060"/>
    <w:lvl w:ilvl="0" w:tplc="0427000F">
      <w:start w:val="1"/>
      <w:numFmt w:val="decimal"/>
      <w:lvlText w:val="%1."/>
      <w:lvlJc w:val="left"/>
      <w:pPr>
        <w:ind w:left="1080" w:hanging="360"/>
      </w:p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num w:numId="1" w16cid:durableId="1834563080">
    <w:abstractNumId w:val="19"/>
  </w:num>
  <w:num w:numId="2" w16cid:durableId="968163666">
    <w:abstractNumId w:val="14"/>
  </w:num>
  <w:num w:numId="3" w16cid:durableId="1480538250">
    <w:abstractNumId w:val="5"/>
  </w:num>
  <w:num w:numId="4" w16cid:durableId="1771395481">
    <w:abstractNumId w:val="22"/>
  </w:num>
  <w:num w:numId="5" w16cid:durableId="644353730">
    <w:abstractNumId w:val="8"/>
  </w:num>
  <w:num w:numId="6" w16cid:durableId="1161506296">
    <w:abstractNumId w:val="31"/>
  </w:num>
  <w:num w:numId="7" w16cid:durableId="1532959806">
    <w:abstractNumId w:val="21"/>
  </w:num>
  <w:num w:numId="8" w16cid:durableId="2043969476">
    <w:abstractNumId w:val="24"/>
  </w:num>
  <w:num w:numId="9" w16cid:durableId="683022036">
    <w:abstractNumId w:val="27"/>
  </w:num>
  <w:num w:numId="10" w16cid:durableId="1307902098">
    <w:abstractNumId w:val="25"/>
  </w:num>
  <w:num w:numId="11" w16cid:durableId="1027410868">
    <w:abstractNumId w:val="34"/>
  </w:num>
  <w:num w:numId="12" w16cid:durableId="1981378589">
    <w:abstractNumId w:val="35"/>
  </w:num>
  <w:num w:numId="13" w16cid:durableId="1259875795">
    <w:abstractNumId w:val="2"/>
  </w:num>
  <w:num w:numId="14" w16cid:durableId="300885607">
    <w:abstractNumId w:val="23"/>
  </w:num>
  <w:num w:numId="15" w16cid:durableId="557133162">
    <w:abstractNumId w:val="18"/>
  </w:num>
  <w:num w:numId="16" w16cid:durableId="52119508">
    <w:abstractNumId w:val="16"/>
  </w:num>
  <w:num w:numId="17" w16cid:durableId="1133787772">
    <w:abstractNumId w:val="12"/>
  </w:num>
  <w:num w:numId="18" w16cid:durableId="437801610">
    <w:abstractNumId w:val="26"/>
  </w:num>
  <w:num w:numId="19" w16cid:durableId="1878858646">
    <w:abstractNumId w:val="1"/>
  </w:num>
  <w:num w:numId="20" w16cid:durableId="289241583">
    <w:abstractNumId w:val="7"/>
  </w:num>
  <w:num w:numId="21" w16cid:durableId="566768924">
    <w:abstractNumId w:val="29"/>
  </w:num>
  <w:num w:numId="22" w16cid:durableId="1058474411">
    <w:abstractNumId w:val="33"/>
  </w:num>
  <w:num w:numId="23" w16cid:durableId="1292205233">
    <w:abstractNumId w:val="17"/>
  </w:num>
  <w:num w:numId="24" w16cid:durableId="605040211">
    <w:abstractNumId w:val="4"/>
  </w:num>
  <w:num w:numId="25" w16cid:durableId="1413813962">
    <w:abstractNumId w:val="6"/>
  </w:num>
  <w:num w:numId="26" w16cid:durableId="16275445">
    <w:abstractNumId w:val="11"/>
  </w:num>
  <w:num w:numId="27" w16cid:durableId="953705307">
    <w:abstractNumId w:val="20"/>
  </w:num>
  <w:num w:numId="28" w16cid:durableId="1459225762">
    <w:abstractNumId w:val="15"/>
  </w:num>
  <w:num w:numId="29" w16cid:durableId="62532132">
    <w:abstractNumId w:val="9"/>
  </w:num>
  <w:num w:numId="30" w16cid:durableId="823082323">
    <w:abstractNumId w:val="28"/>
  </w:num>
  <w:num w:numId="31" w16cid:durableId="1642996015">
    <w:abstractNumId w:val="30"/>
  </w:num>
  <w:num w:numId="32" w16cid:durableId="951667411">
    <w:abstractNumId w:val="10"/>
  </w:num>
  <w:num w:numId="33" w16cid:durableId="758601725">
    <w:abstractNumId w:val="13"/>
  </w:num>
  <w:num w:numId="34" w16cid:durableId="1166440230">
    <w:abstractNumId w:val="32"/>
  </w:num>
  <w:num w:numId="35" w16cid:durableId="1719476878">
    <w:abstractNumId w:val="0"/>
  </w:num>
  <w:num w:numId="36" w16cid:durableId="1479491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B3"/>
    <w:rsid w:val="0000548D"/>
    <w:rsid w:val="000102EA"/>
    <w:rsid w:val="00020F2B"/>
    <w:rsid w:val="00026504"/>
    <w:rsid w:val="000344FA"/>
    <w:rsid w:val="0004401E"/>
    <w:rsid w:val="00071DE5"/>
    <w:rsid w:val="00074457"/>
    <w:rsid w:val="000928B1"/>
    <w:rsid w:val="000A1214"/>
    <w:rsid w:val="000A53BD"/>
    <w:rsid w:val="000B4BBA"/>
    <w:rsid w:val="000B68BA"/>
    <w:rsid w:val="000C743D"/>
    <w:rsid w:val="000D34DE"/>
    <w:rsid w:val="000E61D2"/>
    <w:rsid w:val="00120372"/>
    <w:rsid w:val="00121D88"/>
    <w:rsid w:val="00126FCB"/>
    <w:rsid w:val="00131C46"/>
    <w:rsid w:val="00134D52"/>
    <w:rsid w:val="00183B8A"/>
    <w:rsid w:val="00186D5A"/>
    <w:rsid w:val="00195A21"/>
    <w:rsid w:val="001B421F"/>
    <w:rsid w:val="001B4CBB"/>
    <w:rsid w:val="001C4630"/>
    <w:rsid w:val="001C54D0"/>
    <w:rsid w:val="001E23B2"/>
    <w:rsid w:val="001F3FA3"/>
    <w:rsid w:val="001F4A1E"/>
    <w:rsid w:val="00230762"/>
    <w:rsid w:val="002547FD"/>
    <w:rsid w:val="00257E5A"/>
    <w:rsid w:val="002769E4"/>
    <w:rsid w:val="00280F7F"/>
    <w:rsid w:val="002A6860"/>
    <w:rsid w:val="002D1D0A"/>
    <w:rsid w:val="002E1959"/>
    <w:rsid w:val="002E5D81"/>
    <w:rsid w:val="002E6B21"/>
    <w:rsid w:val="00313756"/>
    <w:rsid w:val="00315B62"/>
    <w:rsid w:val="00320BB8"/>
    <w:rsid w:val="00322FA2"/>
    <w:rsid w:val="0033628A"/>
    <w:rsid w:val="00337DF7"/>
    <w:rsid w:val="003417B3"/>
    <w:rsid w:val="0034462E"/>
    <w:rsid w:val="00347E83"/>
    <w:rsid w:val="00367EF1"/>
    <w:rsid w:val="00393551"/>
    <w:rsid w:val="003B26D1"/>
    <w:rsid w:val="003E6BA7"/>
    <w:rsid w:val="003E722E"/>
    <w:rsid w:val="003F0C92"/>
    <w:rsid w:val="00410222"/>
    <w:rsid w:val="004139D7"/>
    <w:rsid w:val="0045079A"/>
    <w:rsid w:val="00451799"/>
    <w:rsid w:val="00460A44"/>
    <w:rsid w:val="004613CF"/>
    <w:rsid w:val="00465E49"/>
    <w:rsid w:val="004835D4"/>
    <w:rsid w:val="00483DE2"/>
    <w:rsid w:val="00487D5E"/>
    <w:rsid w:val="0049412F"/>
    <w:rsid w:val="00494C17"/>
    <w:rsid w:val="004963B3"/>
    <w:rsid w:val="00496AA9"/>
    <w:rsid w:val="004A6C20"/>
    <w:rsid w:val="004C1D4D"/>
    <w:rsid w:val="004C5CE9"/>
    <w:rsid w:val="004E456E"/>
    <w:rsid w:val="004E6EC8"/>
    <w:rsid w:val="004F676A"/>
    <w:rsid w:val="00510EDE"/>
    <w:rsid w:val="00533BDC"/>
    <w:rsid w:val="00555D58"/>
    <w:rsid w:val="00584164"/>
    <w:rsid w:val="005863F0"/>
    <w:rsid w:val="00590B5C"/>
    <w:rsid w:val="00597340"/>
    <w:rsid w:val="005C2040"/>
    <w:rsid w:val="005C7F55"/>
    <w:rsid w:val="005D046C"/>
    <w:rsid w:val="005E5553"/>
    <w:rsid w:val="005F789E"/>
    <w:rsid w:val="00600123"/>
    <w:rsid w:val="00603761"/>
    <w:rsid w:val="006043A3"/>
    <w:rsid w:val="00604E57"/>
    <w:rsid w:val="00606CF7"/>
    <w:rsid w:val="00613DC6"/>
    <w:rsid w:val="006242F6"/>
    <w:rsid w:val="006347DD"/>
    <w:rsid w:val="006354A3"/>
    <w:rsid w:val="0064749E"/>
    <w:rsid w:val="0065389E"/>
    <w:rsid w:val="00660A5A"/>
    <w:rsid w:val="00661AA5"/>
    <w:rsid w:val="00663DB5"/>
    <w:rsid w:val="006B357F"/>
    <w:rsid w:val="006E1BE4"/>
    <w:rsid w:val="006E6513"/>
    <w:rsid w:val="006F3ED8"/>
    <w:rsid w:val="006F47CD"/>
    <w:rsid w:val="006F496D"/>
    <w:rsid w:val="00706626"/>
    <w:rsid w:val="00732356"/>
    <w:rsid w:val="0074040B"/>
    <w:rsid w:val="00750DF7"/>
    <w:rsid w:val="007539BA"/>
    <w:rsid w:val="007671C3"/>
    <w:rsid w:val="00775565"/>
    <w:rsid w:val="007842D9"/>
    <w:rsid w:val="007963DB"/>
    <w:rsid w:val="007A29F6"/>
    <w:rsid w:val="007B1A97"/>
    <w:rsid w:val="007B26D2"/>
    <w:rsid w:val="007B3CAA"/>
    <w:rsid w:val="007B6BC6"/>
    <w:rsid w:val="007D67CF"/>
    <w:rsid w:val="007E0580"/>
    <w:rsid w:val="007E5B54"/>
    <w:rsid w:val="007F1F19"/>
    <w:rsid w:val="00803CBF"/>
    <w:rsid w:val="0081162C"/>
    <w:rsid w:val="008219C2"/>
    <w:rsid w:val="00826069"/>
    <w:rsid w:val="00832B49"/>
    <w:rsid w:val="00873DB4"/>
    <w:rsid w:val="00876192"/>
    <w:rsid w:val="008A5A41"/>
    <w:rsid w:val="008B656D"/>
    <w:rsid w:val="008B6C46"/>
    <w:rsid w:val="008C25E5"/>
    <w:rsid w:val="008D28EB"/>
    <w:rsid w:val="008F26DF"/>
    <w:rsid w:val="00903406"/>
    <w:rsid w:val="0090704D"/>
    <w:rsid w:val="0092729B"/>
    <w:rsid w:val="00944405"/>
    <w:rsid w:val="009544A0"/>
    <w:rsid w:val="00955405"/>
    <w:rsid w:val="0098116B"/>
    <w:rsid w:val="00985236"/>
    <w:rsid w:val="00990A61"/>
    <w:rsid w:val="009944F7"/>
    <w:rsid w:val="009A7578"/>
    <w:rsid w:val="009B437E"/>
    <w:rsid w:val="009B43AC"/>
    <w:rsid w:val="009B7A93"/>
    <w:rsid w:val="009C1DDF"/>
    <w:rsid w:val="009C591F"/>
    <w:rsid w:val="009D647C"/>
    <w:rsid w:val="009F4FC8"/>
    <w:rsid w:val="009F5F64"/>
    <w:rsid w:val="00A10443"/>
    <w:rsid w:val="00A24E4D"/>
    <w:rsid w:val="00A2642D"/>
    <w:rsid w:val="00A26514"/>
    <w:rsid w:val="00A3114A"/>
    <w:rsid w:val="00A37730"/>
    <w:rsid w:val="00A54C1D"/>
    <w:rsid w:val="00A609D4"/>
    <w:rsid w:val="00AA0A57"/>
    <w:rsid w:val="00AB7229"/>
    <w:rsid w:val="00AC5189"/>
    <w:rsid w:val="00AD2FC5"/>
    <w:rsid w:val="00AE0192"/>
    <w:rsid w:val="00B00936"/>
    <w:rsid w:val="00B20D5A"/>
    <w:rsid w:val="00B2313B"/>
    <w:rsid w:val="00B25DA2"/>
    <w:rsid w:val="00B27AB2"/>
    <w:rsid w:val="00B315B7"/>
    <w:rsid w:val="00B3169B"/>
    <w:rsid w:val="00B364F9"/>
    <w:rsid w:val="00B42324"/>
    <w:rsid w:val="00B431E2"/>
    <w:rsid w:val="00B43633"/>
    <w:rsid w:val="00B444B8"/>
    <w:rsid w:val="00B652EE"/>
    <w:rsid w:val="00B84A41"/>
    <w:rsid w:val="00B953B7"/>
    <w:rsid w:val="00BB279F"/>
    <w:rsid w:val="00BC2B3A"/>
    <w:rsid w:val="00BC3CF8"/>
    <w:rsid w:val="00BD4FDA"/>
    <w:rsid w:val="00BF0A0B"/>
    <w:rsid w:val="00BF3612"/>
    <w:rsid w:val="00BF578D"/>
    <w:rsid w:val="00C12AAC"/>
    <w:rsid w:val="00C31016"/>
    <w:rsid w:val="00C47506"/>
    <w:rsid w:val="00C52638"/>
    <w:rsid w:val="00C60CCA"/>
    <w:rsid w:val="00C63266"/>
    <w:rsid w:val="00C65620"/>
    <w:rsid w:val="00C706BC"/>
    <w:rsid w:val="00C7433C"/>
    <w:rsid w:val="00C911AA"/>
    <w:rsid w:val="00C979CF"/>
    <w:rsid w:val="00CA4914"/>
    <w:rsid w:val="00CD3507"/>
    <w:rsid w:val="00CD5DA8"/>
    <w:rsid w:val="00CE2E69"/>
    <w:rsid w:val="00CF7699"/>
    <w:rsid w:val="00D21993"/>
    <w:rsid w:val="00D347A9"/>
    <w:rsid w:val="00D35A97"/>
    <w:rsid w:val="00D4769F"/>
    <w:rsid w:val="00D603FD"/>
    <w:rsid w:val="00D727AD"/>
    <w:rsid w:val="00D95B5D"/>
    <w:rsid w:val="00DA222A"/>
    <w:rsid w:val="00DA27A2"/>
    <w:rsid w:val="00DB449C"/>
    <w:rsid w:val="00DC3A6C"/>
    <w:rsid w:val="00DC500F"/>
    <w:rsid w:val="00DC7A70"/>
    <w:rsid w:val="00DD5E90"/>
    <w:rsid w:val="00DE3C64"/>
    <w:rsid w:val="00DF30F1"/>
    <w:rsid w:val="00DF4595"/>
    <w:rsid w:val="00DF7AF4"/>
    <w:rsid w:val="00E123A9"/>
    <w:rsid w:val="00E1709F"/>
    <w:rsid w:val="00E21E95"/>
    <w:rsid w:val="00E53EBF"/>
    <w:rsid w:val="00E5462B"/>
    <w:rsid w:val="00E832F8"/>
    <w:rsid w:val="00EA535F"/>
    <w:rsid w:val="00EB56C2"/>
    <w:rsid w:val="00EB6B43"/>
    <w:rsid w:val="00EC13B2"/>
    <w:rsid w:val="00EC3782"/>
    <w:rsid w:val="00EC5F33"/>
    <w:rsid w:val="00ED28F5"/>
    <w:rsid w:val="00ED6055"/>
    <w:rsid w:val="00EE064B"/>
    <w:rsid w:val="00EE2A52"/>
    <w:rsid w:val="00EE3722"/>
    <w:rsid w:val="00EE4AF4"/>
    <w:rsid w:val="00EF0F1A"/>
    <w:rsid w:val="00F03CFD"/>
    <w:rsid w:val="00F15866"/>
    <w:rsid w:val="00F20919"/>
    <w:rsid w:val="00F253A9"/>
    <w:rsid w:val="00F319A8"/>
    <w:rsid w:val="00F41D26"/>
    <w:rsid w:val="00F4691A"/>
    <w:rsid w:val="00F56009"/>
    <w:rsid w:val="00F56262"/>
    <w:rsid w:val="00F62731"/>
    <w:rsid w:val="00F631ED"/>
    <w:rsid w:val="00F71F6A"/>
    <w:rsid w:val="00F82C8D"/>
    <w:rsid w:val="00F92154"/>
    <w:rsid w:val="00FA0398"/>
    <w:rsid w:val="00FA1E92"/>
    <w:rsid w:val="00FA5910"/>
    <w:rsid w:val="00FC364C"/>
    <w:rsid w:val="00FD0B74"/>
    <w:rsid w:val="00FD26AF"/>
    <w:rsid w:val="00FE1FF6"/>
    <w:rsid w:val="00FF0055"/>
    <w:rsid w:val="00FF012F"/>
    <w:rsid w:val="00FF6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6A88C"/>
  <w15:chartTrackingRefBased/>
  <w15:docId w15:val="{2434C1CF-8DDE-4E3E-BD32-05C89B2B4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DE5"/>
    <w:pPr>
      <w:spacing w:after="0" w:line="240" w:lineRule="auto"/>
    </w:pPr>
    <w:rPr>
      <w:rFonts w:ascii="Times New Roman" w:eastAsia="Times New Roman" w:hAnsi="Times New Roman" w:cs="Times New Roman"/>
      <w:sz w:val="24"/>
      <w:szCs w:val="24"/>
      <w:lang w:val="lt-LT" w:eastAsia="lt-LT"/>
    </w:rPr>
  </w:style>
  <w:style w:type="paragraph" w:styleId="Heading1">
    <w:name w:val="heading 1"/>
    <w:basedOn w:val="Normal"/>
    <w:next w:val="Normal"/>
    <w:link w:val="Heading1Char"/>
    <w:uiPriority w:val="9"/>
    <w:qFormat/>
    <w:rsid w:val="00CD5DA8"/>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unhideWhenUsed/>
    <w:qFormat/>
    <w:rsid w:val="00F20919"/>
    <w:pPr>
      <w:keepNext/>
      <w:keepLines/>
      <w:spacing w:before="200" w:after="40" w:line="276" w:lineRule="auto"/>
      <w:outlineLvl w:val="1"/>
    </w:pPr>
    <w:rPr>
      <w:rFonts w:asciiTheme="majorHAnsi" w:eastAsiaTheme="majorEastAsia" w:hAnsiTheme="majorHAnsi" w:cstheme="majorBidi"/>
      <w:b/>
      <w:bCs/>
      <w:color w:val="4472C4" w:themeColor="accent1"/>
      <w:sz w:val="26"/>
      <w:szCs w:val="26"/>
      <w:lang w:eastAsia="en-US"/>
    </w:rPr>
  </w:style>
  <w:style w:type="paragraph" w:styleId="Heading3">
    <w:name w:val="heading 3"/>
    <w:basedOn w:val="Normal"/>
    <w:next w:val="Normal"/>
    <w:link w:val="Heading3Char"/>
    <w:uiPriority w:val="9"/>
    <w:unhideWhenUsed/>
    <w:qFormat/>
    <w:rsid w:val="00DC3A6C"/>
    <w:pPr>
      <w:keepNext/>
      <w:keepLines/>
      <w:spacing w:before="40" w:line="259" w:lineRule="auto"/>
      <w:outlineLvl w:val="2"/>
    </w:pPr>
    <w:rPr>
      <w:rFonts w:asciiTheme="majorHAnsi" w:eastAsiaTheme="majorEastAsia" w:hAnsiTheme="majorHAnsi" w:cstheme="majorBidi"/>
      <w:color w:val="1F3763" w:themeColor="accent1" w:themeShade="7F"/>
      <w:lang w:val="en-US" w:eastAsia="en-US"/>
    </w:rPr>
  </w:style>
  <w:style w:type="paragraph" w:styleId="Heading4">
    <w:name w:val="heading 4"/>
    <w:basedOn w:val="Normal"/>
    <w:next w:val="Normal"/>
    <w:link w:val="Heading4Char"/>
    <w:uiPriority w:val="9"/>
    <w:unhideWhenUsed/>
    <w:qFormat/>
    <w:rsid w:val="00F20919"/>
    <w:pPr>
      <w:keepNext/>
      <w:keepLines/>
      <w:spacing w:before="200" w:line="276" w:lineRule="auto"/>
      <w:outlineLvl w:val="3"/>
    </w:pPr>
    <w:rPr>
      <w:rFonts w:asciiTheme="majorHAnsi" w:eastAsiaTheme="majorEastAsia" w:hAnsiTheme="majorHAnsi" w:cstheme="majorBidi"/>
      <w:b/>
      <w:bCs/>
      <w:i/>
      <w:iCs/>
      <w:color w:val="4472C4" w:themeColor="accent1"/>
      <w:sz w:val="22"/>
      <w:szCs w:val="22"/>
      <w:lang w:eastAsia="en-US"/>
    </w:rPr>
  </w:style>
  <w:style w:type="paragraph" w:styleId="Heading5">
    <w:name w:val="heading 5"/>
    <w:basedOn w:val="Normal"/>
    <w:next w:val="Normal"/>
    <w:link w:val="Heading5Char"/>
    <w:qFormat/>
    <w:rsid w:val="00F20919"/>
    <w:pPr>
      <w:keepNext/>
      <w:numPr>
        <w:ilvl w:val="4"/>
        <w:numId w:val="7"/>
      </w:numPr>
      <w:spacing w:after="200" w:line="276" w:lineRule="auto"/>
      <w:jc w:val="center"/>
      <w:outlineLvl w:val="4"/>
    </w:pPr>
    <w:rPr>
      <w:rFonts w:eastAsiaTheme="minorHAnsi" w:cstheme="minorBidi"/>
      <w:b/>
      <w:sz w:val="28"/>
      <w:szCs w:val="22"/>
      <w:lang w:eastAsia="en-US"/>
    </w:rPr>
  </w:style>
  <w:style w:type="paragraph" w:styleId="Heading6">
    <w:name w:val="heading 6"/>
    <w:basedOn w:val="Normal"/>
    <w:next w:val="Normal"/>
    <w:link w:val="Heading6Char"/>
    <w:qFormat/>
    <w:rsid w:val="00F20919"/>
    <w:pPr>
      <w:keepNext/>
      <w:numPr>
        <w:ilvl w:val="5"/>
        <w:numId w:val="7"/>
      </w:numPr>
      <w:spacing w:after="200" w:line="276" w:lineRule="auto"/>
      <w:outlineLvl w:val="5"/>
    </w:pPr>
    <w:rPr>
      <w:rFonts w:ascii="BaltikaLT" w:eastAsiaTheme="minorHAnsi" w:hAnsi="BaltikaLT" w:cstheme="minorBidi"/>
      <w:b/>
      <w:sz w:val="18"/>
      <w:szCs w:val="22"/>
      <w:lang w:eastAsia="en-US"/>
    </w:rPr>
  </w:style>
  <w:style w:type="paragraph" w:styleId="Heading7">
    <w:name w:val="heading 7"/>
    <w:basedOn w:val="Normal"/>
    <w:next w:val="Normal"/>
    <w:link w:val="Heading7Char"/>
    <w:qFormat/>
    <w:rsid w:val="00F20919"/>
    <w:pPr>
      <w:keepNext/>
      <w:numPr>
        <w:ilvl w:val="6"/>
        <w:numId w:val="8"/>
      </w:numPr>
      <w:spacing w:after="200" w:line="276" w:lineRule="auto"/>
      <w:outlineLvl w:val="6"/>
    </w:pPr>
    <w:rPr>
      <w:rFonts w:asciiTheme="minorHAnsi" w:eastAsiaTheme="minorHAnsi" w:hAnsiTheme="minorHAnsi" w:cstheme="minorBidi"/>
      <w:sz w:val="28"/>
      <w:szCs w:val="22"/>
      <w:lang w:val="en-US" w:eastAsia="en-US"/>
    </w:rPr>
  </w:style>
  <w:style w:type="paragraph" w:styleId="Heading8">
    <w:name w:val="heading 8"/>
    <w:basedOn w:val="Normal"/>
    <w:next w:val="Normal"/>
    <w:link w:val="Heading8Char"/>
    <w:qFormat/>
    <w:rsid w:val="00F20919"/>
    <w:pPr>
      <w:keepNext/>
      <w:numPr>
        <w:ilvl w:val="7"/>
        <w:numId w:val="8"/>
      </w:numPr>
      <w:spacing w:after="200" w:line="276" w:lineRule="auto"/>
      <w:outlineLvl w:val="7"/>
    </w:pPr>
    <w:rPr>
      <w:rFonts w:asciiTheme="minorHAnsi" w:eastAsiaTheme="minorHAnsi" w:hAnsiTheme="minorHAnsi" w:cstheme="minorBidi"/>
      <w:sz w:val="22"/>
      <w:szCs w:val="22"/>
      <w:lang w:eastAsia="en-US"/>
    </w:rPr>
  </w:style>
  <w:style w:type="paragraph" w:styleId="Heading9">
    <w:name w:val="heading 9"/>
    <w:basedOn w:val="Normal"/>
    <w:next w:val="Normal"/>
    <w:link w:val="Heading9Char"/>
    <w:qFormat/>
    <w:rsid w:val="00F20919"/>
    <w:pPr>
      <w:keepNext/>
      <w:numPr>
        <w:ilvl w:val="8"/>
        <w:numId w:val="8"/>
      </w:numPr>
      <w:spacing w:after="200" w:line="276" w:lineRule="auto"/>
      <w:outlineLvl w:val="8"/>
    </w:pPr>
    <w:rPr>
      <w:rFonts w:asciiTheme="minorHAnsi" w:eastAsiaTheme="minorHAnsi" w:hAnsiTheme="minorHAnsi" w:cstheme="minorBidi"/>
      <w:b/>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paragraph" w:styleId="NormalWeb">
    <w:name w:val="Normal (Web)"/>
    <w:basedOn w:val="Normal"/>
    <w:unhideWhenUsed/>
    <w:rsid w:val="00230762"/>
    <w:pPr>
      <w:spacing w:before="100" w:beforeAutospacing="1" w:after="100" w:afterAutospacing="1"/>
    </w:pPr>
    <w:rPr>
      <w:lang w:val="en-US" w:eastAsia="en-US"/>
    </w:rPr>
  </w:style>
  <w:style w:type="character" w:styleId="HTMLCode">
    <w:name w:val="HTML Code"/>
    <w:basedOn w:val="DefaultParagraphFont"/>
    <w:uiPriority w:val="99"/>
    <w:semiHidden/>
    <w:unhideWhenUsed/>
    <w:rsid w:val="00230762"/>
    <w:rPr>
      <w:rFonts w:ascii="Courier New" w:eastAsia="Times New Roman" w:hAnsi="Courier New" w:cs="Courier New"/>
      <w:sz w:val="20"/>
      <w:szCs w:val="20"/>
    </w:rPr>
  </w:style>
  <w:style w:type="character" w:customStyle="1" w:styleId="sc-fbiwvp">
    <w:name w:val="sc-fbiwvp"/>
    <w:basedOn w:val="DefaultParagraphFont"/>
    <w:rsid w:val="00230762"/>
  </w:style>
  <w:style w:type="character" w:styleId="Hyperlink">
    <w:name w:val="Hyperlink"/>
    <w:basedOn w:val="DefaultParagraphFont"/>
    <w:uiPriority w:val="99"/>
    <w:unhideWhenUsed/>
    <w:rsid w:val="00230762"/>
    <w:rPr>
      <w:color w:val="0000FF"/>
      <w:u w:val="single"/>
    </w:rPr>
  </w:style>
  <w:style w:type="table" w:styleId="TableGrid">
    <w:name w:val="Table Grid"/>
    <w:basedOn w:val="TableNormal"/>
    <w:uiPriority w:val="59"/>
    <w:rsid w:val="00821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Desc">
    <w:name w:val="NormalDesc"/>
    <w:basedOn w:val="Normal"/>
    <w:next w:val="Normal"/>
    <w:rsid w:val="00BF578D"/>
    <w:pPr>
      <w:tabs>
        <w:tab w:val="left" w:pos="1980"/>
      </w:tabs>
      <w:ind w:left="1979" w:hanging="1979"/>
    </w:pPr>
    <w:rPr>
      <w:rFonts w:asciiTheme="minorHAnsi" w:hAnsiTheme="minorHAnsi"/>
      <w:lang w:val="en-GB" w:eastAsia="en-US"/>
    </w:rPr>
  </w:style>
  <w:style w:type="paragraph" w:customStyle="1" w:styleId="NormalDesEx">
    <w:name w:val="NormalDesEx"/>
    <w:basedOn w:val="Normal"/>
    <w:next w:val="Normal"/>
    <w:rsid w:val="00BF578D"/>
    <w:pPr>
      <w:spacing w:after="200" w:line="276" w:lineRule="auto"/>
      <w:ind w:left="1979"/>
    </w:pPr>
    <w:rPr>
      <w:rFonts w:asciiTheme="minorHAnsi" w:eastAsiaTheme="minorHAnsi" w:hAnsiTheme="minorHAnsi" w:cstheme="minorBidi"/>
      <w:szCs w:val="22"/>
      <w:lang w:eastAsia="en-US"/>
    </w:rPr>
  </w:style>
  <w:style w:type="character" w:customStyle="1" w:styleId="Heading1Char">
    <w:name w:val="Heading 1 Char"/>
    <w:basedOn w:val="DefaultParagraphFont"/>
    <w:link w:val="Heading1"/>
    <w:uiPriority w:val="9"/>
    <w:rsid w:val="00CD5D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3A6C"/>
    <w:rPr>
      <w:rFonts w:asciiTheme="majorHAnsi" w:eastAsiaTheme="majorEastAsia" w:hAnsiTheme="majorHAnsi" w:cstheme="majorBidi"/>
      <w:color w:val="1F3763" w:themeColor="accent1" w:themeShade="7F"/>
      <w:sz w:val="24"/>
      <w:szCs w:val="24"/>
    </w:rPr>
  </w:style>
  <w:style w:type="paragraph" w:customStyle="1" w:styleId="NormalDesEx2">
    <w:name w:val="NormalDesEx2"/>
    <w:basedOn w:val="Normal"/>
    <w:rsid w:val="006347DD"/>
    <w:pPr>
      <w:spacing w:after="200" w:line="276" w:lineRule="auto"/>
      <w:ind w:left="2700" w:hanging="360"/>
    </w:pPr>
    <w:rPr>
      <w:rFonts w:asciiTheme="minorHAnsi" w:eastAsiaTheme="minorHAnsi" w:hAnsiTheme="minorHAnsi" w:cstheme="minorBidi"/>
      <w:sz w:val="22"/>
      <w:szCs w:val="22"/>
      <w:lang w:eastAsia="en-US"/>
    </w:rPr>
  </w:style>
  <w:style w:type="character" w:customStyle="1" w:styleId="Heading2Char">
    <w:name w:val="Heading 2 Char"/>
    <w:basedOn w:val="DefaultParagraphFont"/>
    <w:link w:val="Heading2"/>
    <w:uiPriority w:val="9"/>
    <w:rsid w:val="00F20919"/>
    <w:rPr>
      <w:rFonts w:asciiTheme="majorHAnsi" w:eastAsiaTheme="majorEastAsia" w:hAnsiTheme="majorHAnsi" w:cstheme="majorBidi"/>
      <w:b/>
      <w:bCs/>
      <w:color w:val="4472C4" w:themeColor="accent1"/>
      <w:sz w:val="26"/>
      <w:szCs w:val="26"/>
      <w:lang w:val="lt-LT"/>
    </w:rPr>
  </w:style>
  <w:style w:type="character" w:customStyle="1" w:styleId="Heading4Char">
    <w:name w:val="Heading 4 Char"/>
    <w:basedOn w:val="DefaultParagraphFont"/>
    <w:link w:val="Heading4"/>
    <w:uiPriority w:val="9"/>
    <w:rsid w:val="00F20919"/>
    <w:rPr>
      <w:rFonts w:asciiTheme="majorHAnsi" w:eastAsiaTheme="majorEastAsia" w:hAnsiTheme="majorHAnsi" w:cstheme="majorBidi"/>
      <w:b/>
      <w:bCs/>
      <w:i/>
      <w:iCs/>
      <w:color w:val="4472C4" w:themeColor="accent1"/>
      <w:lang w:val="lt-LT"/>
    </w:rPr>
  </w:style>
  <w:style w:type="character" w:customStyle="1" w:styleId="Heading5Char">
    <w:name w:val="Heading 5 Char"/>
    <w:basedOn w:val="DefaultParagraphFont"/>
    <w:link w:val="Heading5"/>
    <w:rsid w:val="00F20919"/>
    <w:rPr>
      <w:rFonts w:ascii="Times New Roman" w:hAnsi="Times New Roman"/>
      <w:b/>
      <w:sz w:val="28"/>
      <w:lang w:val="lt-LT"/>
    </w:rPr>
  </w:style>
  <w:style w:type="character" w:customStyle="1" w:styleId="Heading6Char">
    <w:name w:val="Heading 6 Char"/>
    <w:basedOn w:val="DefaultParagraphFont"/>
    <w:link w:val="Heading6"/>
    <w:rsid w:val="00F20919"/>
    <w:rPr>
      <w:rFonts w:ascii="BaltikaLT" w:hAnsi="BaltikaLT"/>
      <w:b/>
      <w:sz w:val="18"/>
      <w:lang w:val="lt-LT"/>
    </w:rPr>
  </w:style>
  <w:style w:type="character" w:customStyle="1" w:styleId="Heading7Char">
    <w:name w:val="Heading 7 Char"/>
    <w:basedOn w:val="DefaultParagraphFont"/>
    <w:link w:val="Heading7"/>
    <w:rsid w:val="00F20919"/>
    <w:rPr>
      <w:sz w:val="28"/>
    </w:rPr>
  </w:style>
  <w:style w:type="character" w:customStyle="1" w:styleId="Heading8Char">
    <w:name w:val="Heading 8 Char"/>
    <w:basedOn w:val="DefaultParagraphFont"/>
    <w:link w:val="Heading8"/>
    <w:rsid w:val="00F20919"/>
    <w:rPr>
      <w:lang w:val="lt-LT"/>
    </w:rPr>
  </w:style>
  <w:style w:type="character" w:customStyle="1" w:styleId="Heading9Char">
    <w:name w:val="Heading 9 Char"/>
    <w:basedOn w:val="DefaultParagraphFont"/>
    <w:link w:val="Heading9"/>
    <w:rsid w:val="00F20919"/>
    <w:rPr>
      <w:b/>
      <w:sz w:val="28"/>
    </w:rPr>
  </w:style>
  <w:style w:type="paragraph" w:styleId="TOC1">
    <w:name w:val="toc 1"/>
    <w:basedOn w:val="Normal"/>
    <w:next w:val="Normal"/>
    <w:autoRedefine/>
    <w:uiPriority w:val="39"/>
    <w:unhideWhenUsed/>
    <w:rsid w:val="00F20919"/>
    <w:pPr>
      <w:spacing w:before="80" w:line="276" w:lineRule="auto"/>
    </w:pPr>
    <w:rPr>
      <w:rFonts w:asciiTheme="minorHAnsi" w:eastAsiaTheme="minorHAnsi" w:hAnsiTheme="minorHAnsi" w:cstheme="minorBidi"/>
      <w:b/>
      <w:sz w:val="22"/>
      <w:szCs w:val="22"/>
      <w:lang w:eastAsia="en-US"/>
    </w:rPr>
  </w:style>
  <w:style w:type="paragraph" w:styleId="TOC2">
    <w:name w:val="toc 2"/>
    <w:basedOn w:val="Normal"/>
    <w:next w:val="Normal"/>
    <w:autoRedefine/>
    <w:uiPriority w:val="39"/>
    <w:unhideWhenUsed/>
    <w:rsid w:val="00F20919"/>
    <w:pPr>
      <w:spacing w:before="40" w:line="276" w:lineRule="auto"/>
      <w:ind w:left="221"/>
    </w:pPr>
    <w:rPr>
      <w:rFonts w:asciiTheme="minorHAnsi" w:eastAsiaTheme="minorHAnsi" w:hAnsiTheme="minorHAnsi" w:cstheme="minorBidi"/>
      <w:sz w:val="22"/>
      <w:szCs w:val="22"/>
      <w:lang w:eastAsia="en-US"/>
    </w:rPr>
  </w:style>
  <w:style w:type="paragraph" w:styleId="TOC3">
    <w:name w:val="toc 3"/>
    <w:basedOn w:val="Normal"/>
    <w:next w:val="Normal"/>
    <w:autoRedefine/>
    <w:uiPriority w:val="39"/>
    <w:unhideWhenUsed/>
    <w:rsid w:val="00F20919"/>
    <w:pPr>
      <w:spacing w:before="40" w:line="276" w:lineRule="auto"/>
      <w:ind w:left="442"/>
    </w:pPr>
    <w:rPr>
      <w:rFonts w:asciiTheme="minorHAnsi" w:eastAsiaTheme="minorHAnsi" w:hAnsiTheme="minorHAnsi" w:cstheme="minorBidi"/>
      <w:sz w:val="22"/>
      <w:szCs w:val="22"/>
      <w:lang w:eastAsia="en-US"/>
    </w:rPr>
  </w:style>
  <w:style w:type="paragraph" w:styleId="Header">
    <w:name w:val="header"/>
    <w:basedOn w:val="Normal"/>
    <w:link w:val="HeaderChar"/>
    <w:uiPriority w:val="99"/>
    <w:rsid w:val="00F20919"/>
    <w:pPr>
      <w:tabs>
        <w:tab w:val="center" w:pos="4153"/>
        <w:tab w:val="right" w:pos="8306"/>
      </w:tabs>
    </w:pPr>
    <w:rPr>
      <w:lang w:val="en-GB" w:eastAsia="en-US"/>
    </w:rPr>
  </w:style>
  <w:style w:type="character" w:customStyle="1" w:styleId="HeaderChar">
    <w:name w:val="Header Char"/>
    <w:basedOn w:val="DefaultParagraphFont"/>
    <w:link w:val="Header"/>
    <w:uiPriority w:val="99"/>
    <w:rsid w:val="00F20919"/>
    <w:rPr>
      <w:rFonts w:ascii="Times New Roman" w:eastAsia="Times New Roman" w:hAnsi="Times New Roman" w:cs="Times New Roman"/>
      <w:sz w:val="24"/>
      <w:szCs w:val="24"/>
      <w:lang w:val="en-GB"/>
    </w:rPr>
  </w:style>
  <w:style w:type="paragraph" w:styleId="Footer">
    <w:name w:val="footer"/>
    <w:basedOn w:val="Normal"/>
    <w:link w:val="FooterChar"/>
    <w:unhideWhenUsed/>
    <w:rsid w:val="00F20919"/>
    <w:pPr>
      <w:tabs>
        <w:tab w:val="center" w:pos="4819"/>
        <w:tab w:val="right" w:pos="9638"/>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rsid w:val="00F20919"/>
    <w:rPr>
      <w:lang w:val="lt-LT"/>
    </w:rPr>
  </w:style>
  <w:style w:type="character" w:styleId="PageNumber">
    <w:name w:val="page number"/>
    <w:basedOn w:val="DefaultParagraphFont"/>
    <w:rsid w:val="00F20919"/>
  </w:style>
  <w:style w:type="character" w:styleId="FollowedHyperlink">
    <w:name w:val="FollowedHyperlink"/>
    <w:basedOn w:val="DefaultParagraphFont"/>
    <w:rsid w:val="00F20919"/>
    <w:rPr>
      <w:color w:val="800080"/>
      <w:u w:val="single"/>
    </w:rPr>
  </w:style>
  <w:style w:type="paragraph" w:styleId="Title">
    <w:name w:val="Title"/>
    <w:basedOn w:val="Normal"/>
    <w:link w:val="TitleChar"/>
    <w:qFormat/>
    <w:rsid w:val="00F20919"/>
    <w:pPr>
      <w:spacing w:after="200" w:line="276" w:lineRule="auto"/>
      <w:jc w:val="center"/>
    </w:pPr>
    <w:rPr>
      <w:rFonts w:eastAsiaTheme="minorHAnsi" w:cstheme="minorBidi"/>
      <w:b/>
      <w:bCs/>
      <w:sz w:val="22"/>
      <w:lang w:eastAsia="en-US"/>
    </w:rPr>
  </w:style>
  <w:style w:type="character" w:customStyle="1" w:styleId="TitleChar">
    <w:name w:val="Title Char"/>
    <w:basedOn w:val="DefaultParagraphFont"/>
    <w:link w:val="Title"/>
    <w:rsid w:val="00F20919"/>
    <w:rPr>
      <w:rFonts w:ascii="Times New Roman" w:hAnsi="Times New Roman"/>
      <w:b/>
      <w:bCs/>
      <w:szCs w:val="24"/>
      <w:lang w:val="lt-LT"/>
    </w:rPr>
  </w:style>
  <w:style w:type="paragraph" w:styleId="FootnoteText">
    <w:name w:val="footnote text"/>
    <w:basedOn w:val="Normal"/>
    <w:link w:val="FootnoteTextChar"/>
    <w:semiHidden/>
    <w:rsid w:val="00F20919"/>
    <w:pPr>
      <w:tabs>
        <w:tab w:val="left" w:pos="274"/>
      </w:tabs>
      <w:spacing w:after="160" w:line="276" w:lineRule="auto"/>
      <w:ind w:left="274" w:hanging="274"/>
    </w:pPr>
    <w:rPr>
      <w:rFonts w:asciiTheme="minorHAnsi" w:eastAsia="MS Mincho" w:hAnsiTheme="minorHAnsi" w:cstheme="minorBidi"/>
      <w:sz w:val="18"/>
      <w:szCs w:val="20"/>
      <w:lang w:val="en-US" w:eastAsia="en-US"/>
    </w:rPr>
  </w:style>
  <w:style w:type="character" w:customStyle="1" w:styleId="FootnoteTextChar">
    <w:name w:val="Footnote Text Char"/>
    <w:basedOn w:val="DefaultParagraphFont"/>
    <w:link w:val="FootnoteText"/>
    <w:semiHidden/>
    <w:rsid w:val="00F20919"/>
    <w:rPr>
      <w:rFonts w:eastAsia="MS Mincho"/>
      <w:sz w:val="18"/>
      <w:szCs w:val="20"/>
    </w:rPr>
  </w:style>
  <w:style w:type="paragraph" w:customStyle="1" w:styleId="DocTitle">
    <w:name w:val="DocTitle"/>
    <w:basedOn w:val="Normal"/>
    <w:rsid w:val="00F20919"/>
    <w:pPr>
      <w:spacing w:before="1440" w:after="1440"/>
      <w:jc w:val="center"/>
    </w:pPr>
    <w:rPr>
      <w:sz w:val="64"/>
      <w:lang w:val="en-GB" w:eastAsia="en-US"/>
    </w:rPr>
  </w:style>
  <w:style w:type="paragraph" w:customStyle="1" w:styleId="DocTitle2">
    <w:name w:val="DocTitle2"/>
    <w:basedOn w:val="DocTitle"/>
    <w:rsid w:val="00F20919"/>
    <w:pPr>
      <w:spacing w:after="480"/>
      <w:ind w:left="5670" w:hanging="5670"/>
      <w:jc w:val="left"/>
    </w:pPr>
    <w:rPr>
      <w:sz w:val="36"/>
    </w:rPr>
  </w:style>
  <w:style w:type="paragraph" w:customStyle="1" w:styleId="DocTitle3">
    <w:name w:val="DocTitle3"/>
    <w:basedOn w:val="Normal"/>
    <w:rsid w:val="00F20919"/>
    <w:pPr>
      <w:tabs>
        <w:tab w:val="left" w:pos="6237"/>
      </w:tabs>
      <w:spacing w:before="120"/>
      <w:ind w:left="3969"/>
    </w:pPr>
    <w:rPr>
      <w:lang w:val="en-GB" w:eastAsia="en-US"/>
    </w:rPr>
  </w:style>
  <w:style w:type="character" w:styleId="FootnoteReference">
    <w:name w:val="footnote reference"/>
    <w:basedOn w:val="DefaultParagraphFont"/>
    <w:semiHidden/>
    <w:rsid w:val="00F20919"/>
    <w:rPr>
      <w:vertAlign w:val="superscript"/>
    </w:rPr>
  </w:style>
  <w:style w:type="paragraph" w:customStyle="1" w:styleId="Lb1">
    <w:name w:val="Lb1"/>
    <w:basedOn w:val="Normal"/>
    <w:rsid w:val="00F20919"/>
    <w:pPr>
      <w:keepNext/>
      <w:keepLines/>
      <w:tabs>
        <w:tab w:val="left" w:pos="360"/>
      </w:tabs>
      <w:spacing w:after="80" w:line="240" w:lineRule="atLeast"/>
      <w:ind w:left="360" w:hanging="360"/>
    </w:pPr>
    <w:rPr>
      <w:rFonts w:asciiTheme="minorHAnsi" w:eastAsia="MS Mincho" w:hAnsiTheme="minorHAnsi" w:cstheme="minorBidi"/>
      <w:sz w:val="21"/>
      <w:szCs w:val="20"/>
      <w:lang w:val="en-US" w:eastAsia="en-US"/>
    </w:rPr>
  </w:style>
  <w:style w:type="paragraph" w:customStyle="1" w:styleId="Lh">
    <w:name w:val="Lh"/>
    <w:basedOn w:val="Normal"/>
    <w:next w:val="Lb1"/>
    <w:rsid w:val="00F20919"/>
    <w:pPr>
      <w:keepNext/>
      <w:keepLines/>
      <w:spacing w:after="160" w:line="240" w:lineRule="atLeast"/>
    </w:pPr>
    <w:rPr>
      <w:rFonts w:asciiTheme="minorHAnsi" w:eastAsia="MS Mincho" w:hAnsiTheme="minorHAnsi" w:cstheme="minorBidi"/>
      <w:sz w:val="21"/>
      <w:szCs w:val="20"/>
      <w:lang w:val="en-US" w:eastAsia="en-US"/>
    </w:rPr>
  </w:style>
  <w:style w:type="paragraph" w:styleId="CommentText">
    <w:name w:val="annotation text"/>
    <w:basedOn w:val="Normal"/>
    <w:link w:val="CommentTextChar"/>
    <w:semiHidden/>
    <w:rsid w:val="00F20919"/>
    <w:pPr>
      <w:spacing w:after="200" w:line="276" w:lineRule="auto"/>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semiHidden/>
    <w:rsid w:val="00F20919"/>
    <w:rPr>
      <w:sz w:val="20"/>
      <w:szCs w:val="20"/>
      <w:lang w:val="lt-LT"/>
    </w:rPr>
  </w:style>
  <w:style w:type="character" w:customStyle="1" w:styleId="hw">
    <w:name w:val="hw"/>
    <w:basedOn w:val="DefaultParagraphFont"/>
    <w:rsid w:val="00F20919"/>
    <w:rPr>
      <w:rFonts w:ascii="Arial" w:hAnsi="Arial" w:cs="Arial" w:hint="default"/>
      <w:b/>
      <w:bCs/>
      <w:color w:val="A52A2A"/>
    </w:rPr>
  </w:style>
  <w:style w:type="paragraph" w:styleId="Caption">
    <w:name w:val="caption"/>
    <w:basedOn w:val="Normal"/>
    <w:next w:val="Normal"/>
    <w:qFormat/>
    <w:rsid w:val="00F20919"/>
    <w:pPr>
      <w:spacing w:before="80" w:after="160"/>
    </w:pPr>
    <w:rPr>
      <w:rFonts w:asciiTheme="minorHAnsi" w:hAnsiTheme="minorHAnsi"/>
      <w:b/>
      <w:bCs/>
      <w:sz w:val="20"/>
      <w:szCs w:val="20"/>
      <w:lang w:val="en-GB" w:eastAsia="en-US"/>
    </w:rPr>
  </w:style>
  <w:style w:type="paragraph" w:customStyle="1" w:styleId="ProgramText">
    <w:name w:val="ProgramText"/>
    <w:basedOn w:val="Normal"/>
    <w:rsid w:val="00F20919"/>
    <w:pPr>
      <w:spacing w:after="200" w:line="276" w:lineRule="auto"/>
    </w:pPr>
    <w:rPr>
      <w:rFonts w:ascii="Courier New" w:eastAsiaTheme="minorHAnsi" w:hAnsi="Courier New" w:cs="Courier New"/>
      <w:sz w:val="16"/>
      <w:szCs w:val="22"/>
      <w:lang w:eastAsia="en-US"/>
    </w:rPr>
  </w:style>
  <w:style w:type="paragraph" w:styleId="BodyTextIndent">
    <w:name w:val="Body Text Indent"/>
    <w:basedOn w:val="Normal"/>
    <w:link w:val="BodyTextIndentChar"/>
    <w:rsid w:val="00F20919"/>
    <w:pPr>
      <w:spacing w:after="200" w:line="276" w:lineRule="auto"/>
      <w:ind w:left="720"/>
    </w:pPr>
    <w:rPr>
      <w:rFonts w:asciiTheme="minorHAnsi" w:eastAsiaTheme="minorHAnsi" w:hAnsiTheme="minorHAnsi" w:cs="Arial"/>
      <w:b/>
      <w:bCs/>
      <w:sz w:val="22"/>
      <w:szCs w:val="22"/>
      <w:lang w:eastAsia="en-US"/>
    </w:rPr>
  </w:style>
  <w:style w:type="character" w:customStyle="1" w:styleId="BodyTextIndentChar">
    <w:name w:val="Body Text Indent Char"/>
    <w:basedOn w:val="DefaultParagraphFont"/>
    <w:link w:val="BodyTextIndent"/>
    <w:rsid w:val="00F20919"/>
    <w:rPr>
      <w:rFonts w:cs="Arial"/>
      <w:b/>
      <w:bCs/>
      <w:lang w:val="lt-LT"/>
    </w:rPr>
  </w:style>
  <w:style w:type="character" w:customStyle="1" w:styleId="CrossReference">
    <w:name w:val="CrossReference"/>
    <w:basedOn w:val="DefaultParagraphFont"/>
    <w:rsid w:val="00F20919"/>
    <w:rPr>
      <w:b/>
      <w:color w:val="000080"/>
    </w:rPr>
  </w:style>
  <w:style w:type="paragraph" w:customStyle="1" w:styleId="Default">
    <w:name w:val="Default"/>
    <w:rsid w:val="00F20919"/>
    <w:pPr>
      <w:autoSpaceDE w:val="0"/>
      <w:autoSpaceDN w:val="0"/>
      <w:adjustRightInd w:val="0"/>
      <w:spacing w:after="0" w:line="240" w:lineRule="auto"/>
    </w:pPr>
    <w:rPr>
      <w:rFonts w:ascii="TimesNewRoman" w:eastAsiaTheme="minorEastAsia" w:hAnsi="TimesNewRoman" w:cs="Times New Roman"/>
      <w:sz w:val="20"/>
      <w:szCs w:val="20"/>
    </w:rPr>
  </w:style>
  <w:style w:type="paragraph" w:customStyle="1" w:styleId="MTDisplayEquation">
    <w:name w:val="MTDisplayEquation"/>
    <w:basedOn w:val="Normal"/>
    <w:next w:val="Normal"/>
    <w:rsid w:val="00F20919"/>
    <w:pPr>
      <w:tabs>
        <w:tab w:val="center" w:pos="4160"/>
        <w:tab w:val="right" w:pos="8300"/>
      </w:tabs>
      <w:spacing w:after="200" w:line="276" w:lineRule="auto"/>
    </w:pPr>
    <w:rPr>
      <w:rFonts w:asciiTheme="minorHAnsi" w:eastAsiaTheme="minorHAnsi" w:hAnsiTheme="minorHAnsi" w:cstheme="minorBidi"/>
      <w:sz w:val="22"/>
      <w:szCs w:val="22"/>
      <w:lang w:val="en-US" w:eastAsia="en-US"/>
    </w:rPr>
  </w:style>
  <w:style w:type="paragraph" w:styleId="BodyTextIndent2">
    <w:name w:val="Body Text Indent 2"/>
    <w:basedOn w:val="Normal"/>
    <w:link w:val="BodyTextIndent2Char"/>
    <w:rsid w:val="00F20919"/>
    <w:pPr>
      <w:spacing w:after="200" w:line="276" w:lineRule="auto"/>
      <w:ind w:left="360" w:firstLine="360"/>
    </w:pPr>
    <w:rPr>
      <w:rFonts w:asciiTheme="minorHAnsi" w:eastAsiaTheme="minorHAnsi" w:hAnsiTheme="minorHAnsi" w:cs="Arial"/>
      <w:sz w:val="22"/>
      <w:szCs w:val="22"/>
      <w:lang w:eastAsia="en-US"/>
    </w:rPr>
  </w:style>
  <w:style w:type="character" w:customStyle="1" w:styleId="BodyTextIndent2Char">
    <w:name w:val="Body Text Indent 2 Char"/>
    <w:basedOn w:val="DefaultParagraphFont"/>
    <w:link w:val="BodyTextIndent2"/>
    <w:rsid w:val="00F20919"/>
    <w:rPr>
      <w:rFonts w:cs="Arial"/>
      <w:lang w:val="lt-LT"/>
    </w:rPr>
  </w:style>
  <w:style w:type="character" w:customStyle="1" w:styleId="NormalDesExChar">
    <w:name w:val="NormalDesEx Char"/>
    <w:basedOn w:val="DefaultParagraphFont"/>
    <w:rsid w:val="00F20919"/>
    <w:rPr>
      <w:sz w:val="24"/>
      <w:szCs w:val="24"/>
      <w:lang w:val="en-GB" w:eastAsia="en-US" w:bidi="ar-SA"/>
    </w:rPr>
  </w:style>
  <w:style w:type="paragraph" w:styleId="BalloonText">
    <w:name w:val="Balloon Text"/>
    <w:basedOn w:val="Normal"/>
    <w:link w:val="BalloonTextChar"/>
    <w:uiPriority w:val="99"/>
    <w:unhideWhenUsed/>
    <w:rsid w:val="00F20919"/>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rsid w:val="00F20919"/>
    <w:rPr>
      <w:rFonts w:ascii="Tahoma" w:hAnsi="Tahoma" w:cs="Tahoma"/>
      <w:sz w:val="16"/>
      <w:szCs w:val="16"/>
      <w:lang w:val="lt-LT"/>
    </w:rPr>
  </w:style>
  <w:style w:type="paragraph" w:styleId="BodyText">
    <w:name w:val="Body Text"/>
    <w:basedOn w:val="Normal"/>
    <w:link w:val="BodyTextChar"/>
    <w:rsid w:val="00F20919"/>
    <w:pPr>
      <w:spacing w:after="200" w:line="276" w:lineRule="auto"/>
    </w:pPr>
    <w:rPr>
      <w:rFonts w:ascii="BaltikaLT" w:eastAsiaTheme="minorHAnsi" w:hAnsi="BaltikaLT" w:cstheme="minorBidi"/>
      <w:sz w:val="28"/>
      <w:szCs w:val="22"/>
      <w:lang w:eastAsia="en-US"/>
    </w:rPr>
  </w:style>
  <w:style w:type="character" w:customStyle="1" w:styleId="BodyTextChar">
    <w:name w:val="Body Text Char"/>
    <w:basedOn w:val="DefaultParagraphFont"/>
    <w:link w:val="BodyText"/>
    <w:rsid w:val="00F20919"/>
    <w:rPr>
      <w:rFonts w:ascii="BaltikaLT" w:hAnsi="BaltikaLT"/>
      <w:sz w:val="28"/>
      <w:lang w:val="lt-LT"/>
    </w:rPr>
  </w:style>
  <w:style w:type="paragraph" w:styleId="BodyText2">
    <w:name w:val="Body Text 2"/>
    <w:basedOn w:val="Normal"/>
    <w:link w:val="BodyText2Char"/>
    <w:rsid w:val="00F20919"/>
    <w:pPr>
      <w:spacing w:after="200" w:line="276" w:lineRule="auto"/>
      <w:jc w:val="center"/>
    </w:pPr>
    <w:rPr>
      <w:rFonts w:asciiTheme="minorHAnsi" w:eastAsiaTheme="minorHAnsi" w:hAnsiTheme="minorHAnsi" w:cstheme="minorBidi"/>
      <w:b/>
      <w:sz w:val="28"/>
      <w:szCs w:val="22"/>
      <w:lang w:eastAsia="en-US"/>
    </w:rPr>
  </w:style>
  <w:style w:type="character" w:customStyle="1" w:styleId="BodyText2Char">
    <w:name w:val="Body Text 2 Char"/>
    <w:basedOn w:val="DefaultParagraphFont"/>
    <w:link w:val="BodyText2"/>
    <w:rsid w:val="00F20919"/>
    <w:rPr>
      <w:b/>
      <w:sz w:val="28"/>
      <w:lang w:val="lt-LT"/>
    </w:rPr>
  </w:style>
  <w:style w:type="paragraph" w:styleId="BodyText3">
    <w:name w:val="Body Text 3"/>
    <w:basedOn w:val="Normal"/>
    <w:link w:val="BodyText3Char"/>
    <w:rsid w:val="00F20919"/>
    <w:pPr>
      <w:spacing w:after="200" w:line="276" w:lineRule="auto"/>
    </w:pPr>
    <w:rPr>
      <w:rFonts w:asciiTheme="minorHAnsi" w:eastAsiaTheme="minorHAnsi" w:hAnsiTheme="minorHAnsi" w:cs="Arial"/>
      <w:sz w:val="22"/>
      <w:szCs w:val="22"/>
      <w:lang w:eastAsia="en-US"/>
    </w:rPr>
  </w:style>
  <w:style w:type="character" w:customStyle="1" w:styleId="BodyText3Char">
    <w:name w:val="Body Text 3 Char"/>
    <w:basedOn w:val="DefaultParagraphFont"/>
    <w:link w:val="BodyText3"/>
    <w:rsid w:val="00F20919"/>
    <w:rPr>
      <w:rFonts w:cs="Arial"/>
      <w:lang w:val="lt-LT"/>
    </w:rPr>
  </w:style>
  <w:style w:type="paragraph" w:styleId="BodyTextIndent3">
    <w:name w:val="Body Text Indent 3"/>
    <w:basedOn w:val="Normal"/>
    <w:link w:val="BodyTextIndent3Char"/>
    <w:rsid w:val="00F20919"/>
    <w:pPr>
      <w:spacing w:after="200" w:line="276" w:lineRule="auto"/>
      <w:ind w:firstLine="720"/>
    </w:pPr>
    <w:rPr>
      <w:rFonts w:asciiTheme="minorHAnsi" w:eastAsiaTheme="minorHAnsi" w:hAnsiTheme="minorHAnsi" w:cstheme="minorBidi"/>
      <w:b/>
      <w:bCs/>
      <w:sz w:val="22"/>
      <w:szCs w:val="22"/>
      <w:lang w:eastAsia="en-US"/>
    </w:rPr>
  </w:style>
  <w:style w:type="character" w:customStyle="1" w:styleId="BodyTextIndent3Char">
    <w:name w:val="Body Text Indent 3 Char"/>
    <w:basedOn w:val="DefaultParagraphFont"/>
    <w:link w:val="BodyTextIndent3"/>
    <w:rsid w:val="00F20919"/>
    <w:rPr>
      <w:b/>
      <w:bCs/>
      <w:lang w:val="lt-LT"/>
    </w:rPr>
  </w:style>
  <w:style w:type="character" w:styleId="Emphasis">
    <w:name w:val="Emphasis"/>
    <w:basedOn w:val="DefaultParagraphFont"/>
    <w:uiPriority w:val="20"/>
    <w:qFormat/>
    <w:rsid w:val="00F20919"/>
    <w:rPr>
      <w:i/>
      <w:iCs/>
    </w:rPr>
  </w:style>
  <w:style w:type="character" w:customStyle="1" w:styleId="EmphasisIntense">
    <w:name w:val="Emphasis Intense"/>
    <w:basedOn w:val="DefaultParagraphFont"/>
    <w:uiPriority w:val="21"/>
    <w:qFormat/>
    <w:rsid w:val="00F20919"/>
    <w:rPr>
      <w:b/>
      <w:bCs/>
      <w:i/>
      <w:iCs/>
      <w:color w:val="4472C4" w:themeColor="accent1"/>
    </w:rPr>
  </w:style>
  <w:style w:type="character" w:styleId="IntenseReference">
    <w:name w:val="Intense Reference"/>
    <w:basedOn w:val="DefaultParagraphFont"/>
    <w:uiPriority w:val="32"/>
    <w:qFormat/>
    <w:rsid w:val="00F20919"/>
    <w:rPr>
      <w:b/>
      <w:bCs/>
      <w:smallCaps/>
      <w:color w:val="ED7D31" w:themeColor="accent2"/>
      <w:spacing w:val="5"/>
      <w:u w:val="single"/>
    </w:rPr>
  </w:style>
  <w:style w:type="paragraph" w:styleId="ListParagraph">
    <w:name w:val="List Paragraph"/>
    <w:basedOn w:val="Normal"/>
    <w:uiPriority w:val="99"/>
    <w:qFormat/>
    <w:rsid w:val="00F20919"/>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Normal-Remark">
    <w:name w:val="Normal - Remark"/>
    <w:basedOn w:val="Normal"/>
    <w:link w:val="Normal-RemarkChar"/>
    <w:qFormat/>
    <w:rsid w:val="00F20919"/>
    <w:pPr>
      <w:spacing w:line="276" w:lineRule="auto"/>
      <w:ind w:left="1276" w:hanging="1276"/>
    </w:pPr>
    <w:rPr>
      <w:rFonts w:asciiTheme="minorHAnsi" w:eastAsiaTheme="minorHAnsi" w:hAnsiTheme="minorHAnsi" w:cstheme="minorBidi"/>
      <w:sz w:val="22"/>
      <w:szCs w:val="22"/>
      <w:lang w:val="en-US" w:eastAsia="en-US"/>
    </w:rPr>
  </w:style>
  <w:style w:type="character" w:customStyle="1" w:styleId="Normal-RemarkChar">
    <w:name w:val="Normal - Remark Char"/>
    <w:basedOn w:val="DefaultParagraphFont"/>
    <w:link w:val="Normal-Remark"/>
    <w:rsid w:val="00F20919"/>
  </w:style>
  <w:style w:type="paragraph" w:customStyle="1" w:styleId="Normal-Remark2">
    <w:name w:val="Normal - Remark 2"/>
    <w:basedOn w:val="Normal-Remark"/>
    <w:link w:val="Normal-Remark2Char"/>
    <w:qFormat/>
    <w:rsid w:val="00F20919"/>
    <w:pPr>
      <w:ind w:left="2410" w:hanging="1134"/>
    </w:pPr>
  </w:style>
  <w:style w:type="character" w:customStyle="1" w:styleId="Normal-Remark2Char">
    <w:name w:val="Normal - Remark 2 Char"/>
    <w:basedOn w:val="Normal-RemarkChar"/>
    <w:link w:val="Normal-Remark2"/>
    <w:rsid w:val="00F20919"/>
  </w:style>
  <w:style w:type="character" w:customStyle="1" w:styleId="NormalRedNote">
    <w:name w:val="NormalRedNote"/>
    <w:basedOn w:val="DefaultParagraphFont"/>
    <w:rsid w:val="00F20919"/>
    <w:rPr>
      <w:b/>
      <w:color w:val="FF0000"/>
      <w:lang w:val="lt-LT"/>
    </w:rPr>
  </w:style>
  <w:style w:type="character" w:styleId="PlaceholderText">
    <w:name w:val="Placeholder Text"/>
    <w:basedOn w:val="DefaultParagraphFont"/>
    <w:uiPriority w:val="99"/>
    <w:semiHidden/>
    <w:rsid w:val="00F20919"/>
    <w:rPr>
      <w:color w:val="808080"/>
    </w:rPr>
  </w:style>
  <w:style w:type="paragraph" w:styleId="Quote">
    <w:name w:val="Quote"/>
    <w:basedOn w:val="Normal"/>
    <w:next w:val="Normal"/>
    <w:link w:val="QuoteChar"/>
    <w:uiPriority w:val="29"/>
    <w:qFormat/>
    <w:rsid w:val="00F20919"/>
    <w:pPr>
      <w:spacing w:after="200" w:line="276" w:lineRule="auto"/>
    </w:pPr>
    <w:rPr>
      <w:rFonts w:asciiTheme="minorHAnsi" w:eastAsiaTheme="minorHAnsi" w:hAnsiTheme="minorHAnsi" w:cstheme="minorBidi"/>
      <w:i/>
      <w:iCs/>
      <w:color w:val="000000" w:themeColor="text1"/>
      <w:sz w:val="22"/>
      <w:szCs w:val="22"/>
      <w:lang w:eastAsia="en-US"/>
    </w:rPr>
  </w:style>
  <w:style w:type="character" w:customStyle="1" w:styleId="QuoteChar">
    <w:name w:val="Quote Char"/>
    <w:basedOn w:val="DefaultParagraphFont"/>
    <w:link w:val="Quote"/>
    <w:uiPriority w:val="29"/>
    <w:rsid w:val="00F20919"/>
    <w:rPr>
      <w:i/>
      <w:iCs/>
      <w:color w:val="000000" w:themeColor="text1"/>
      <w:lang w:val="lt-LT"/>
    </w:rPr>
  </w:style>
  <w:style w:type="character" w:styleId="Strong">
    <w:name w:val="Strong"/>
    <w:basedOn w:val="DefaultParagraphFont"/>
    <w:uiPriority w:val="22"/>
    <w:qFormat/>
    <w:rsid w:val="00F20919"/>
    <w:rPr>
      <w:b/>
      <w:bCs/>
    </w:rPr>
  </w:style>
  <w:style w:type="character" w:customStyle="1" w:styleId="EmphasisSubtle">
    <w:name w:val="Emphasis Subtle"/>
    <w:basedOn w:val="DefaultParagraphFont"/>
    <w:uiPriority w:val="19"/>
    <w:qFormat/>
    <w:rsid w:val="00F20919"/>
    <w:rPr>
      <w:i/>
      <w:iCs/>
      <w:color w:val="808080" w:themeColor="text1" w:themeTint="7F"/>
    </w:rPr>
  </w:style>
  <w:style w:type="character" w:styleId="SubtleReference">
    <w:name w:val="Subtle Reference"/>
    <w:basedOn w:val="DefaultParagraphFont"/>
    <w:uiPriority w:val="31"/>
    <w:qFormat/>
    <w:rsid w:val="00F20919"/>
    <w:rPr>
      <w:smallCaps/>
      <w:color w:val="ED7D31" w:themeColor="accent2"/>
      <w:u w:val="single"/>
    </w:rPr>
  </w:style>
  <w:style w:type="paragraph" w:styleId="TOC4">
    <w:name w:val="toc 4"/>
    <w:basedOn w:val="Normal"/>
    <w:next w:val="Normal"/>
    <w:autoRedefine/>
    <w:uiPriority w:val="39"/>
    <w:rsid w:val="00F20919"/>
    <w:pPr>
      <w:spacing w:after="200" w:line="276" w:lineRule="auto"/>
      <w:ind w:left="600"/>
    </w:pPr>
    <w:rPr>
      <w:rFonts w:asciiTheme="minorHAnsi" w:eastAsiaTheme="minorHAnsi" w:hAnsiTheme="minorHAnsi" w:cstheme="minorBidi"/>
      <w:sz w:val="22"/>
      <w:szCs w:val="22"/>
      <w:lang w:eastAsia="en-US"/>
    </w:rPr>
  </w:style>
  <w:style w:type="paragraph" w:styleId="TOC5">
    <w:name w:val="toc 5"/>
    <w:basedOn w:val="Normal"/>
    <w:next w:val="Normal"/>
    <w:autoRedefine/>
    <w:uiPriority w:val="39"/>
    <w:rsid w:val="00F20919"/>
    <w:pPr>
      <w:spacing w:after="200" w:line="276" w:lineRule="auto"/>
      <w:ind w:left="800"/>
    </w:pPr>
    <w:rPr>
      <w:rFonts w:asciiTheme="minorHAnsi" w:eastAsiaTheme="minorHAnsi" w:hAnsiTheme="minorHAnsi" w:cstheme="minorBidi"/>
      <w:sz w:val="22"/>
      <w:szCs w:val="22"/>
      <w:lang w:eastAsia="en-US"/>
    </w:rPr>
  </w:style>
  <w:style w:type="paragraph" w:styleId="TOC6">
    <w:name w:val="toc 6"/>
    <w:basedOn w:val="Normal"/>
    <w:next w:val="Normal"/>
    <w:autoRedefine/>
    <w:uiPriority w:val="39"/>
    <w:rsid w:val="00F20919"/>
    <w:pPr>
      <w:spacing w:after="200" w:line="276" w:lineRule="auto"/>
      <w:ind w:left="1000"/>
    </w:pPr>
    <w:rPr>
      <w:rFonts w:asciiTheme="minorHAnsi" w:eastAsiaTheme="minorHAnsi" w:hAnsiTheme="minorHAnsi" w:cstheme="minorBidi"/>
      <w:sz w:val="22"/>
      <w:szCs w:val="22"/>
      <w:lang w:eastAsia="en-US"/>
    </w:rPr>
  </w:style>
  <w:style w:type="paragraph" w:styleId="TOC7">
    <w:name w:val="toc 7"/>
    <w:basedOn w:val="Normal"/>
    <w:next w:val="Normal"/>
    <w:autoRedefine/>
    <w:uiPriority w:val="39"/>
    <w:rsid w:val="00F20919"/>
    <w:pPr>
      <w:spacing w:after="200" w:line="276" w:lineRule="auto"/>
      <w:ind w:left="1200"/>
    </w:pPr>
    <w:rPr>
      <w:rFonts w:asciiTheme="minorHAnsi" w:eastAsiaTheme="minorHAnsi" w:hAnsiTheme="minorHAnsi" w:cstheme="minorBidi"/>
      <w:sz w:val="22"/>
      <w:szCs w:val="22"/>
      <w:lang w:eastAsia="en-US"/>
    </w:rPr>
  </w:style>
  <w:style w:type="paragraph" w:styleId="TOC8">
    <w:name w:val="toc 8"/>
    <w:basedOn w:val="Normal"/>
    <w:next w:val="Normal"/>
    <w:autoRedefine/>
    <w:uiPriority w:val="39"/>
    <w:rsid w:val="00F20919"/>
    <w:pPr>
      <w:spacing w:after="200" w:line="276" w:lineRule="auto"/>
      <w:ind w:left="1400"/>
    </w:pPr>
    <w:rPr>
      <w:rFonts w:asciiTheme="minorHAnsi" w:eastAsiaTheme="minorHAnsi" w:hAnsiTheme="minorHAnsi" w:cstheme="minorBidi"/>
      <w:sz w:val="22"/>
      <w:szCs w:val="22"/>
      <w:lang w:eastAsia="en-US"/>
    </w:rPr>
  </w:style>
  <w:style w:type="paragraph" w:styleId="TOC9">
    <w:name w:val="toc 9"/>
    <w:basedOn w:val="Normal"/>
    <w:next w:val="Normal"/>
    <w:autoRedefine/>
    <w:uiPriority w:val="39"/>
    <w:rsid w:val="00F20919"/>
    <w:pPr>
      <w:spacing w:after="200" w:line="276" w:lineRule="auto"/>
      <w:ind w:left="1600"/>
    </w:pPr>
    <w:rPr>
      <w:rFonts w:asciiTheme="minorHAnsi" w:eastAsiaTheme="minorHAnsi" w:hAnsiTheme="minorHAnsi" w:cstheme="minorBidi"/>
      <w:sz w:val="22"/>
      <w:szCs w:val="22"/>
      <w:lang w:eastAsia="en-US"/>
    </w:rPr>
  </w:style>
  <w:style w:type="paragraph" w:styleId="TOCHeading">
    <w:name w:val="TOC Heading"/>
    <w:basedOn w:val="Heading1"/>
    <w:next w:val="Normal"/>
    <w:uiPriority w:val="39"/>
    <w:unhideWhenUsed/>
    <w:qFormat/>
    <w:rsid w:val="00F20919"/>
    <w:pPr>
      <w:spacing w:before="480" w:line="276" w:lineRule="auto"/>
      <w:outlineLvl w:val="9"/>
    </w:pPr>
    <w:rPr>
      <w:b/>
      <w:bCs/>
      <w:sz w:val="28"/>
      <w:szCs w:val="28"/>
      <w:lang w:eastAsia="ja-JP"/>
    </w:rPr>
  </w:style>
  <w:style w:type="character" w:styleId="CommentReference">
    <w:name w:val="annotation reference"/>
    <w:basedOn w:val="DefaultParagraphFont"/>
    <w:rsid w:val="00F20919"/>
    <w:rPr>
      <w:sz w:val="16"/>
      <w:szCs w:val="16"/>
    </w:rPr>
  </w:style>
  <w:style w:type="paragraph" w:styleId="CommentSubject">
    <w:name w:val="annotation subject"/>
    <w:basedOn w:val="CommentText"/>
    <w:next w:val="CommentText"/>
    <w:link w:val="CommentSubjectChar"/>
    <w:rsid w:val="00F20919"/>
    <w:pPr>
      <w:spacing w:line="240" w:lineRule="auto"/>
    </w:pPr>
    <w:rPr>
      <w:b/>
      <w:bCs/>
    </w:rPr>
  </w:style>
  <w:style w:type="character" w:customStyle="1" w:styleId="CommentSubjectChar">
    <w:name w:val="Comment Subject Char"/>
    <w:basedOn w:val="CommentTextChar"/>
    <w:link w:val="CommentSubject"/>
    <w:rsid w:val="00F20919"/>
    <w:rPr>
      <w:b/>
      <w:bCs/>
      <w:sz w:val="20"/>
      <w:szCs w:val="20"/>
      <w:lang w:val="lt-LT"/>
    </w:rPr>
  </w:style>
  <w:style w:type="character" w:customStyle="1" w:styleId="MentionUnresolved">
    <w:name w:val="Mention Unresolved"/>
    <w:basedOn w:val="DefaultParagraphFont"/>
    <w:uiPriority w:val="99"/>
    <w:semiHidden/>
    <w:unhideWhenUsed/>
    <w:rsid w:val="000B4BBA"/>
    <w:rPr>
      <w:color w:val="605E5C"/>
      <w:shd w:val="clear" w:color="auto" w:fill="E1DFDD"/>
    </w:rPr>
  </w:style>
  <w:style w:type="paragraph" w:styleId="Subtitle">
    <w:name w:val="Subtitle"/>
    <w:basedOn w:val="Normal"/>
    <w:next w:val="Normal"/>
    <w:link w:val="SubtitleChar"/>
    <w:uiPriority w:val="11"/>
    <w:qFormat/>
    <w:rsid w:val="00AE0192"/>
    <w:pPr>
      <w:numPr>
        <w:ilvl w:val="1"/>
      </w:numPr>
      <w:spacing w:after="160" w:line="259" w:lineRule="auto"/>
    </w:pPr>
    <w:rPr>
      <w:rFonts w:asciiTheme="minorHAnsi" w:eastAsiaTheme="minorEastAsia" w:hAnsiTheme="minorHAnsi" w:cstheme="minorBidi"/>
      <w:color w:val="5A5A5A" w:themeColor="text1" w:themeTint="A5"/>
      <w:spacing w:val="15"/>
      <w:sz w:val="22"/>
      <w:szCs w:val="22"/>
      <w:lang w:val="en-US" w:eastAsia="en-US"/>
    </w:rPr>
  </w:style>
  <w:style w:type="character" w:customStyle="1" w:styleId="SubtitleChar">
    <w:name w:val="Subtitle Char"/>
    <w:basedOn w:val="DefaultParagraphFont"/>
    <w:link w:val="Subtitle"/>
    <w:uiPriority w:val="11"/>
    <w:rsid w:val="00AE0192"/>
    <w:rPr>
      <w:rFonts w:eastAsiaTheme="minorEastAsia"/>
      <w:color w:val="5A5A5A" w:themeColor="text1" w:themeTint="A5"/>
      <w:spacing w:val="15"/>
    </w:rPr>
  </w:style>
  <w:style w:type="paragraph" w:customStyle="1" w:styleId="Paragraph">
    <w:name w:val="Paragraph"/>
    <w:basedOn w:val="Normal"/>
    <w:qFormat/>
    <w:rsid w:val="005F789E"/>
    <w:pPr>
      <w:spacing w:line="276" w:lineRule="auto"/>
      <w:ind w:firstLine="567"/>
      <w:jc w:val="both"/>
    </w:pPr>
    <w:rPr>
      <w:rFonts w:asciiTheme="minorHAnsi" w:eastAsiaTheme="minorHAnsi" w:hAnsiTheme="minorHAnsi" w:cstheme="minorBidi"/>
      <w:sz w:val="22"/>
      <w:szCs w:val="22"/>
      <w:lang w:eastAsia="en-US"/>
    </w:rPr>
  </w:style>
  <w:style w:type="character" w:customStyle="1" w:styleId="FBpackage-Main">
    <w:name w:val="FB package - Main"/>
    <w:basedOn w:val="DefaultParagraphFont"/>
    <w:uiPriority w:val="1"/>
    <w:qFormat/>
    <w:rsid w:val="005F789E"/>
    <w:rPr>
      <w:color w:val="002060"/>
    </w:rPr>
  </w:style>
  <w:style w:type="paragraph" w:customStyle="1" w:styleId="CMDdescription-Unorderedlist">
    <w:name w:val="CMD description - Unordered list"/>
    <w:basedOn w:val="Normal"/>
    <w:qFormat/>
    <w:rsid w:val="005F789E"/>
    <w:pPr>
      <w:numPr>
        <w:numId w:val="34"/>
      </w:numPr>
      <w:spacing w:after="20" w:line="276" w:lineRule="auto"/>
      <w:ind w:left="2269" w:hanging="284"/>
    </w:pPr>
    <w:rPr>
      <w:rFonts w:asciiTheme="minorHAnsi" w:eastAsiaTheme="minorHAnsi" w:hAnsiTheme="minorHAnsi" w:cstheme="minorBidi"/>
      <w:sz w:val="22"/>
      <w:szCs w:val="22"/>
      <w:lang w:eastAsia="en-US"/>
    </w:rPr>
  </w:style>
  <w:style w:type="paragraph" w:customStyle="1" w:styleId="CMDdescription-WithlabelsNote">
    <w:name w:val="CMD description - With labels Note"/>
    <w:basedOn w:val="Normal"/>
    <w:qFormat/>
    <w:rsid w:val="005F789E"/>
    <w:pPr>
      <w:tabs>
        <w:tab w:val="left" w:pos="1985"/>
      </w:tabs>
      <w:spacing w:before="200" w:after="20" w:line="276" w:lineRule="auto"/>
      <w:ind w:left="1985" w:hanging="1985"/>
    </w:pPr>
    <w:rPr>
      <w:rFonts w:asciiTheme="minorHAnsi" w:eastAsiaTheme="minorHAnsi" w:hAnsiTheme="minorHAnsi" w:cstheme="minorBidi"/>
      <w:sz w:val="22"/>
      <w:szCs w:val="22"/>
      <w:lang w:eastAsia="en-US"/>
    </w:rPr>
  </w:style>
  <w:style w:type="paragraph" w:customStyle="1" w:styleId="CMDdescription-Speclisttree">
    <w:name w:val="CMD description - Spec list tree"/>
    <w:basedOn w:val="Normal"/>
    <w:qFormat/>
    <w:rsid w:val="005F789E"/>
    <w:pPr>
      <w:numPr>
        <w:numId w:val="35"/>
      </w:numPr>
      <w:tabs>
        <w:tab w:val="left" w:pos="2722"/>
      </w:tabs>
      <w:spacing w:after="20" w:line="276" w:lineRule="auto"/>
      <w:ind w:left="2722" w:hanging="737"/>
    </w:pPr>
    <w:rPr>
      <w:rFonts w:asciiTheme="minorHAnsi" w:eastAsiaTheme="minorHAnsi" w:hAnsiTheme="minorHAnsi" w:cstheme="minorBidi"/>
      <w:sz w:val="22"/>
      <w:szCs w:val="22"/>
      <w:lang w:eastAsia="en-US"/>
    </w:rPr>
  </w:style>
  <w:style w:type="paragraph" w:customStyle="1" w:styleId="NormalDescEx">
    <w:name w:val="NormalDescEx"/>
    <w:basedOn w:val="Normal"/>
    <w:rsid w:val="005F789E"/>
    <w:pPr>
      <w:spacing w:line="276" w:lineRule="auto"/>
      <w:ind w:left="2694" w:hanging="567"/>
    </w:pPr>
    <w:rPr>
      <w:rFonts w:asciiTheme="minorHAnsi" w:eastAsiaTheme="minorHAnsi" w:hAnsiTheme="minorHAnsi"/>
      <w:sz w:val="22"/>
      <w:szCs w:val="20"/>
      <w:lang w:eastAsia="en-US"/>
    </w:rPr>
  </w:style>
  <w:style w:type="character" w:customStyle="1" w:styleId="Mark-UnsupportedGeneral">
    <w:name w:val="Mark - Unsupported General"/>
    <w:basedOn w:val="DefaultParagraphFont"/>
    <w:uiPriority w:val="1"/>
    <w:qFormat/>
    <w:rsid w:val="005F789E"/>
    <w:rPr>
      <w:color w:val="A6A6A6" w:themeColor="background1" w:themeShade="A6"/>
      <w:lang w:val="lt-LT"/>
    </w:rPr>
  </w:style>
  <w:style w:type="character" w:customStyle="1" w:styleId="Attentionnote">
    <w:name w:val="Attention note"/>
    <w:basedOn w:val="DefaultParagraphFont"/>
    <w:uiPriority w:val="1"/>
    <w:qFormat/>
    <w:rsid w:val="005F789E"/>
    <w:rPr>
      <w:b/>
      <w:color w:val="B01839"/>
    </w:rPr>
  </w:style>
  <w:style w:type="paragraph" w:styleId="HTMLPreformatted">
    <w:name w:val="HTML Preformatted"/>
    <w:basedOn w:val="Normal"/>
    <w:link w:val="HTMLPreformattedChar"/>
    <w:uiPriority w:val="99"/>
    <w:unhideWhenUsed/>
    <w:rsid w:val="005F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5F789E"/>
    <w:rPr>
      <w:rFonts w:ascii="Courier New" w:eastAsia="Times New Roman" w:hAnsi="Courier New" w:cs="Courier New"/>
      <w:sz w:val="20"/>
      <w:szCs w:val="20"/>
    </w:rPr>
  </w:style>
  <w:style w:type="paragraph" w:styleId="Revision">
    <w:name w:val="Revision"/>
    <w:hidden/>
    <w:uiPriority w:val="99"/>
    <w:semiHidden/>
    <w:rsid w:val="005F789E"/>
    <w:pPr>
      <w:spacing w:after="0" w:line="276" w:lineRule="auto"/>
    </w:pPr>
    <w:rPr>
      <w:lang w:val="lt-LT"/>
    </w:rPr>
  </w:style>
  <w:style w:type="paragraph" w:customStyle="1" w:styleId="CMDdescription-Example">
    <w:name w:val="CMD description - Example"/>
    <w:basedOn w:val="Normal"/>
    <w:qFormat/>
    <w:rsid w:val="005F789E"/>
    <w:pPr>
      <w:spacing w:line="276" w:lineRule="auto"/>
      <w:ind w:left="284"/>
    </w:pPr>
    <w:rPr>
      <w:rFonts w:asciiTheme="minorHAnsi" w:eastAsiaTheme="minorHAnsi" w:hAnsiTheme="minorHAnsi" w:cstheme="minorBidi"/>
      <w:sz w:val="22"/>
      <w:szCs w:val="22"/>
      <w:lang w:eastAsia="en-US"/>
    </w:rPr>
  </w:style>
  <w:style w:type="character" w:customStyle="1" w:styleId="rynqvb">
    <w:name w:val="rynqvb"/>
    <w:basedOn w:val="DefaultParagraphFont"/>
    <w:rsid w:val="005F789E"/>
  </w:style>
  <w:style w:type="character" w:customStyle="1" w:styleId="hwtze">
    <w:name w:val="hwtze"/>
    <w:basedOn w:val="DefaultParagraphFont"/>
    <w:rsid w:val="005F7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7850">
      <w:bodyDiv w:val="1"/>
      <w:marLeft w:val="0"/>
      <w:marRight w:val="0"/>
      <w:marTop w:val="0"/>
      <w:marBottom w:val="0"/>
      <w:divBdr>
        <w:top w:val="none" w:sz="0" w:space="0" w:color="auto"/>
        <w:left w:val="none" w:sz="0" w:space="0" w:color="auto"/>
        <w:bottom w:val="none" w:sz="0" w:space="0" w:color="auto"/>
        <w:right w:val="none" w:sz="0" w:space="0" w:color="auto"/>
      </w:divBdr>
      <w:divsChild>
        <w:div w:id="2094282019">
          <w:marLeft w:val="0"/>
          <w:marRight w:val="0"/>
          <w:marTop w:val="0"/>
          <w:marBottom w:val="0"/>
          <w:divBdr>
            <w:top w:val="none" w:sz="0" w:space="0" w:color="auto"/>
            <w:left w:val="none" w:sz="0" w:space="0" w:color="auto"/>
            <w:bottom w:val="none" w:sz="0" w:space="0" w:color="auto"/>
            <w:right w:val="none" w:sz="0" w:space="0" w:color="auto"/>
          </w:divBdr>
          <w:divsChild>
            <w:div w:id="1560096951">
              <w:marLeft w:val="0"/>
              <w:marRight w:val="0"/>
              <w:marTop w:val="0"/>
              <w:marBottom w:val="0"/>
              <w:divBdr>
                <w:top w:val="none" w:sz="0" w:space="0" w:color="auto"/>
                <w:left w:val="none" w:sz="0" w:space="0" w:color="auto"/>
                <w:bottom w:val="none" w:sz="0" w:space="0" w:color="auto"/>
                <w:right w:val="none" w:sz="0" w:space="0" w:color="auto"/>
              </w:divBdr>
              <w:divsChild>
                <w:div w:id="1087078121">
                  <w:marLeft w:val="0"/>
                  <w:marRight w:val="0"/>
                  <w:marTop w:val="0"/>
                  <w:marBottom w:val="0"/>
                  <w:divBdr>
                    <w:top w:val="none" w:sz="0" w:space="0" w:color="auto"/>
                    <w:left w:val="none" w:sz="0" w:space="0" w:color="auto"/>
                    <w:bottom w:val="none" w:sz="0" w:space="0" w:color="auto"/>
                    <w:right w:val="none" w:sz="0" w:space="0" w:color="auto"/>
                  </w:divBdr>
                  <w:divsChild>
                    <w:div w:id="1679888907">
                      <w:marLeft w:val="0"/>
                      <w:marRight w:val="0"/>
                      <w:marTop w:val="0"/>
                      <w:marBottom w:val="0"/>
                      <w:divBdr>
                        <w:top w:val="none" w:sz="0" w:space="0" w:color="auto"/>
                        <w:left w:val="none" w:sz="0" w:space="0" w:color="auto"/>
                        <w:bottom w:val="none" w:sz="0" w:space="0" w:color="auto"/>
                        <w:right w:val="none" w:sz="0" w:space="0" w:color="auto"/>
                      </w:divBdr>
                      <w:divsChild>
                        <w:div w:id="1861629168">
                          <w:marLeft w:val="0"/>
                          <w:marRight w:val="0"/>
                          <w:marTop w:val="0"/>
                          <w:marBottom w:val="0"/>
                          <w:divBdr>
                            <w:top w:val="none" w:sz="0" w:space="0" w:color="auto"/>
                            <w:left w:val="none" w:sz="0" w:space="0" w:color="auto"/>
                            <w:bottom w:val="none" w:sz="0" w:space="0" w:color="auto"/>
                            <w:right w:val="none" w:sz="0" w:space="0" w:color="auto"/>
                          </w:divBdr>
                          <w:divsChild>
                            <w:div w:id="95253992">
                              <w:marLeft w:val="0"/>
                              <w:marRight w:val="0"/>
                              <w:marTop w:val="0"/>
                              <w:marBottom w:val="0"/>
                              <w:divBdr>
                                <w:top w:val="none" w:sz="0" w:space="0" w:color="auto"/>
                                <w:left w:val="none" w:sz="0" w:space="0" w:color="auto"/>
                                <w:bottom w:val="none" w:sz="0" w:space="0" w:color="auto"/>
                                <w:right w:val="none" w:sz="0" w:space="0" w:color="auto"/>
                              </w:divBdr>
                              <w:divsChild>
                                <w:div w:id="163402634">
                                  <w:marLeft w:val="0"/>
                                  <w:marRight w:val="0"/>
                                  <w:marTop w:val="0"/>
                                  <w:marBottom w:val="0"/>
                                  <w:divBdr>
                                    <w:top w:val="none" w:sz="0" w:space="0" w:color="auto"/>
                                    <w:left w:val="none" w:sz="0" w:space="0" w:color="auto"/>
                                    <w:bottom w:val="none" w:sz="0" w:space="0" w:color="auto"/>
                                    <w:right w:val="none" w:sz="0" w:space="0" w:color="auto"/>
                                  </w:divBdr>
                                  <w:divsChild>
                                    <w:div w:id="1125462260">
                                      <w:marLeft w:val="0"/>
                                      <w:marRight w:val="0"/>
                                      <w:marTop w:val="0"/>
                                      <w:marBottom w:val="0"/>
                                      <w:divBdr>
                                        <w:top w:val="none" w:sz="0" w:space="0" w:color="auto"/>
                                        <w:left w:val="none" w:sz="0" w:space="0" w:color="auto"/>
                                        <w:bottom w:val="none" w:sz="0" w:space="0" w:color="auto"/>
                                        <w:right w:val="none" w:sz="0" w:space="0" w:color="auto"/>
                                      </w:divBdr>
                                      <w:divsChild>
                                        <w:div w:id="86578973">
                                          <w:marLeft w:val="0"/>
                                          <w:marRight w:val="0"/>
                                          <w:marTop w:val="0"/>
                                          <w:marBottom w:val="0"/>
                                          <w:divBdr>
                                            <w:top w:val="none" w:sz="0" w:space="0" w:color="auto"/>
                                            <w:left w:val="none" w:sz="0" w:space="0" w:color="auto"/>
                                            <w:bottom w:val="none" w:sz="0" w:space="0" w:color="auto"/>
                                            <w:right w:val="none" w:sz="0" w:space="0" w:color="auto"/>
                                          </w:divBdr>
                                          <w:divsChild>
                                            <w:div w:id="2063361151">
                                              <w:marLeft w:val="0"/>
                                              <w:marRight w:val="0"/>
                                              <w:marTop w:val="0"/>
                                              <w:marBottom w:val="0"/>
                                              <w:divBdr>
                                                <w:top w:val="none" w:sz="0" w:space="0" w:color="auto"/>
                                                <w:left w:val="none" w:sz="0" w:space="0" w:color="auto"/>
                                                <w:bottom w:val="none" w:sz="0" w:space="0" w:color="auto"/>
                                                <w:right w:val="none" w:sz="0" w:space="0" w:color="auto"/>
                                              </w:divBdr>
                                              <w:divsChild>
                                                <w:div w:id="1817453307">
                                                  <w:marLeft w:val="0"/>
                                                  <w:marRight w:val="0"/>
                                                  <w:marTop w:val="0"/>
                                                  <w:marBottom w:val="0"/>
                                                  <w:divBdr>
                                                    <w:top w:val="none" w:sz="0" w:space="0" w:color="auto"/>
                                                    <w:left w:val="none" w:sz="0" w:space="0" w:color="auto"/>
                                                    <w:bottom w:val="none" w:sz="0" w:space="0" w:color="auto"/>
                                                    <w:right w:val="none" w:sz="0" w:space="0" w:color="auto"/>
                                                  </w:divBdr>
                                                  <w:divsChild>
                                                    <w:div w:id="315231175">
                                                      <w:marLeft w:val="0"/>
                                                      <w:marRight w:val="0"/>
                                                      <w:marTop w:val="0"/>
                                                      <w:marBottom w:val="0"/>
                                                      <w:divBdr>
                                                        <w:top w:val="none" w:sz="0" w:space="0" w:color="auto"/>
                                                        <w:left w:val="none" w:sz="0" w:space="0" w:color="auto"/>
                                                        <w:bottom w:val="none" w:sz="0" w:space="0" w:color="auto"/>
                                                        <w:right w:val="none" w:sz="0" w:space="0" w:color="auto"/>
                                                      </w:divBdr>
                                                      <w:divsChild>
                                                        <w:div w:id="1854149807">
                                                          <w:marLeft w:val="0"/>
                                                          <w:marRight w:val="0"/>
                                                          <w:marTop w:val="0"/>
                                                          <w:marBottom w:val="0"/>
                                                          <w:divBdr>
                                                            <w:top w:val="none" w:sz="0" w:space="0" w:color="auto"/>
                                                            <w:left w:val="none" w:sz="0" w:space="0" w:color="auto"/>
                                                            <w:bottom w:val="none" w:sz="0" w:space="0" w:color="auto"/>
                                                            <w:right w:val="none" w:sz="0" w:space="0" w:color="auto"/>
                                                          </w:divBdr>
                                                          <w:divsChild>
                                                            <w:div w:id="1647203280">
                                                              <w:marLeft w:val="0"/>
                                                              <w:marRight w:val="0"/>
                                                              <w:marTop w:val="0"/>
                                                              <w:marBottom w:val="0"/>
                                                              <w:divBdr>
                                                                <w:top w:val="none" w:sz="0" w:space="0" w:color="auto"/>
                                                                <w:left w:val="none" w:sz="0" w:space="0" w:color="auto"/>
                                                                <w:bottom w:val="none" w:sz="0" w:space="0" w:color="auto"/>
                                                                <w:right w:val="none" w:sz="0" w:space="0" w:color="auto"/>
                                                              </w:divBdr>
                                                              <w:divsChild>
                                                                <w:div w:id="1369984700">
                                                                  <w:marLeft w:val="0"/>
                                                                  <w:marRight w:val="0"/>
                                                                  <w:marTop w:val="0"/>
                                                                  <w:marBottom w:val="0"/>
                                                                  <w:divBdr>
                                                                    <w:top w:val="none" w:sz="0" w:space="0" w:color="auto"/>
                                                                    <w:left w:val="none" w:sz="0" w:space="0" w:color="auto"/>
                                                                    <w:bottom w:val="single" w:sz="6" w:space="0" w:color="EDEDED"/>
                                                                    <w:right w:val="none" w:sz="0" w:space="0" w:color="auto"/>
                                                                  </w:divBdr>
                                                                  <w:divsChild>
                                                                    <w:div w:id="1274097986">
                                                                      <w:marLeft w:val="0"/>
                                                                      <w:marRight w:val="0"/>
                                                                      <w:marTop w:val="0"/>
                                                                      <w:marBottom w:val="0"/>
                                                                      <w:divBdr>
                                                                        <w:top w:val="none" w:sz="0" w:space="0" w:color="auto"/>
                                                                        <w:left w:val="none" w:sz="0" w:space="0" w:color="auto"/>
                                                                        <w:bottom w:val="none" w:sz="0" w:space="0" w:color="auto"/>
                                                                        <w:right w:val="none" w:sz="0" w:space="0" w:color="auto"/>
                                                                      </w:divBdr>
                                                                      <w:divsChild>
                                                                        <w:div w:id="245305225">
                                                                          <w:marLeft w:val="0"/>
                                                                          <w:marRight w:val="0"/>
                                                                          <w:marTop w:val="0"/>
                                                                          <w:marBottom w:val="0"/>
                                                                          <w:divBdr>
                                                                            <w:top w:val="none" w:sz="0" w:space="0" w:color="auto"/>
                                                                            <w:left w:val="none" w:sz="0" w:space="0" w:color="auto"/>
                                                                            <w:bottom w:val="none" w:sz="0" w:space="0" w:color="auto"/>
                                                                            <w:right w:val="none" w:sz="0" w:space="0" w:color="auto"/>
                                                                          </w:divBdr>
                                                                          <w:divsChild>
                                                                            <w:div w:id="1282149013">
                                                                              <w:marLeft w:val="0"/>
                                                                              <w:marRight w:val="0"/>
                                                                              <w:marTop w:val="0"/>
                                                                              <w:marBottom w:val="0"/>
                                                                              <w:divBdr>
                                                                                <w:top w:val="none" w:sz="0" w:space="0" w:color="auto"/>
                                                                                <w:left w:val="none" w:sz="0" w:space="0" w:color="auto"/>
                                                                                <w:bottom w:val="none" w:sz="0" w:space="0" w:color="auto"/>
                                                                                <w:right w:val="none" w:sz="0" w:space="0" w:color="auto"/>
                                                                              </w:divBdr>
                                                                            </w:div>
                                                                          </w:divsChild>
                                                                        </w:div>
                                                                        <w:div w:id="958218400">
                                                                          <w:marLeft w:val="0"/>
                                                                          <w:marRight w:val="0"/>
                                                                          <w:marTop w:val="0"/>
                                                                          <w:marBottom w:val="0"/>
                                                                          <w:divBdr>
                                                                            <w:top w:val="none" w:sz="0" w:space="0" w:color="auto"/>
                                                                            <w:left w:val="none" w:sz="0" w:space="0" w:color="auto"/>
                                                                            <w:bottom w:val="none" w:sz="0" w:space="0" w:color="auto"/>
                                                                            <w:right w:val="none" w:sz="0" w:space="0" w:color="auto"/>
                                                                          </w:divBdr>
                                                                          <w:divsChild>
                                                                            <w:div w:id="1531601882">
                                                                              <w:marLeft w:val="0"/>
                                                                              <w:marRight w:val="0"/>
                                                                              <w:marTop w:val="0"/>
                                                                              <w:marBottom w:val="0"/>
                                                                              <w:divBdr>
                                                                                <w:top w:val="none" w:sz="0" w:space="0" w:color="auto"/>
                                                                                <w:left w:val="none" w:sz="0" w:space="0" w:color="auto"/>
                                                                                <w:bottom w:val="none" w:sz="0" w:space="0" w:color="auto"/>
                                                                                <w:right w:val="none" w:sz="0" w:space="0" w:color="auto"/>
                                                                              </w:divBdr>
                                                                              <w:divsChild>
                                                                                <w:div w:id="226034851">
                                                                                  <w:marLeft w:val="0"/>
                                                                                  <w:marRight w:val="0"/>
                                                                                  <w:marTop w:val="0"/>
                                                                                  <w:marBottom w:val="0"/>
                                                                                  <w:divBdr>
                                                                                    <w:top w:val="none" w:sz="0" w:space="0" w:color="auto"/>
                                                                                    <w:left w:val="none" w:sz="0" w:space="0" w:color="auto"/>
                                                                                    <w:bottom w:val="none" w:sz="0" w:space="0" w:color="auto"/>
                                                                                    <w:right w:val="none" w:sz="0" w:space="0" w:color="auto"/>
                                                                                  </w:divBdr>
                                                                                </w:div>
                                                                                <w:div w:id="16225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231696">
                                                                  <w:marLeft w:val="0"/>
                                                                  <w:marRight w:val="0"/>
                                                                  <w:marTop w:val="0"/>
                                                                  <w:marBottom w:val="0"/>
                                                                  <w:divBdr>
                                                                    <w:top w:val="none" w:sz="0" w:space="0" w:color="auto"/>
                                                                    <w:left w:val="none" w:sz="0" w:space="0" w:color="auto"/>
                                                                    <w:bottom w:val="none" w:sz="0" w:space="0" w:color="auto"/>
                                                                    <w:right w:val="none" w:sz="0" w:space="0" w:color="auto"/>
                                                                  </w:divBdr>
                                                                  <w:divsChild>
                                                                    <w:div w:id="271404150">
                                                                      <w:marLeft w:val="0"/>
                                                                      <w:marRight w:val="0"/>
                                                                      <w:marTop w:val="0"/>
                                                                      <w:marBottom w:val="0"/>
                                                                      <w:divBdr>
                                                                        <w:top w:val="none" w:sz="0" w:space="0" w:color="auto"/>
                                                                        <w:left w:val="none" w:sz="0" w:space="0" w:color="auto"/>
                                                                        <w:bottom w:val="none" w:sz="0" w:space="0" w:color="auto"/>
                                                                        <w:right w:val="none" w:sz="0" w:space="0" w:color="auto"/>
                                                                      </w:divBdr>
                                                                      <w:divsChild>
                                                                        <w:div w:id="289671329">
                                                                          <w:marLeft w:val="0"/>
                                                                          <w:marRight w:val="0"/>
                                                                          <w:marTop w:val="0"/>
                                                                          <w:marBottom w:val="0"/>
                                                                          <w:divBdr>
                                                                            <w:top w:val="none" w:sz="0" w:space="0" w:color="auto"/>
                                                                            <w:left w:val="none" w:sz="0" w:space="0" w:color="auto"/>
                                                                            <w:bottom w:val="none" w:sz="0" w:space="0" w:color="auto"/>
                                                                            <w:right w:val="none" w:sz="0" w:space="0" w:color="auto"/>
                                                                          </w:divBdr>
                                                                          <w:divsChild>
                                                                            <w:div w:id="443771561">
                                                                              <w:marLeft w:val="0"/>
                                                                              <w:marRight w:val="0"/>
                                                                              <w:marTop w:val="0"/>
                                                                              <w:marBottom w:val="0"/>
                                                                              <w:divBdr>
                                                                                <w:top w:val="none" w:sz="0" w:space="0" w:color="auto"/>
                                                                                <w:left w:val="none" w:sz="0" w:space="0" w:color="auto"/>
                                                                                <w:bottom w:val="none" w:sz="0" w:space="0" w:color="auto"/>
                                                                                <w:right w:val="none" w:sz="0" w:space="0" w:color="auto"/>
                                                                              </w:divBdr>
                                                                            </w:div>
                                                                            <w:div w:id="1985767650">
                                                                              <w:marLeft w:val="0"/>
                                                                              <w:marRight w:val="0"/>
                                                                              <w:marTop w:val="0"/>
                                                                              <w:marBottom w:val="0"/>
                                                                              <w:divBdr>
                                                                                <w:top w:val="none" w:sz="0" w:space="0" w:color="auto"/>
                                                                                <w:left w:val="none" w:sz="0" w:space="0" w:color="auto"/>
                                                                                <w:bottom w:val="none" w:sz="0" w:space="0" w:color="auto"/>
                                                                                <w:right w:val="none" w:sz="0" w:space="0" w:color="auto"/>
                                                                              </w:divBdr>
                                                                            </w:div>
                                                                            <w:div w:id="998315218">
                                                                              <w:marLeft w:val="0"/>
                                                                              <w:marRight w:val="0"/>
                                                                              <w:marTop w:val="0"/>
                                                                              <w:marBottom w:val="0"/>
                                                                              <w:divBdr>
                                                                                <w:top w:val="none" w:sz="0" w:space="0" w:color="auto"/>
                                                                                <w:left w:val="none" w:sz="0" w:space="0" w:color="auto"/>
                                                                                <w:bottom w:val="none" w:sz="0" w:space="0" w:color="auto"/>
                                                                                <w:right w:val="none" w:sz="0" w:space="0" w:color="auto"/>
                                                                              </w:divBdr>
                                                                            </w:div>
                                                                            <w:div w:id="12895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5591">
                                                                      <w:marLeft w:val="0"/>
                                                                      <w:marRight w:val="0"/>
                                                                      <w:marTop w:val="0"/>
                                                                      <w:marBottom w:val="0"/>
                                                                      <w:divBdr>
                                                                        <w:top w:val="none" w:sz="0" w:space="0" w:color="auto"/>
                                                                        <w:left w:val="none" w:sz="0" w:space="0" w:color="auto"/>
                                                                        <w:bottom w:val="none" w:sz="0" w:space="0" w:color="auto"/>
                                                                        <w:right w:val="none" w:sz="0" w:space="0" w:color="auto"/>
                                                                      </w:divBdr>
                                                                      <w:divsChild>
                                                                        <w:div w:id="181942697">
                                                                          <w:marLeft w:val="0"/>
                                                                          <w:marRight w:val="0"/>
                                                                          <w:marTop w:val="0"/>
                                                                          <w:marBottom w:val="0"/>
                                                                          <w:divBdr>
                                                                            <w:top w:val="none" w:sz="0" w:space="0" w:color="auto"/>
                                                                            <w:left w:val="none" w:sz="0" w:space="0" w:color="auto"/>
                                                                            <w:bottom w:val="none" w:sz="0" w:space="0" w:color="auto"/>
                                                                            <w:right w:val="none" w:sz="0" w:space="0" w:color="auto"/>
                                                                          </w:divBdr>
                                                                          <w:divsChild>
                                                                            <w:div w:id="1080717570">
                                                                              <w:marLeft w:val="0"/>
                                                                              <w:marRight w:val="0"/>
                                                                              <w:marTop w:val="0"/>
                                                                              <w:marBottom w:val="0"/>
                                                                              <w:divBdr>
                                                                                <w:top w:val="none" w:sz="0" w:space="0" w:color="auto"/>
                                                                                <w:left w:val="none" w:sz="0" w:space="0" w:color="auto"/>
                                                                                <w:bottom w:val="none" w:sz="0" w:space="0" w:color="auto"/>
                                                                                <w:right w:val="none" w:sz="0" w:space="0" w:color="auto"/>
                                                                              </w:divBdr>
                                                                              <w:divsChild>
                                                                                <w:div w:id="895699885">
                                                                                  <w:marLeft w:val="0"/>
                                                                                  <w:marRight w:val="0"/>
                                                                                  <w:marTop w:val="0"/>
                                                                                  <w:marBottom w:val="0"/>
                                                                                  <w:divBdr>
                                                                                    <w:top w:val="none" w:sz="0" w:space="0" w:color="auto"/>
                                                                                    <w:left w:val="none" w:sz="0" w:space="0" w:color="auto"/>
                                                                                    <w:bottom w:val="none" w:sz="0" w:space="0" w:color="auto"/>
                                                                                    <w:right w:val="none" w:sz="0" w:space="0" w:color="auto"/>
                                                                                  </w:divBdr>
                                                                                  <w:divsChild>
                                                                                    <w:div w:id="1752847214">
                                                                                      <w:marLeft w:val="0"/>
                                                                                      <w:marRight w:val="15"/>
                                                                                      <w:marTop w:val="0"/>
                                                                                      <w:marBottom w:val="0"/>
                                                                                      <w:divBdr>
                                                                                        <w:top w:val="none" w:sz="0" w:space="0" w:color="auto"/>
                                                                                        <w:left w:val="none" w:sz="0" w:space="0" w:color="auto"/>
                                                                                        <w:bottom w:val="none" w:sz="0" w:space="0" w:color="auto"/>
                                                                                        <w:right w:val="none" w:sz="0" w:space="0" w:color="auto"/>
                                                                                      </w:divBdr>
                                                                                      <w:divsChild>
                                                                                        <w:div w:id="1080523637">
                                                                                          <w:marLeft w:val="0"/>
                                                                                          <w:marRight w:val="0"/>
                                                                                          <w:marTop w:val="0"/>
                                                                                          <w:marBottom w:val="0"/>
                                                                                          <w:divBdr>
                                                                                            <w:top w:val="none" w:sz="0" w:space="0" w:color="auto"/>
                                                                                            <w:left w:val="none" w:sz="0" w:space="0" w:color="auto"/>
                                                                                            <w:bottom w:val="none" w:sz="0" w:space="0" w:color="auto"/>
                                                                                            <w:right w:val="none" w:sz="0" w:space="0" w:color="auto"/>
                                                                                          </w:divBdr>
                                                                                          <w:divsChild>
                                                                                            <w:div w:id="283314145">
                                                                                              <w:marLeft w:val="0"/>
                                                                                              <w:marRight w:val="0"/>
                                                                                              <w:marTop w:val="0"/>
                                                                                              <w:marBottom w:val="0"/>
                                                                                              <w:divBdr>
                                                                                                <w:top w:val="none" w:sz="0" w:space="0" w:color="auto"/>
                                                                                                <w:left w:val="none" w:sz="0" w:space="0" w:color="auto"/>
                                                                                                <w:bottom w:val="none" w:sz="0" w:space="0" w:color="auto"/>
                                                                                                <w:right w:val="none" w:sz="0" w:space="0" w:color="auto"/>
                                                                                              </w:divBdr>
                                                                                              <w:divsChild>
                                                                                                <w:div w:id="316812438">
                                                                                                  <w:marLeft w:val="0"/>
                                                                                                  <w:marRight w:val="0"/>
                                                                                                  <w:marTop w:val="0"/>
                                                                                                  <w:marBottom w:val="0"/>
                                                                                                  <w:divBdr>
                                                                                                    <w:top w:val="none" w:sz="0" w:space="0" w:color="auto"/>
                                                                                                    <w:left w:val="none" w:sz="0" w:space="0" w:color="auto"/>
                                                                                                    <w:bottom w:val="none" w:sz="0" w:space="0" w:color="auto"/>
                                                                                                    <w:right w:val="none" w:sz="0" w:space="0" w:color="auto"/>
                                                                                                  </w:divBdr>
                                                                                                  <w:divsChild>
                                                                                                    <w:div w:id="987586885">
                                                                                                      <w:marLeft w:val="0"/>
                                                                                                      <w:marRight w:val="0"/>
                                                                                                      <w:marTop w:val="0"/>
                                                                                                      <w:marBottom w:val="0"/>
                                                                                                      <w:divBdr>
                                                                                                        <w:top w:val="none" w:sz="0" w:space="0" w:color="auto"/>
                                                                                                        <w:left w:val="none" w:sz="0" w:space="0" w:color="auto"/>
                                                                                                        <w:bottom w:val="none" w:sz="0" w:space="0" w:color="auto"/>
                                                                                                        <w:right w:val="none" w:sz="0" w:space="0" w:color="auto"/>
                                                                                                      </w:divBdr>
                                                                                                      <w:divsChild>
                                                                                                        <w:div w:id="74211416">
                                                                                                          <w:marLeft w:val="0"/>
                                                                                                          <w:marRight w:val="0"/>
                                                                                                          <w:marTop w:val="0"/>
                                                                                                          <w:marBottom w:val="0"/>
                                                                                                          <w:divBdr>
                                                                                                            <w:top w:val="none" w:sz="0" w:space="0" w:color="auto"/>
                                                                                                            <w:left w:val="none" w:sz="0" w:space="0" w:color="auto"/>
                                                                                                            <w:bottom w:val="none" w:sz="0" w:space="0" w:color="auto"/>
                                                                                                            <w:right w:val="none" w:sz="0" w:space="0" w:color="auto"/>
                                                                                                          </w:divBdr>
                                                                                                          <w:divsChild>
                                                                                                            <w:div w:id="2033452653">
                                                                                                              <w:marLeft w:val="0"/>
                                                                                                              <w:marRight w:val="0"/>
                                                                                                              <w:marTop w:val="0"/>
                                                                                                              <w:marBottom w:val="0"/>
                                                                                                              <w:divBdr>
                                                                                                                <w:top w:val="none" w:sz="0" w:space="0" w:color="auto"/>
                                                                                                                <w:left w:val="none" w:sz="0" w:space="0" w:color="auto"/>
                                                                                                                <w:bottom w:val="none" w:sz="0" w:space="0" w:color="auto"/>
                                                                                                                <w:right w:val="none" w:sz="0" w:space="0" w:color="auto"/>
                                                                                                              </w:divBdr>
                                                                                                              <w:divsChild>
                                                                                                                <w:div w:id="518544393">
                                                                                                                  <w:marLeft w:val="0"/>
                                                                                                                  <w:marRight w:val="0"/>
                                                                                                                  <w:marTop w:val="0"/>
                                                                                                                  <w:marBottom w:val="0"/>
                                                                                                                  <w:divBdr>
                                                                                                                    <w:top w:val="none" w:sz="0" w:space="0" w:color="auto"/>
                                                                                                                    <w:left w:val="none" w:sz="0" w:space="0" w:color="auto"/>
                                                                                                                    <w:bottom w:val="none" w:sz="0" w:space="0" w:color="auto"/>
                                                                                                                    <w:right w:val="none" w:sz="0" w:space="0" w:color="auto"/>
                                                                                                                  </w:divBdr>
                                                                                                                  <w:divsChild>
                                                                                                                    <w:div w:id="1467701305">
                                                                                                                      <w:marLeft w:val="0"/>
                                                                                                                      <w:marRight w:val="0"/>
                                                                                                                      <w:marTop w:val="0"/>
                                                                                                                      <w:marBottom w:val="0"/>
                                                                                                                      <w:divBdr>
                                                                                                                        <w:top w:val="none" w:sz="0" w:space="0" w:color="auto"/>
                                                                                                                        <w:left w:val="none" w:sz="0" w:space="0" w:color="auto"/>
                                                                                                                        <w:bottom w:val="none" w:sz="0" w:space="0" w:color="auto"/>
                                                                                                                        <w:right w:val="none" w:sz="0" w:space="0" w:color="auto"/>
                                                                                                                      </w:divBdr>
                                                                                                                      <w:divsChild>
                                                                                                                        <w:div w:id="1112745275">
                                                                                                                          <w:marLeft w:val="0"/>
                                                                                                                          <w:marRight w:val="0"/>
                                                                                                                          <w:marTop w:val="0"/>
                                                                                                                          <w:marBottom w:val="0"/>
                                                                                                                          <w:divBdr>
                                                                                                                            <w:top w:val="none" w:sz="0" w:space="0" w:color="auto"/>
                                                                                                                            <w:left w:val="none" w:sz="0" w:space="0" w:color="auto"/>
                                                                                                                            <w:bottom w:val="none" w:sz="0" w:space="0" w:color="auto"/>
                                                                                                                            <w:right w:val="none" w:sz="0" w:space="0" w:color="auto"/>
                                                                                                                          </w:divBdr>
                                                                                                                          <w:divsChild>
                                                                                                                            <w:div w:id="1596203762">
                                                                                                                              <w:marLeft w:val="0"/>
                                                                                                                              <w:marRight w:val="0"/>
                                                                                                                              <w:marTop w:val="0"/>
                                                                                                                              <w:marBottom w:val="0"/>
                                                                                                                              <w:divBdr>
                                                                                                                                <w:top w:val="none" w:sz="0" w:space="0" w:color="auto"/>
                                                                                                                                <w:left w:val="none" w:sz="0" w:space="0" w:color="auto"/>
                                                                                                                                <w:bottom w:val="none" w:sz="0" w:space="0" w:color="auto"/>
                                                                                                                                <w:right w:val="none" w:sz="0" w:space="0" w:color="auto"/>
                                                                                                                              </w:divBdr>
                                                                                                                              <w:divsChild>
                                                                                                                                <w:div w:id="45745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204508">
                                                                                                      <w:marLeft w:val="0"/>
                                                                                                      <w:marRight w:val="0"/>
                                                                                                      <w:marTop w:val="0"/>
                                                                                                      <w:marBottom w:val="0"/>
                                                                                                      <w:divBdr>
                                                                                                        <w:top w:val="none" w:sz="0" w:space="0" w:color="auto"/>
                                                                                                        <w:left w:val="none" w:sz="0" w:space="0" w:color="auto"/>
                                                                                                        <w:bottom w:val="none" w:sz="0" w:space="0" w:color="auto"/>
                                                                                                        <w:right w:val="none" w:sz="0" w:space="0" w:color="auto"/>
                                                                                                      </w:divBdr>
                                                                                                      <w:divsChild>
                                                                                                        <w:div w:id="1676494712">
                                                                                                          <w:marLeft w:val="0"/>
                                                                                                          <w:marRight w:val="0"/>
                                                                                                          <w:marTop w:val="0"/>
                                                                                                          <w:marBottom w:val="0"/>
                                                                                                          <w:divBdr>
                                                                                                            <w:top w:val="none" w:sz="0" w:space="0" w:color="auto"/>
                                                                                                            <w:left w:val="none" w:sz="0" w:space="0" w:color="auto"/>
                                                                                                            <w:bottom w:val="none" w:sz="0" w:space="0" w:color="auto"/>
                                                                                                            <w:right w:val="none" w:sz="0" w:space="0" w:color="auto"/>
                                                                                                          </w:divBdr>
                                                                                                          <w:divsChild>
                                                                                                            <w:div w:id="67961742">
                                                                                                              <w:marLeft w:val="0"/>
                                                                                                              <w:marRight w:val="0"/>
                                                                                                              <w:marTop w:val="0"/>
                                                                                                              <w:marBottom w:val="0"/>
                                                                                                              <w:divBdr>
                                                                                                                <w:top w:val="none" w:sz="0" w:space="0" w:color="auto"/>
                                                                                                                <w:left w:val="none" w:sz="0" w:space="0" w:color="auto"/>
                                                                                                                <w:bottom w:val="none" w:sz="0" w:space="0" w:color="auto"/>
                                                                                                                <w:right w:val="none" w:sz="0" w:space="0" w:color="auto"/>
                                                                                                              </w:divBdr>
                                                                                                              <w:divsChild>
                                                                                                                <w:div w:id="1639454455">
                                                                                                                  <w:marLeft w:val="0"/>
                                                                                                                  <w:marRight w:val="0"/>
                                                                                                                  <w:marTop w:val="0"/>
                                                                                                                  <w:marBottom w:val="0"/>
                                                                                                                  <w:divBdr>
                                                                                                                    <w:top w:val="none" w:sz="0" w:space="0" w:color="auto"/>
                                                                                                                    <w:left w:val="none" w:sz="0" w:space="0" w:color="auto"/>
                                                                                                                    <w:bottom w:val="none" w:sz="0" w:space="0" w:color="auto"/>
                                                                                                                    <w:right w:val="none" w:sz="0" w:space="0" w:color="auto"/>
                                                                                                                  </w:divBdr>
                                                                                                                  <w:divsChild>
                                                                                                                    <w:div w:id="1912959120">
                                                                                                                      <w:marLeft w:val="0"/>
                                                                                                                      <w:marRight w:val="0"/>
                                                                                                                      <w:marTop w:val="0"/>
                                                                                                                      <w:marBottom w:val="0"/>
                                                                                                                      <w:divBdr>
                                                                                                                        <w:top w:val="none" w:sz="0" w:space="0" w:color="auto"/>
                                                                                                                        <w:left w:val="none" w:sz="0" w:space="0" w:color="auto"/>
                                                                                                                        <w:bottom w:val="none" w:sz="0" w:space="0" w:color="auto"/>
                                                                                                                        <w:right w:val="none" w:sz="0" w:space="0" w:color="auto"/>
                                                                                                                      </w:divBdr>
                                                                                                                      <w:divsChild>
                                                                                                                        <w:div w:id="1874805411">
                                                                                                                          <w:marLeft w:val="0"/>
                                                                                                                          <w:marRight w:val="0"/>
                                                                                                                          <w:marTop w:val="0"/>
                                                                                                                          <w:marBottom w:val="0"/>
                                                                                                                          <w:divBdr>
                                                                                                                            <w:top w:val="none" w:sz="0" w:space="0" w:color="auto"/>
                                                                                                                            <w:left w:val="none" w:sz="0" w:space="0" w:color="auto"/>
                                                                                                                            <w:bottom w:val="none" w:sz="0" w:space="0" w:color="auto"/>
                                                                                                                            <w:right w:val="none" w:sz="0" w:space="0" w:color="auto"/>
                                                                                                                          </w:divBdr>
                                                                                                                          <w:divsChild>
                                                                                                                            <w:div w:id="1901667654">
                                                                                                                              <w:marLeft w:val="0"/>
                                                                                                                              <w:marRight w:val="0"/>
                                                                                                                              <w:marTop w:val="0"/>
                                                                                                                              <w:marBottom w:val="0"/>
                                                                                                                              <w:divBdr>
                                                                                                                                <w:top w:val="none" w:sz="0" w:space="0" w:color="auto"/>
                                                                                                                                <w:left w:val="none" w:sz="0" w:space="0" w:color="auto"/>
                                                                                                                                <w:bottom w:val="none" w:sz="0" w:space="0" w:color="auto"/>
                                                                                                                                <w:right w:val="none" w:sz="0" w:space="0" w:color="auto"/>
                                                                                                                              </w:divBdr>
                                                                                                                              <w:divsChild>
                                                                                                                                <w:div w:id="3841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52758">
                                                                                                      <w:marLeft w:val="0"/>
                                                                                                      <w:marRight w:val="0"/>
                                                                                                      <w:marTop w:val="0"/>
                                                                                                      <w:marBottom w:val="0"/>
                                                                                                      <w:divBdr>
                                                                                                        <w:top w:val="none" w:sz="0" w:space="0" w:color="auto"/>
                                                                                                        <w:left w:val="none" w:sz="0" w:space="0" w:color="auto"/>
                                                                                                        <w:bottom w:val="none" w:sz="0" w:space="0" w:color="auto"/>
                                                                                                        <w:right w:val="none" w:sz="0" w:space="0" w:color="auto"/>
                                                                                                      </w:divBdr>
                                                                                                      <w:divsChild>
                                                                                                        <w:div w:id="506288628">
                                                                                                          <w:marLeft w:val="0"/>
                                                                                                          <w:marRight w:val="0"/>
                                                                                                          <w:marTop w:val="0"/>
                                                                                                          <w:marBottom w:val="0"/>
                                                                                                          <w:divBdr>
                                                                                                            <w:top w:val="none" w:sz="0" w:space="0" w:color="auto"/>
                                                                                                            <w:left w:val="none" w:sz="0" w:space="0" w:color="auto"/>
                                                                                                            <w:bottom w:val="none" w:sz="0" w:space="0" w:color="auto"/>
                                                                                                            <w:right w:val="none" w:sz="0" w:space="0" w:color="auto"/>
                                                                                                          </w:divBdr>
                                                                                                          <w:divsChild>
                                                                                                            <w:div w:id="910653459">
                                                                                                              <w:marLeft w:val="0"/>
                                                                                                              <w:marRight w:val="0"/>
                                                                                                              <w:marTop w:val="0"/>
                                                                                                              <w:marBottom w:val="0"/>
                                                                                                              <w:divBdr>
                                                                                                                <w:top w:val="none" w:sz="0" w:space="0" w:color="auto"/>
                                                                                                                <w:left w:val="none" w:sz="0" w:space="0" w:color="auto"/>
                                                                                                                <w:bottom w:val="none" w:sz="0" w:space="0" w:color="auto"/>
                                                                                                                <w:right w:val="none" w:sz="0" w:space="0" w:color="auto"/>
                                                                                                              </w:divBdr>
                                                                                                              <w:divsChild>
                                                                                                                <w:div w:id="12266664">
                                                                                                                  <w:marLeft w:val="0"/>
                                                                                                                  <w:marRight w:val="0"/>
                                                                                                                  <w:marTop w:val="0"/>
                                                                                                                  <w:marBottom w:val="0"/>
                                                                                                                  <w:divBdr>
                                                                                                                    <w:top w:val="none" w:sz="0" w:space="0" w:color="auto"/>
                                                                                                                    <w:left w:val="none" w:sz="0" w:space="0" w:color="auto"/>
                                                                                                                    <w:bottom w:val="none" w:sz="0" w:space="0" w:color="auto"/>
                                                                                                                    <w:right w:val="none" w:sz="0" w:space="0" w:color="auto"/>
                                                                                                                  </w:divBdr>
                                                                                                                  <w:divsChild>
                                                                                                                    <w:div w:id="1506675496">
                                                                                                                      <w:marLeft w:val="0"/>
                                                                                                                      <w:marRight w:val="0"/>
                                                                                                                      <w:marTop w:val="0"/>
                                                                                                                      <w:marBottom w:val="0"/>
                                                                                                                      <w:divBdr>
                                                                                                                        <w:top w:val="none" w:sz="0" w:space="0" w:color="auto"/>
                                                                                                                        <w:left w:val="none" w:sz="0" w:space="0" w:color="auto"/>
                                                                                                                        <w:bottom w:val="none" w:sz="0" w:space="0" w:color="auto"/>
                                                                                                                        <w:right w:val="none" w:sz="0" w:space="0" w:color="auto"/>
                                                                                                                      </w:divBdr>
                                                                                                                      <w:divsChild>
                                                                                                                        <w:div w:id="1619411218">
                                                                                                                          <w:marLeft w:val="0"/>
                                                                                                                          <w:marRight w:val="0"/>
                                                                                                                          <w:marTop w:val="0"/>
                                                                                                                          <w:marBottom w:val="0"/>
                                                                                                                          <w:divBdr>
                                                                                                                            <w:top w:val="none" w:sz="0" w:space="0" w:color="auto"/>
                                                                                                                            <w:left w:val="none" w:sz="0" w:space="0" w:color="auto"/>
                                                                                                                            <w:bottom w:val="none" w:sz="0" w:space="0" w:color="auto"/>
                                                                                                                            <w:right w:val="none" w:sz="0" w:space="0" w:color="auto"/>
                                                                                                                          </w:divBdr>
                                                                                                                          <w:divsChild>
                                                                                                                            <w:div w:id="411241051">
                                                                                                                              <w:marLeft w:val="0"/>
                                                                                                                              <w:marRight w:val="0"/>
                                                                                                                              <w:marTop w:val="0"/>
                                                                                                                              <w:marBottom w:val="0"/>
                                                                                                                              <w:divBdr>
                                                                                                                                <w:top w:val="none" w:sz="0" w:space="0" w:color="auto"/>
                                                                                                                                <w:left w:val="none" w:sz="0" w:space="0" w:color="auto"/>
                                                                                                                                <w:bottom w:val="none" w:sz="0" w:space="0" w:color="auto"/>
                                                                                                                                <w:right w:val="none" w:sz="0" w:space="0" w:color="auto"/>
                                                                                                                              </w:divBdr>
                                                                                                                              <w:divsChild>
                                                                                                                                <w:div w:id="21570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655320">
                                                                                                      <w:marLeft w:val="0"/>
                                                                                                      <w:marRight w:val="0"/>
                                                                                                      <w:marTop w:val="0"/>
                                                                                                      <w:marBottom w:val="0"/>
                                                                                                      <w:divBdr>
                                                                                                        <w:top w:val="none" w:sz="0" w:space="0" w:color="auto"/>
                                                                                                        <w:left w:val="none" w:sz="0" w:space="0" w:color="auto"/>
                                                                                                        <w:bottom w:val="none" w:sz="0" w:space="0" w:color="auto"/>
                                                                                                        <w:right w:val="none" w:sz="0" w:space="0" w:color="auto"/>
                                                                                                      </w:divBdr>
                                                                                                      <w:divsChild>
                                                                                                        <w:div w:id="127169540">
                                                                                                          <w:marLeft w:val="0"/>
                                                                                                          <w:marRight w:val="0"/>
                                                                                                          <w:marTop w:val="0"/>
                                                                                                          <w:marBottom w:val="0"/>
                                                                                                          <w:divBdr>
                                                                                                            <w:top w:val="none" w:sz="0" w:space="0" w:color="auto"/>
                                                                                                            <w:left w:val="none" w:sz="0" w:space="0" w:color="auto"/>
                                                                                                            <w:bottom w:val="none" w:sz="0" w:space="0" w:color="auto"/>
                                                                                                            <w:right w:val="none" w:sz="0" w:space="0" w:color="auto"/>
                                                                                                          </w:divBdr>
                                                                                                          <w:divsChild>
                                                                                                            <w:div w:id="648099680">
                                                                                                              <w:marLeft w:val="0"/>
                                                                                                              <w:marRight w:val="0"/>
                                                                                                              <w:marTop w:val="0"/>
                                                                                                              <w:marBottom w:val="0"/>
                                                                                                              <w:divBdr>
                                                                                                                <w:top w:val="none" w:sz="0" w:space="0" w:color="auto"/>
                                                                                                                <w:left w:val="none" w:sz="0" w:space="0" w:color="auto"/>
                                                                                                                <w:bottom w:val="none" w:sz="0" w:space="0" w:color="auto"/>
                                                                                                                <w:right w:val="none" w:sz="0" w:space="0" w:color="auto"/>
                                                                                                              </w:divBdr>
                                                                                                              <w:divsChild>
                                                                                                                <w:div w:id="728236703">
                                                                                                                  <w:marLeft w:val="0"/>
                                                                                                                  <w:marRight w:val="0"/>
                                                                                                                  <w:marTop w:val="0"/>
                                                                                                                  <w:marBottom w:val="0"/>
                                                                                                                  <w:divBdr>
                                                                                                                    <w:top w:val="none" w:sz="0" w:space="0" w:color="auto"/>
                                                                                                                    <w:left w:val="none" w:sz="0" w:space="0" w:color="auto"/>
                                                                                                                    <w:bottom w:val="none" w:sz="0" w:space="0" w:color="auto"/>
                                                                                                                    <w:right w:val="none" w:sz="0" w:space="0" w:color="auto"/>
                                                                                                                  </w:divBdr>
                                                                                                                  <w:divsChild>
                                                                                                                    <w:div w:id="1405495326">
                                                                                                                      <w:marLeft w:val="0"/>
                                                                                                                      <w:marRight w:val="0"/>
                                                                                                                      <w:marTop w:val="0"/>
                                                                                                                      <w:marBottom w:val="0"/>
                                                                                                                      <w:divBdr>
                                                                                                                        <w:top w:val="none" w:sz="0" w:space="0" w:color="auto"/>
                                                                                                                        <w:left w:val="none" w:sz="0" w:space="0" w:color="auto"/>
                                                                                                                        <w:bottom w:val="none" w:sz="0" w:space="0" w:color="auto"/>
                                                                                                                        <w:right w:val="none" w:sz="0" w:space="0" w:color="auto"/>
                                                                                                                      </w:divBdr>
                                                                                                                      <w:divsChild>
                                                                                                                        <w:div w:id="1408655022">
                                                                                                                          <w:marLeft w:val="0"/>
                                                                                                                          <w:marRight w:val="0"/>
                                                                                                                          <w:marTop w:val="0"/>
                                                                                                                          <w:marBottom w:val="0"/>
                                                                                                                          <w:divBdr>
                                                                                                                            <w:top w:val="none" w:sz="0" w:space="0" w:color="auto"/>
                                                                                                                            <w:left w:val="none" w:sz="0" w:space="0" w:color="auto"/>
                                                                                                                            <w:bottom w:val="none" w:sz="0" w:space="0" w:color="auto"/>
                                                                                                                            <w:right w:val="none" w:sz="0" w:space="0" w:color="auto"/>
                                                                                                                          </w:divBdr>
                                                                                                                          <w:divsChild>
                                                                                                                            <w:div w:id="1012612663">
                                                                                                                              <w:marLeft w:val="0"/>
                                                                                                                              <w:marRight w:val="0"/>
                                                                                                                              <w:marTop w:val="0"/>
                                                                                                                              <w:marBottom w:val="0"/>
                                                                                                                              <w:divBdr>
                                                                                                                                <w:top w:val="none" w:sz="0" w:space="0" w:color="auto"/>
                                                                                                                                <w:left w:val="none" w:sz="0" w:space="0" w:color="auto"/>
                                                                                                                                <w:bottom w:val="none" w:sz="0" w:space="0" w:color="auto"/>
                                                                                                                                <w:right w:val="none" w:sz="0" w:space="0" w:color="auto"/>
                                                                                                                              </w:divBdr>
                                                                                                                              <w:divsChild>
                                                                                                                                <w:div w:id="9060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524755">
                                                                                                      <w:marLeft w:val="0"/>
                                                                                                      <w:marRight w:val="0"/>
                                                                                                      <w:marTop w:val="0"/>
                                                                                                      <w:marBottom w:val="0"/>
                                                                                                      <w:divBdr>
                                                                                                        <w:top w:val="none" w:sz="0" w:space="0" w:color="auto"/>
                                                                                                        <w:left w:val="none" w:sz="0" w:space="0" w:color="auto"/>
                                                                                                        <w:bottom w:val="none" w:sz="0" w:space="0" w:color="auto"/>
                                                                                                        <w:right w:val="none" w:sz="0" w:space="0" w:color="auto"/>
                                                                                                      </w:divBdr>
                                                                                                      <w:divsChild>
                                                                                                        <w:div w:id="2078092670">
                                                                                                          <w:marLeft w:val="0"/>
                                                                                                          <w:marRight w:val="0"/>
                                                                                                          <w:marTop w:val="0"/>
                                                                                                          <w:marBottom w:val="0"/>
                                                                                                          <w:divBdr>
                                                                                                            <w:top w:val="none" w:sz="0" w:space="0" w:color="auto"/>
                                                                                                            <w:left w:val="none" w:sz="0" w:space="0" w:color="auto"/>
                                                                                                            <w:bottom w:val="none" w:sz="0" w:space="0" w:color="auto"/>
                                                                                                            <w:right w:val="none" w:sz="0" w:space="0" w:color="auto"/>
                                                                                                          </w:divBdr>
                                                                                                          <w:divsChild>
                                                                                                            <w:div w:id="277026450">
                                                                                                              <w:marLeft w:val="0"/>
                                                                                                              <w:marRight w:val="0"/>
                                                                                                              <w:marTop w:val="0"/>
                                                                                                              <w:marBottom w:val="0"/>
                                                                                                              <w:divBdr>
                                                                                                                <w:top w:val="none" w:sz="0" w:space="0" w:color="auto"/>
                                                                                                                <w:left w:val="none" w:sz="0" w:space="0" w:color="auto"/>
                                                                                                                <w:bottom w:val="none" w:sz="0" w:space="0" w:color="auto"/>
                                                                                                                <w:right w:val="none" w:sz="0" w:space="0" w:color="auto"/>
                                                                                                              </w:divBdr>
                                                                                                              <w:divsChild>
                                                                                                                <w:div w:id="1605652388">
                                                                                                                  <w:marLeft w:val="0"/>
                                                                                                                  <w:marRight w:val="0"/>
                                                                                                                  <w:marTop w:val="0"/>
                                                                                                                  <w:marBottom w:val="0"/>
                                                                                                                  <w:divBdr>
                                                                                                                    <w:top w:val="none" w:sz="0" w:space="0" w:color="auto"/>
                                                                                                                    <w:left w:val="none" w:sz="0" w:space="0" w:color="auto"/>
                                                                                                                    <w:bottom w:val="none" w:sz="0" w:space="0" w:color="auto"/>
                                                                                                                    <w:right w:val="none" w:sz="0" w:space="0" w:color="auto"/>
                                                                                                                  </w:divBdr>
                                                                                                                </w:div>
                                                                                                                <w:div w:id="240529455">
                                                                                                                  <w:marLeft w:val="0"/>
                                                                                                                  <w:marRight w:val="0"/>
                                                                                                                  <w:marTop w:val="0"/>
                                                                                                                  <w:marBottom w:val="0"/>
                                                                                                                  <w:divBdr>
                                                                                                                    <w:top w:val="none" w:sz="0" w:space="0" w:color="auto"/>
                                                                                                                    <w:left w:val="none" w:sz="0" w:space="0" w:color="auto"/>
                                                                                                                    <w:bottom w:val="none" w:sz="0" w:space="0" w:color="auto"/>
                                                                                                                    <w:right w:val="none" w:sz="0" w:space="0" w:color="auto"/>
                                                                                                                  </w:divBdr>
                                                                                                                  <w:divsChild>
                                                                                                                    <w:div w:id="83565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286214">
                                                                                                      <w:marLeft w:val="0"/>
                                                                                                      <w:marRight w:val="0"/>
                                                                                                      <w:marTop w:val="0"/>
                                                                                                      <w:marBottom w:val="0"/>
                                                                                                      <w:divBdr>
                                                                                                        <w:top w:val="none" w:sz="0" w:space="0" w:color="auto"/>
                                                                                                        <w:left w:val="none" w:sz="0" w:space="0" w:color="auto"/>
                                                                                                        <w:bottom w:val="none" w:sz="0" w:space="0" w:color="auto"/>
                                                                                                        <w:right w:val="none" w:sz="0" w:space="0" w:color="auto"/>
                                                                                                      </w:divBdr>
                                                                                                      <w:divsChild>
                                                                                                        <w:div w:id="650839465">
                                                                                                          <w:marLeft w:val="0"/>
                                                                                                          <w:marRight w:val="0"/>
                                                                                                          <w:marTop w:val="0"/>
                                                                                                          <w:marBottom w:val="0"/>
                                                                                                          <w:divBdr>
                                                                                                            <w:top w:val="none" w:sz="0" w:space="0" w:color="auto"/>
                                                                                                            <w:left w:val="none" w:sz="0" w:space="0" w:color="auto"/>
                                                                                                            <w:bottom w:val="none" w:sz="0" w:space="0" w:color="auto"/>
                                                                                                            <w:right w:val="none" w:sz="0" w:space="0" w:color="auto"/>
                                                                                                          </w:divBdr>
                                                                                                          <w:divsChild>
                                                                                                            <w:div w:id="245186776">
                                                                                                              <w:marLeft w:val="0"/>
                                                                                                              <w:marRight w:val="0"/>
                                                                                                              <w:marTop w:val="0"/>
                                                                                                              <w:marBottom w:val="0"/>
                                                                                                              <w:divBdr>
                                                                                                                <w:top w:val="none" w:sz="0" w:space="0" w:color="auto"/>
                                                                                                                <w:left w:val="none" w:sz="0" w:space="0" w:color="auto"/>
                                                                                                                <w:bottom w:val="none" w:sz="0" w:space="0" w:color="auto"/>
                                                                                                                <w:right w:val="none" w:sz="0" w:space="0" w:color="auto"/>
                                                                                                              </w:divBdr>
                                                                                                              <w:divsChild>
                                                                                                                <w:div w:id="1818258330">
                                                                                                                  <w:marLeft w:val="0"/>
                                                                                                                  <w:marRight w:val="0"/>
                                                                                                                  <w:marTop w:val="0"/>
                                                                                                                  <w:marBottom w:val="0"/>
                                                                                                                  <w:divBdr>
                                                                                                                    <w:top w:val="none" w:sz="0" w:space="0" w:color="auto"/>
                                                                                                                    <w:left w:val="none" w:sz="0" w:space="0" w:color="auto"/>
                                                                                                                    <w:bottom w:val="none" w:sz="0" w:space="0" w:color="auto"/>
                                                                                                                    <w:right w:val="none" w:sz="0" w:space="0" w:color="auto"/>
                                                                                                                  </w:divBdr>
                                                                                                                  <w:divsChild>
                                                                                                                    <w:div w:id="1945382751">
                                                                                                                      <w:marLeft w:val="0"/>
                                                                                                                      <w:marRight w:val="0"/>
                                                                                                                      <w:marTop w:val="0"/>
                                                                                                                      <w:marBottom w:val="0"/>
                                                                                                                      <w:divBdr>
                                                                                                                        <w:top w:val="none" w:sz="0" w:space="0" w:color="auto"/>
                                                                                                                        <w:left w:val="none" w:sz="0" w:space="0" w:color="auto"/>
                                                                                                                        <w:bottom w:val="none" w:sz="0" w:space="0" w:color="auto"/>
                                                                                                                        <w:right w:val="none" w:sz="0" w:space="0" w:color="auto"/>
                                                                                                                      </w:divBdr>
                                                                                                                      <w:divsChild>
                                                                                                                        <w:div w:id="678891714">
                                                                                                                          <w:marLeft w:val="0"/>
                                                                                                                          <w:marRight w:val="0"/>
                                                                                                                          <w:marTop w:val="0"/>
                                                                                                                          <w:marBottom w:val="0"/>
                                                                                                                          <w:divBdr>
                                                                                                                            <w:top w:val="none" w:sz="0" w:space="0" w:color="auto"/>
                                                                                                                            <w:left w:val="none" w:sz="0" w:space="0" w:color="auto"/>
                                                                                                                            <w:bottom w:val="none" w:sz="0" w:space="0" w:color="auto"/>
                                                                                                                            <w:right w:val="none" w:sz="0" w:space="0" w:color="auto"/>
                                                                                                                          </w:divBdr>
                                                                                                                          <w:divsChild>
                                                                                                                            <w:div w:id="680400151">
                                                                                                                              <w:marLeft w:val="0"/>
                                                                                                                              <w:marRight w:val="0"/>
                                                                                                                              <w:marTop w:val="0"/>
                                                                                                                              <w:marBottom w:val="0"/>
                                                                                                                              <w:divBdr>
                                                                                                                                <w:top w:val="none" w:sz="0" w:space="0" w:color="auto"/>
                                                                                                                                <w:left w:val="none" w:sz="0" w:space="0" w:color="auto"/>
                                                                                                                                <w:bottom w:val="none" w:sz="0" w:space="0" w:color="auto"/>
                                                                                                                                <w:right w:val="none" w:sz="0" w:space="0" w:color="auto"/>
                                                                                                                              </w:divBdr>
                                                                                                                              <w:divsChild>
                                                                                                                                <w:div w:id="24237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890116">
                                                                                                      <w:marLeft w:val="0"/>
                                                                                                      <w:marRight w:val="0"/>
                                                                                                      <w:marTop w:val="0"/>
                                                                                                      <w:marBottom w:val="0"/>
                                                                                                      <w:divBdr>
                                                                                                        <w:top w:val="none" w:sz="0" w:space="0" w:color="auto"/>
                                                                                                        <w:left w:val="none" w:sz="0" w:space="0" w:color="auto"/>
                                                                                                        <w:bottom w:val="none" w:sz="0" w:space="0" w:color="auto"/>
                                                                                                        <w:right w:val="none" w:sz="0" w:space="0" w:color="auto"/>
                                                                                                      </w:divBdr>
                                                                                                      <w:divsChild>
                                                                                                        <w:div w:id="657536219">
                                                                                                          <w:marLeft w:val="0"/>
                                                                                                          <w:marRight w:val="0"/>
                                                                                                          <w:marTop w:val="0"/>
                                                                                                          <w:marBottom w:val="0"/>
                                                                                                          <w:divBdr>
                                                                                                            <w:top w:val="none" w:sz="0" w:space="0" w:color="auto"/>
                                                                                                            <w:left w:val="none" w:sz="0" w:space="0" w:color="auto"/>
                                                                                                            <w:bottom w:val="none" w:sz="0" w:space="0" w:color="auto"/>
                                                                                                            <w:right w:val="none" w:sz="0" w:space="0" w:color="auto"/>
                                                                                                          </w:divBdr>
                                                                                                          <w:divsChild>
                                                                                                            <w:div w:id="959410849">
                                                                                                              <w:marLeft w:val="0"/>
                                                                                                              <w:marRight w:val="0"/>
                                                                                                              <w:marTop w:val="0"/>
                                                                                                              <w:marBottom w:val="0"/>
                                                                                                              <w:divBdr>
                                                                                                                <w:top w:val="none" w:sz="0" w:space="0" w:color="auto"/>
                                                                                                                <w:left w:val="none" w:sz="0" w:space="0" w:color="auto"/>
                                                                                                                <w:bottom w:val="none" w:sz="0" w:space="0" w:color="auto"/>
                                                                                                                <w:right w:val="none" w:sz="0" w:space="0" w:color="auto"/>
                                                                                                              </w:divBdr>
                                                                                                              <w:divsChild>
                                                                                                                <w:div w:id="1430588685">
                                                                                                                  <w:marLeft w:val="0"/>
                                                                                                                  <w:marRight w:val="0"/>
                                                                                                                  <w:marTop w:val="0"/>
                                                                                                                  <w:marBottom w:val="0"/>
                                                                                                                  <w:divBdr>
                                                                                                                    <w:top w:val="none" w:sz="0" w:space="0" w:color="auto"/>
                                                                                                                    <w:left w:val="none" w:sz="0" w:space="0" w:color="auto"/>
                                                                                                                    <w:bottom w:val="none" w:sz="0" w:space="0" w:color="auto"/>
                                                                                                                    <w:right w:val="none" w:sz="0" w:space="0" w:color="auto"/>
                                                                                                                  </w:divBdr>
                                                                                                                  <w:divsChild>
                                                                                                                    <w:div w:id="1032151266">
                                                                                                                      <w:marLeft w:val="0"/>
                                                                                                                      <w:marRight w:val="0"/>
                                                                                                                      <w:marTop w:val="0"/>
                                                                                                                      <w:marBottom w:val="0"/>
                                                                                                                      <w:divBdr>
                                                                                                                        <w:top w:val="none" w:sz="0" w:space="0" w:color="auto"/>
                                                                                                                        <w:left w:val="none" w:sz="0" w:space="0" w:color="auto"/>
                                                                                                                        <w:bottom w:val="none" w:sz="0" w:space="0" w:color="auto"/>
                                                                                                                        <w:right w:val="none" w:sz="0" w:space="0" w:color="auto"/>
                                                                                                                      </w:divBdr>
                                                                                                                      <w:divsChild>
                                                                                                                        <w:div w:id="1248343812">
                                                                                                                          <w:marLeft w:val="0"/>
                                                                                                                          <w:marRight w:val="0"/>
                                                                                                                          <w:marTop w:val="0"/>
                                                                                                                          <w:marBottom w:val="0"/>
                                                                                                                          <w:divBdr>
                                                                                                                            <w:top w:val="none" w:sz="0" w:space="0" w:color="auto"/>
                                                                                                                            <w:left w:val="none" w:sz="0" w:space="0" w:color="auto"/>
                                                                                                                            <w:bottom w:val="none" w:sz="0" w:space="0" w:color="auto"/>
                                                                                                                            <w:right w:val="none" w:sz="0" w:space="0" w:color="auto"/>
                                                                                                                          </w:divBdr>
                                                                                                                          <w:divsChild>
                                                                                                                            <w:div w:id="771970623">
                                                                                                                              <w:marLeft w:val="0"/>
                                                                                                                              <w:marRight w:val="0"/>
                                                                                                                              <w:marTop w:val="0"/>
                                                                                                                              <w:marBottom w:val="0"/>
                                                                                                                              <w:divBdr>
                                                                                                                                <w:top w:val="none" w:sz="0" w:space="0" w:color="auto"/>
                                                                                                                                <w:left w:val="none" w:sz="0" w:space="0" w:color="auto"/>
                                                                                                                                <w:bottom w:val="none" w:sz="0" w:space="0" w:color="auto"/>
                                                                                                                                <w:right w:val="none" w:sz="0" w:space="0" w:color="auto"/>
                                                                                                                              </w:divBdr>
                                                                                                                              <w:divsChild>
                                                                                                                                <w:div w:id="4433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9546012">
                                                                                                      <w:marLeft w:val="0"/>
                                                                                                      <w:marRight w:val="0"/>
                                                                                                      <w:marTop w:val="0"/>
                                                                                                      <w:marBottom w:val="0"/>
                                                                                                      <w:divBdr>
                                                                                                        <w:top w:val="none" w:sz="0" w:space="0" w:color="auto"/>
                                                                                                        <w:left w:val="none" w:sz="0" w:space="0" w:color="auto"/>
                                                                                                        <w:bottom w:val="none" w:sz="0" w:space="0" w:color="auto"/>
                                                                                                        <w:right w:val="none" w:sz="0" w:space="0" w:color="auto"/>
                                                                                                      </w:divBdr>
                                                                                                      <w:divsChild>
                                                                                                        <w:div w:id="603652802">
                                                                                                          <w:marLeft w:val="0"/>
                                                                                                          <w:marRight w:val="0"/>
                                                                                                          <w:marTop w:val="0"/>
                                                                                                          <w:marBottom w:val="0"/>
                                                                                                          <w:divBdr>
                                                                                                            <w:top w:val="none" w:sz="0" w:space="0" w:color="auto"/>
                                                                                                            <w:left w:val="none" w:sz="0" w:space="0" w:color="auto"/>
                                                                                                            <w:bottom w:val="none" w:sz="0" w:space="0" w:color="auto"/>
                                                                                                            <w:right w:val="none" w:sz="0" w:space="0" w:color="auto"/>
                                                                                                          </w:divBdr>
                                                                                                          <w:divsChild>
                                                                                                            <w:div w:id="1191797998">
                                                                                                              <w:marLeft w:val="0"/>
                                                                                                              <w:marRight w:val="0"/>
                                                                                                              <w:marTop w:val="0"/>
                                                                                                              <w:marBottom w:val="0"/>
                                                                                                              <w:divBdr>
                                                                                                                <w:top w:val="none" w:sz="0" w:space="0" w:color="auto"/>
                                                                                                                <w:left w:val="none" w:sz="0" w:space="0" w:color="auto"/>
                                                                                                                <w:bottom w:val="none" w:sz="0" w:space="0" w:color="auto"/>
                                                                                                                <w:right w:val="none" w:sz="0" w:space="0" w:color="auto"/>
                                                                                                              </w:divBdr>
                                                                                                              <w:divsChild>
                                                                                                                <w:div w:id="2011331664">
                                                                                                                  <w:marLeft w:val="0"/>
                                                                                                                  <w:marRight w:val="0"/>
                                                                                                                  <w:marTop w:val="0"/>
                                                                                                                  <w:marBottom w:val="0"/>
                                                                                                                  <w:divBdr>
                                                                                                                    <w:top w:val="none" w:sz="0" w:space="0" w:color="auto"/>
                                                                                                                    <w:left w:val="none" w:sz="0" w:space="0" w:color="auto"/>
                                                                                                                    <w:bottom w:val="none" w:sz="0" w:space="0" w:color="auto"/>
                                                                                                                    <w:right w:val="none" w:sz="0" w:space="0" w:color="auto"/>
                                                                                                                  </w:divBdr>
                                                                                                                  <w:divsChild>
                                                                                                                    <w:div w:id="1652101738">
                                                                                                                      <w:marLeft w:val="0"/>
                                                                                                                      <w:marRight w:val="0"/>
                                                                                                                      <w:marTop w:val="0"/>
                                                                                                                      <w:marBottom w:val="0"/>
                                                                                                                      <w:divBdr>
                                                                                                                        <w:top w:val="none" w:sz="0" w:space="0" w:color="auto"/>
                                                                                                                        <w:left w:val="none" w:sz="0" w:space="0" w:color="auto"/>
                                                                                                                        <w:bottom w:val="none" w:sz="0" w:space="0" w:color="auto"/>
                                                                                                                        <w:right w:val="none" w:sz="0" w:space="0" w:color="auto"/>
                                                                                                                      </w:divBdr>
                                                                                                                      <w:divsChild>
                                                                                                                        <w:div w:id="1537769020">
                                                                                                                          <w:marLeft w:val="0"/>
                                                                                                                          <w:marRight w:val="0"/>
                                                                                                                          <w:marTop w:val="0"/>
                                                                                                                          <w:marBottom w:val="0"/>
                                                                                                                          <w:divBdr>
                                                                                                                            <w:top w:val="none" w:sz="0" w:space="0" w:color="auto"/>
                                                                                                                            <w:left w:val="none" w:sz="0" w:space="0" w:color="auto"/>
                                                                                                                            <w:bottom w:val="none" w:sz="0" w:space="0" w:color="auto"/>
                                                                                                                            <w:right w:val="none" w:sz="0" w:space="0" w:color="auto"/>
                                                                                                                          </w:divBdr>
                                                                                                                          <w:divsChild>
                                                                                                                            <w:div w:id="97870927">
                                                                                                                              <w:marLeft w:val="0"/>
                                                                                                                              <w:marRight w:val="0"/>
                                                                                                                              <w:marTop w:val="0"/>
                                                                                                                              <w:marBottom w:val="0"/>
                                                                                                                              <w:divBdr>
                                                                                                                                <w:top w:val="none" w:sz="0" w:space="0" w:color="auto"/>
                                                                                                                                <w:left w:val="none" w:sz="0" w:space="0" w:color="auto"/>
                                                                                                                                <w:bottom w:val="none" w:sz="0" w:space="0" w:color="auto"/>
                                                                                                                                <w:right w:val="none" w:sz="0" w:space="0" w:color="auto"/>
                                                                                                                              </w:divBdr>
                                                                                                                              <w:divsChild>
                                                                                                                                <w:div w:id="3547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987413">
                                                  <w:marLeft w:val="0"/>
                                                  <w:marRight w:val="0"/>
                                                  <w:marTop w:val="0"/>
                                                  <w:marBottom w:val="0"/>
                                                  <w:divBdr>
                                                    <w:top w:val="none" w:sz="0" w:space="0" w:color="auto"/>
                                                    <w:left w:val="none" w:sz="0" w:space="0" w:color="auto"/>
                                                    <w:bottom w:val="none" w:sz="0" w:space="0" w:color="auto"/>
                                                    <w:right w:val="none" w:sz="0" w:space="0" w:color="auto"/>
                                                  </w:divBdr>
                                                  <w:divsChild>
                                                    <w:div w:id="1791587392">
                                                      <w:marLeft w:val="0"/>
                                                      <w:marRight w:val="0"/>
                                                      <w:marTop w:val="0"/>
                                                      <w:marBottom w:val="0"/>
                                                      <w:divBdr>
                                                        <w:top w:val="none" w:sz="0" w:space="0" w:color="auto"/>
                                                        <w:left w:val="none" w:sz="0" w:space="0" w:color="auto"/>
                                                        <w:bottom w:val="none" w:sz="0" w:space="0" w:color="auto"/>
                                                        <w:right w:val="none" w:sz="0" w:space="0" w:color="auto"/>
                                                      </w:divBdr>
                                                      <w:divsChild>
                                                        <w:div w:id="1323000088">
                                                          <w:marLeft w:val="0"/>
                                                          <w:marRight w:val="0"/>
                                                          <w:marTop w:val="0"/>
                                                          <w:marBottom w:val="0"/>
                                                          <w:divBdr>
                                                            <w:top w:val="none" w:sz="0" w:space="0" w:color="auto"/>
                                                            <w:left w:val="none" w:sz="0" w:space="0" w:color="auto"/>
                                                            <w:bottom w:val="none" w:sz="0" w:space="0" w:color="auto"/>
                                                            <w:right w:val="none" w:sz="0" w:space="0" w:color="auto"/>
                                                          </w:divBdr>
                                                          <w:divsChild>
                                                            <w:div w:id="936131707">
                                                              <w:marLeft w:val="0"/>
                                                              <w:marRight w:val="0"/>
                                                              <w:marTop w:val="0"/>
                                                              <w:marBottom w:val="0"/>
                                                              <w:divBdr>
                                                                <w:top w:val="none" w:sz="0" w:space="0" w:color="auto"/>
                                                                <w:left w:val="none" w:sz="0" w:space="0" w:color="auto"/>
                                                                <w:bottom w:val="none" w:sz="0" w:space="0" w:color="auto"/>
                                                                <w:right w:val="none" w:sz="0" w:space="0" w:color="auto"/>
                                                              </w:divBdr>
                                                              <w:divsChild>
                                                                <w:div w:id="2048139604">
                                                                  <w:marLeft w:val="0"/>
                                                                  <w:marRight w:val="0"/>
                                                                  <w:marTop w:val="0"/>
                                                                  <w:marBottom w:val="0"/>
                                                                  <w:divBdr>
                                                                    <w:top w:val="none" w:sz="0" w:space="0" w:color="auto"/>
                                                                    <w:left w:val="none" w:sz="0" w:space="0" w:color="auto"/>
                                                                    <w:bottom w:val="none" w:sz="0" w:space="0" w:color="auto"/>
                                                                    <w:right w:val="none" w:sz="0" w:space="0" w:color="auto"/>
                                                                  </w:divBdr>
                                                                  <w:divsChild>
                                                                    <w:div w:id="1012031235">
                                                                      <w:marLeft w:val="0"/>
                                                                      <w:marRight w:val="0"/>
                                                                      <w:marTop w:val="0"/>
                                                                      <w:marBottom w:val="0"/>
                                                                      <w:divBdr>
                                                                        <w:top w:val="none" w:sz="0" w:space="0" w:color="auto"/>
                                                                        <w:left w:val="none" w:sz="0" w:space="0" w:color="auto"/>
                                                                        <w:bottom w:val="none" w:sz="0" w:space="0" w:color="auto"/>
                                                                        <w:right w:val="none" w:sz="0" w:space="0" w:color="auto"/>
                                                                      </w:divBdr>
                                                                      <w:divsChild>
                                                                        <w:div w:id="1794399550">
                                                                          <w:marLeft w:val="0"/>
                                                                          <w:marRight w:val="0"/>
                                                                          <w:marTop w:val="0"/>
                                                                          <w:marBottom w:val="0"/>
                                                                          <w:divBdr>
                                                                            <w:top w:val="none" w:sz="0" w:space="0" w:color="auto"/>
                                                                            <w:left w:val="none" w:sz="0" w:space="0" w:color="auto"/>
                                                                            <w:bottom w:val="none" w:sz="0" w:space="0" w:color="auto"/>
                                                                            <w:right w:val="none" w:sz="0" w:space="0" w:color="auto"/>
                                                                          </w:divBdr>
                                                                          <w:divsChild>
                                                                            <w:div w:id="119036787">
                                                                              <w:marLeft w:val="0"/>
                                                                              <w:marRight w:val="0"/>
                                                                              <w:marTop w:val="0"/>
                                                                              <w:marBottom w:val="0"/>
                                                                              <w:divBdr>
                                                                                <w:top w:val="none" w:sz="0" w:space="0" w:color="auto"/>
                                                                                <w:left w:val="none" w:sz="0" w:space="0" w:color="auto"/>
                                                                                <w:bottom w:val="none" w:sz="0" w:space="0" w:color="auto"/>
                                                                                <w:right w:val="none" w:sz="0" w:space="0" w:color="auto"/>
                                                                              </w:divBdr>
                                                                              <w:divsChild>
                                                                                <w:div w:id="377241751">
                                                                                  <w:marLeft w:val="0"/>
                                                                                  <w:marRight w:val="0"/>
                                                                                  <w:marTop w:val="0"/>
                                                                                  <w:marBottom w:val="15"/>
                                                                                  <w:divBdr>
                                                                                    <w:top w:val="none" w:sz="0" w:space="0" w:color="auto"/>
                                                                                    <w:left w:val="none" w:sz="0" w:space="0" w:color="auto"/>
                                                                                    <w:bottom w:val="none" w:sz="0" w:space="0" w:color="auto"/>
                                                                                    <w:right w:val="none" w:sz="0" w:space="0" w:color="auto"/>
                                                                                  </w:divBdr>
                                                                                  <w:divsChild>
                                                                                    <w:div w:id="436486386">
                                                                                      <w:marLeft w:val="0"/>
                                                                                      <w:marRight w:val="0"/>
                                                                                      <w:marTop w:val="0"/>
                                                                                      <w:marBottom w:val="0"/>
                                                                                      <w:divBdr>
                                                                                        <w:top w:val="none" w:sz="0" w:space="0" w:color="auto"/>
                                                                                        <w:left w:val="none" w:sz="0" w:space="0" w:color="auto"/>
                                                                                        <w:bottom w:val="none" w:sz="0" w:space="0" w:color="auto"/>
                                                                                        <w:right w:val="none" w:sz="0" w:space="0" w:color="auto"/>
                                                                                      </w:divBdr>
                                                                                      <w:divsChild>
                                                                                        <w:div w:id="3790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17566">
                                                                              <w:marLeft w:val="0"/>
                                                                              <w:marRight w:val="0"/>
                                                                              <w:marTop w:val="0"/>
                                                                              <w:marBottom w:val="0"/>
                                                                              <w:divBdr>
                                                                                <w:top w:val="none" w:sz="0" w:space="0" w:color="auto"/>
                                                                                <w:left w:val="none" w:sz="0" w:space="0" w:color="auto"/>
                                                                                <w:bottom w:val="none" w:sz="0" w:space="0" w:color="auto"/>
                                                                                <w:right w:val="none" w:sz="0" w:space="0" w:color="auto"/>
                                                                              </w:divBdr>
                                                                              <w:divsChild>
                                                                                <w:div w:id="1335913160">
                                                                                  <w:marLeft w:val="0"/>
                                                                                  <w:marRight w:val="0"/>
                                                                                  <w:marTop w:val="0"/>
                                                                                  <w:marBottom w:val="15"/>
                                                                                  <w:divBdr>
                                                                                    <w:top w:val="none" w:sz="0" w:space="0" w:color="auto"/>
                                                                                    <w:left w:val="none" w:sz="0" w:space="0" w:color="auto"/>
                                                                                    <w:bottom w:val="none" w:sz="0" w:space="0" w:color="auto"/>
                                                                                    <w:right w:val="none" w:sz="0" w:space="0" w:color="auto"/>
                                                                                  </w:divBdr>
                                                                                  <w:divsChild>
                                                                                    <w:div w:id="133332239">
                                                                                      <w:marLeft w:val="0"/>
                                                                                      <w:marRight w:val="0"/>
                                                                                      <w:marTop w:val="0"/>
                                                                                      <w:marBottom w:val="0"/>
                                                                                      <w:divBdr>
                                                                                        <w:top w:val="none" w:sz="0" w:space="0" w:color="auto"/>
                                                                                        <w:left w:val="none" w:sz="0" w:space="0" w:color="auto"/>
                                                                                        <w:bottom w:val="none" w:sz="0" w:space="0" w:color="auto"/>
                                                                                        <w:right w:val="none" w:sz="0" w:space="0" w:color="auto"/>
                                                                                      </w:divBdr>
                                                                                      <w:divsChild>
                                                                                        <w:div w:id="498275262">
                                                                                          <w:marLeft w:val="0"/>
                                                                                          <w:marRight w:val="0"/>
                                                                                          <w:marTop w:val="0"/>
                                                                                          <w:marBottom w:val="0"/>
                                                                                          <w:divBdr>
                                                                                            <w:top w:val="none" w:sz="0" w:space="0" w:color="auto"/>
                                                                                            <w:left w:val="none" w:sz="0" w:space="0" w:color="auto"/>
                                                                                            <w:bottom w:val="none" w:sz="0" w:space="0" w:color="auto"/>
                                                                                            <w:right w:val="none" w:sz="0" w:space="0" w:color="auto"/>
                                                                                          </w:divBdr>
                                                                                          <w:divsChild>
                                                                                            <w:div w:id="1835101653">
                                                                                              <w:marLeft w:val="0"/>
                                                                                              <w:marRight w:val="0"/>
                                                                                              <w:marTop w:val="15"/>
                                                                                              <w:marBottom w:val="0"/>
                                                                                              <w:divBdr>
                                                                                                <w:top w:val="none" w:sz="0" w:space="0" w:color="auto"/>
                                                                                                <w:left w:val="none" w:sz="0" w:space="0" w:color="auto"/>
                                                                                                <w:bottom w:val="none" w:sz="0" w:space="0" w:color="auto"/>
                                                                                                <w:right w:val="none" w:sz="0" w:space="0" w:color="auto"/>
                                                                                              </w:divBdr>
                                                                                            </w:div>
                                                                                          </w:divsChild>
                                                                                        </w:div>
                                                                                        <w:div w:id="17040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805802">
                                                                              <w:marLeft w:val="0"/>
                                                                              <w:marRight w:val="0"/>
                                                                              <w:marTop w:val="0"/>
                                                                              <w:marBottom w:val="0"/>
                                                                              <w:divBdr>
                                                                                <w:top w:val="none" w:sz="0" w:space="0" w:color="auto"/>
                                                                                <w:left w:val="none" w:sz="0" w:space="0" w:color="auto"/>
                                                                                <w:bottom w:val="none" w:sz="0" w:space="0" w:color="auto"/>
                                                                                <w:right w:val="none" w:sz="0" w:space="0" w:color="auto"/>
                                                                              </w:divBdr>
                                                                              <w:divsChild>
                                                                                <w:div w:id="48306076">
                                                                                  <w:marLeft w:val="0"/>
                                                                                  <w:marRight w:val="0"/>
                                                                                  <w:marTop w:val="0"/>
                                                                                  <w:marBottom w:val="15"/>
                                                                                  <w:divBdr>
                                                                                    <w:top w:val="none" w:sz="0" w:space="0" w:color="auto"/>
                                                                                    <w:left w:val="none" w:sz="0" w:space="0" w:color="auto"/>
                                                                                    <w:bottom w:val="none" w:sz="0" w:space="0" w:color="auto"/>
                                                                                    <w:right w:val="none" w:sz="0" w:space="0" w:color="auto"/>
                                                                                  </w:divBdr>
                                                                                  <w:divsChild>
                                                                                    <w:div w:id="1326468285">
                                                                                      <w:marLeft w:val="0"/>
                                                                                      <w:marRight w:val="0"/>
                                                                                      <w:marTop w:val="0"/>
                                                                                      <w:marBottom w:val="0"/>
                                                                                      <w:divBdr>
                                                                                        <w:top w:val="none" w:sz="0" w:space="0" w:color="auto"/>
                                                                                        <w:left w:val="none" w:sz="0" w:space="0" w:color="auto"/>
                                                                                        <w:bottom w:val="none" w:sz="0" w:space="0" w:color="auto"/>
                                                                                        <w:right w:val="none" w:sz="0" w:space="0" w:color="auto"/>
                                                                                      </w:divBdr>
                                                                                      <w:divsChild>
                                                                                        <w:div w:id="952981333">
                                                                                          <w:marLeft w:val="0"/>
                                                                                          <w:marRight w:val="0"/>
                                                                                          <w:marTop w:val="0"/>
                                                                                          <w:marBottom w:val="0"/>
                                                                                          <w:divBdr>
                                                                                            <w:top w:val="none" w:sz="0" w:space="0" w:color="auto"/>
                                                                                            <w:left w:val="none" w:sz="0" w:space="0" w:color="auto"/>
                                                                                            <w:bottom w:val="none" w:sz="0" w:space="0" w:color="auto"/>
                                                                                            <w:right w:val="none" w:sz="0" w:space="0" w:color="auto"/>
                                                                                          </w:divBdr>
                                                                                          <w:divsChild>
                                                                                            <w:div w:id="1003894189">
                                                                                              <w:marLeft w:val="0"/>
                                                                                              <w:marRight w:val="0"/>
                                                                                              <w:marTop w:val="15"/>
                                                                                              <w:marBottom w:val="0"/>
                                                                                              <w:divBdr>
                                                                                                <w:top w:val="none" w:sz="0" w:space="0" w:color="auto"/>
                                                                                                <w:left w:val="none" w:sz="0" w:space="0" w:color="auto"/>
                                                                                                <w:bottom w:val="none" w:sz="0" w:space="0" w:color="auto"/>
                                                                                                <w:right w:val="none" w:sz="0" w:space="0" w:color="auto"/>
                                                                                              </w:divBdr>
                                                                                            </w:div>
                                                                                          </w:divsChild>
                                                                                        </w:div>
                                                                                        <w:div w:id="178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24578">
                                                                              <w:marLeft w:val="0"/>
                                                                              <w:marRight w:val="0"/>
                                                                              <w:marTop w:val="0"/>
                                                                              <w:marBottom w:val="0"/>
                                                                              <w:divBdr>
                                                                                <w:top w:val="none" w:sz="0" w:space="0" w:color="auto"/>
                                                                                <w:left w:val="none" w:sz="0" w:space="0" w:color="auto"/>
                                                                                <w:bottom w:val="none" w:sz="0" w:space="0" w:color="auto"/>
                                                                                <w:right w:val="none" w:sz="0" w:space="0" w:color="auto"/>
                                                                              </w:divBdr>
                                                                              <w:divsChild>
                                                                                <w:div w:id="239369238">
                                                                                  <w:marLeft w:val="0"/>
                                                                                  <w:marRight w:val="0"/>
                                                                                  <w:marTop w:val="0"/>
                                                                                  <w:marBottom w:val="15"/>
                                                                                  <w:divBdr>
                                                                                    <w:top w:val="none" w:sz="0" w:space="0" w:color="auto"/>
                                                                                    <w:left w:val="none" w:sz="0" w:space="0" w:color="auto"/>
                                                                                    <w:bottom w:val="none" w:sz="0" w:space="0" w:color="auto"/>
                                                                                    <w:right w:val="none" w:sz="0" w:space="0" w:color="auto"/>
                                                                                  </w:divBdr>
                                                                                  <w:divsChild>
                                                                                    <w:div w:id="1833794616">
                                                                                      <w:marLeft w:val="0"/>
                                                                                      <w:marRight w:val="0"/>
                                                                                      <w:marTop w:val="0"/>
                                                                                      <w:marBottom w:val="0"/>
                                                                                      <w:divBdr>
                                                                                        <w:top w:val="none" w:sz="0" w:space="0" w:color="auto"/>
                                                                                        <w:left w:val="none" w:sz="0" w:space="0" w:color="auto"/>
                                                                                        <w:bottom w:val="none" w:sz="0" w:space="0" w:color="auto"/>
                                                                                        <w:right w:val="none" w:sz="0" w:space="0" w:color="auto"/>
                                                                                      </w:divBdr>
                                                                                      <w:divsChild>
                                                                                        <w:div w:id="301469911">
                                                                                          <w:marLeft w:val="0"/>
                                                                                          <w:marRight w:val="0"/>
                                                                                          <w:marTop w:val="0"/>
                                                                                          <w:marBottom w:val="0"/>
                                                                                          <w:divBdr>
                                                                                            <w:top w:val="none" w:sz="0" w:space="0" w:color="auto"/>
                                                                                            <w:left w:val="none" w:sz="0" w:space="0" w:color="auto"/>
                                                                                            <w:bottom w:val="none" w:sz="0" w:space="0" w:color="auto"/>
                                                                                            <w:right w:val="none" w:sz="0" w:space="0" w:color="auto"/>
                                                                                          </w:divBdr>
                                                                                          <w:divsChild>
                                                                                            <w:div w:id="418252647">
                                                                                              <w:marLeft w:val="0"/>
                                                                                              <w:marRight w:val="0"/>
                                                                                              <w:marTop w:val="15"/>
                                                                                              <w:marBottom w:val="0"/>
                                                                                              <w:divBdr>
                                                                                                <w:top w:val="none" w:sz="0" w:space="0" w:color="auto"/>
                                                                                                <w:left w:val="none" w:sz="0" w:space="0" w:color="auto"/>
                                                                                                <w:bottom w:val="none" w:sz="0" w:space="0" w:color="auto"/>
                                                                                                <w:right w:val="none" w:sz="0" w:space="0" w:color="auto"/>
                                                                                              </w:divBdr>
                                                                                            </w:div>
                                                                                          </w:divsChild>
                                                                                        </w:div>
                                                                                        <w:div w:id="3315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83934">
                                                                              <w:marLeft w:val="0"/>
                                                                              <w:marRight w:val="0"/>
                                                                              <w:marTop w:val="0"/>
                                                                              <w:marBottom w:val="0"/>
                                                                              <w:divBdr>
                                                                                <w:top w:val="none" w:sz="0" w:space="0" w:color="auto"/>
                                                                                <w:left w:val="none" w:sz="0" w:space="0" w:color="auto"/>
                                                                                <w:bottom w:val="none" w:sz="0" w:space="0" w:color="auto"/>
                                                                                <w:right w:val="none" w:sz="0" w:space="0" w:color="auto"/>
                                                                              </w:divBdr>
                                                                              <w:divsChild>
                                                                                <w:div w:id="569659134">
                                                                                  <w:marLeft w:val="0"/>
                                                                                  <w:marRight w:val="0"/>
                                                                                  <w:marTop w:val="0"/>
                                                                                  <w:marBottom w:val="15"/>
                                                                                  <w:divBdr>
                                                                                    <w:top w:val="none" w:sz="0" w:space="0" w:color="auto"/>
                                                                                    <w:left w:val="none" w:sz="0" w:space="0" w:color="auto"/>
                                                                                    <w:bottom w:val="none" w:sz="0" w:space="0" w:color="auto"/>
                                                                                    <w:right w:val="none" w:sz="0" w:space="0" w:color="auto"/>
                                                                                  </w:divBdr>
                                                                                  <w:divsChild>
                                                                                    <w:div w:id="347491117">
                                                                                      <w:marLeft w:val="0"/>
                                                                                      <w:marRight w:val="0"/>
                                                                                      <w:marTop w:val="0"/>
                                                                                      <w:marBottom w:val="0"/>
                                                                                      <w:divBdr>
                                                                                        <w:top w:val="none" w:sz="0" w:space="0" w:color="auto"/>
                                                                                        <w:left w:val="none" w:sz="0" w:space="0" w:color="auto"/>
                                                                                        <w:bottom w:val="none" w:sz="0" w:space="0" w:color="auto"/>
                                                                                        <w:right w:val="none" w:sz="0" w:space="0" w:color="auto"/>
                                                                                      </w:divBdr>
                                                                                      <w:divsChild>
                                                                                        <w:div w:id="1733580127">
                                                                                          <w:marLeft w:val="0"/>
                                                                                          <w:marRight w:val="0"/>
                                                                                          <w:marTop w:val="0"/>
                                                                                          <w:marBottom w:val="0"/>
                                                                                          <w:divBdr>
                                                                                            <w:top w:val="none" w:sz="0" w:space="0" w:color="auto"/>
                                                                                            <w:left w:val="none" w:sz="0" w:space="0" w:color="auto"/>
                                                                                            <w:bottom w:val="none" w:sz="0" w:space="0" w:color="auto"/>
                                                                                            <w:right w:val="none" w:sz="0" w:space="0" w:color="auto"/>
                                                                                          </w:divBdr>
                                                                                          <w:divsChild>
                                                                                            <w:div w:id="501164244">
                                                                                              <w:marLeft w:val="0"/>
                                                                                              <w:marRight w:val="0"/>
                                                                                              <w:marTop w:val="15"/>
                                                                                              <w:marBottom w:val="0"/>
                                                                                              <w:divBdr>
                                                                                                <w:top w:val="none" w:sz="0" w:space="0" w:color="auto"/>
                                                                                                <w:left w:val="none" w:sz="0" w:space="0" w:color="auto"/>
                                                                                                <w:bottom w:val="none" w:sz="0" w:space="0" w:color="auto"/>
                                                                                                <w:right w:val="none" w:sz="0" w:space="0" w:color="auto"/>
                                                                                              </w:divBdr>
                                                                                            </w:div>
                                                                                          </w:divsChild>
                                                                                        </w:div>
                                                                                        <w:div w:id="120332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24621">
                                                                              <w:marLeft w:val="0"/>
                                                                              <w:marRight w:val="0"/>
                                                                              <w:marTop w:val="0"/>
                                                                              <w:marBottom w:val="0"/>
                                                                              <w:divBdr>
                                                                                <w:top w:val="none" w:sz="0" w:space="0" w:color="auto"/>
                                                                                <w:left w:val="none" w:sz="0" w:space="0" w:color="auto"/>
                                                                                <w:bottom w:val="none" w:sz="0" w:space="0" w:color="auto"/>
                                                                                <w:right w:val="none" w:sz="0" w:space="0" w:color="auto"/>
                                                                              </w:divBdr>
                                                                              <w:divsChild>
                                                                                <w:div w:id="989796263">
                                                                                  <w:marLeft w:val="0"/>
                                                                                  <w:marRight w:val="0"/>
                                                                                  <w:marTop w:val="0"/>
                                                                                  <w:marBottom w:val="15"/>
                                                                                  <w:divBdr>
                                                                                    <w:top w:val="none" w:sz="0" w:space="0" w:color="auto"/>
                                                                                    <w:left w:val="none" w:sz="0" w:space="0" w:color="auto"/>
                                                                                    <w:bottom w:val="none" w:sz="0" w:space="0" w:color="auto"/>
                                                                                    <w:right w:val="none" w:sz="0" w:space="0" w:color="auto"/>
                                                                                  </w:divBdr>
                                                                                  <w:divsChild>
                                                                                    <w:div w:id="269506114">
                                                                                      <w:marLeft w:val="0"/>
                                                                                      <w:marRight w:val="0"/>
                                                                                      <w:marTop w:val="0"/>
                                                                                      <w:marBottom w:val="0"/>
                                                                                      <w:divBdr>
                                                                                        <w:top w:val="none" w:sz="0" w:space="0" w:color="auto"/>
                                                                                        <w:left w:val="none" w:sz="0" w:space="0" w:color="auto"/>
                                                                                        <w:bottom w:val="none" w:sz="0" w:space="0" w:color="auto"/>
                                                                                        <w:right w:val="none" w:sz="0" w:space="0" w:color="auto"/>
                                                                                      </w:divBdr>
                                                                                      <w:divsChild>
                                                                                        <w:div w:id="1314142484">
                                                                                          <w:marLeft w:val="0"/>
                                                                                          <w:marRight w:val="0"/>
                                                                                          <w:marTop w:val="0"/>
                                                                                          <w:marBottom w:val="0"/>
                                                                                          <w:divBdr>
                                                                                            <w:top w:val="none" w:sz="0" w:space="0" w:color="auto"/>
                                                                                            <w:left w:val="none" w:sz="0" w:space="0" w:color="auto"/>
                                                                                            <w:bottom w:val="none" w:sz="0" w:space="0" w:color="auto"/>
                                                                                            <w:right w:val="none" w:sz="0" w:space="0" w:color="auto"/>
                                                                                          </w:divBdr>
                                                                                          <w:divsChild>
                                                                                            <w:div w:id="1088573588">
                                                                                              <w:marLeft w:val="0"/>
                                                                                              <w:marRight w:val="0"/>
                                                                                              <w:marTop w:val="15"/>
                                                                                              <w:marBottom w:val="0"/>
                                                                                              <w:divBdr>
                                                                                                <w:top w:val="none" w:sz="0" w:space="0" w:color="auto"/>
                                                                                                <w:left w:val="none" w:sz="0" w:space="0" w:color="auto"/>
                                                                                                <w:bottom w:val="none" w:sz="0" w:space="0" w:color="auto"/>
                                                                                                <w:right w:val="none" w:sz="0" w:space="0" w:color="auto"/>
                                                                                              </w:divBdr>
                                                                                            </w:div>
                                                                                          </w:divsChild>
                                                                                        </w:div>
                                                                                        <w:div w:id="152871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221248">
                                                                      <w:marLeft w:val="0"/>
                                                                      <w:marRight w:val="0"/>
                                                                      <w:marTop w:val="0"/>
                                                                      <w:marBottom w:val="0"/>
                                                                      <w:divBdr>
                                                                        <w:top w:val="none" w:sz="0" w:space="0" w:color="auto"/>
                                                                        <w:left w:val="none" w:sz="0" w:space="0" w:color="auto"/>
                                                                        <w:bottom w:val="none" w:sz="0" w:space="0" w:color="auto"/>
                                                                        <w:right w:val="none" w:sz="0" w:space="0" w:color="auto"/>
                                                                      </w:divBdr>
                                                                      <w:divsChild>
                                                                        <w:div w:id="1920558413">
                                                                          <w:marLeft w:val="0"/>
                                                                          <w:marRight w:val="0"/>
                                                                          <w:marTop w:val="0"/>
                                                                          <w:marBottom w:val="0"/>
                                                                          <w:divBdr>
                                                                            <w:top w:val="none" w:sz="0" w:space="0" w:color="auto"/>
                                                                            <w:left w:val="none" w:sz="0" w:space="0" w:color="auto"/>
                                                                            <w:bottom w:val="none" w:sz="0" w:space="0" w:color="auto"/>
                                                                            <w:right w:val="none" w:sz="0" w:space="0" w:color="auto"/>
                                                                          </w:divBdr>
                                                                          <w:divsChild>
                                                                            <w:div w:id="1147286154">
                                                                              <w:marLeft w:val="0"/>
                                                                              <w:marRight w:val="0"/>
                                                                              <w:marTop w:val="0"/>
                                                                              <w:marBottom w:val="0"/>
                                                                              <w:divBdr>
                                                                                <w:top w:val="none" w:sz="0" w:space="0" w:color="auto"/>
                                                                                <w:left w:val="none" w:sz="0" w:space="0" w:color="auto"/>
                                                                                <w:bottom w:val="none" w:sz="0" w:space="0" w:color="auto"/>
                                                                                <w:right w:val="none" w:sz="0" w:space="0" w:color="auto"/>
                                                                              </w:divBdr>
                                                                              <w:divsChild>
                                                                                <w:div w:id="274410698">
                                                                                  <w:marLeft w:val="0"/>
                                                                                  <w:marRight w:val="0"/>
                                                                                  <w:marTop w:val="0"/>
                                                                                  <w:marBottom w:val="0"/>
                                                                                  <w:divBdr>
                                                                                    <w:top w:val="none" w:sz="0" w:space="0" w:color="auto"/>
                                                                                    <w:left w:val="none" w:sz="0" w:space="0" w:color="auto"/>
                                                                                    <w:bottom w:val="none" w:sz="0" w:space="0" w:color="auto"/>
                                                                                    <w:right w:val="none" w:sz="0" w:space="0" w:color="auto"/>
                                                                                  </w:divBdr>
                                                                                  <w:divsChild>
                                                                                    <w:div w:id="864052965">
                                                                                      <w:marLeft w:val="0"/>
                                                                                      <w:marRight w:val="0"/>
                                                                                      <w:marTop w:val="0"/>
                                                                                      <w:marBottom w:val="0"/>
                                                                                      <w:divBdr>
                                                                                        <w:top w:val="none" w:sz="0" w:space="0" w:color="auto"/>
                                                                                        <w:left w:val="none" w:sz="0" w:space="0" w:color="auto"/>
                                                                                        <w:bottom w:val="none" w:sz="0" w:space="0" w:color="auto"/>
                                                                                        <w:right w:val="none" w:sz="0" w:space="0" w:color="auto"/>
                                                                                      </w:divBdr>
                                                                                      <w:divsChild>
                                                                                        <w:div w:id="145050167">
                                                                                          <w:marLeft w:val="0"/>
                                                                                          <w:marRight w:val="0"/>
                                                                                          <w:marTop w:val="0"/>
                                                                                          <w:marBottom w:val="0"/>
                                                                                          <w:divBdr>
                                                                                            <w:top w:val="none" w:sz="0" w:space="0" w:color="auto"/>
                                                                                            <w:left w:val="none" w:sz="0" w:space="0" w:color="auto"/>
                                                                                            <w:bottom w:val="none" w:sz="0" w:space="0" w:color="auto"/>
                                                                                            <w:right w:val="none" w:sz="0" w:space="0" w:color="auto"/>
                                                                                          </w:divBdr>
                                                                                          <w:divsChild>
                                                                                            <w:div w:id="235825046">
                                                                                              <w:marLeft w:val="0"/>
                                                                                              <w:marRight w:val="0"/>
                                                                                              <w:marTop w:val="0"/>
                                                                                              <w:marBottom w:val="0"/>
                                                                                              <w:divBdr>
                                                                                                <w:top w:val="none" w:sz="0" w:space="0" w:color="auto"/>
                                                                                                <w:left w:val="none" w:sz="0" w:space="0" w:color="auto"/>
                                                                                                <w:bottom w:val="none" w:sz="0" w:space="0" w:color="auto"/>
                                                                                                <w:right w:val="none" w:sz="0" w:space="0" w:color="auto"/>
                                                                                              </w:divBdr>
                                                                                              <w:divsChild>
                                                                                                <w:div w:id="2927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501096">
                                                                  <w:marLeft w:val="0"/>
                                                                  <w:marRight w:val="0"/>
                                                                  <w:marTop w:val="0"/>
                                                                  <w:marBottom w:val="0"/>
                                                                  <w:divBdr>
                                                                    <w:top w:val="none" w:sz="0" w:space="0" w:color="auto"/>
                                                                    <w:left w:val="none" w:sz="0" w:space="0" w:color="auto"/>
                                                                    <w:bottom w:val="none" w:sz="0" w:space="0" w:color="auto"/>
                                                                    <w:right w:val="none" w:sz="0" w:space="0" w:color="auto"/>
                                                                  </w:divBdr>
                                                                  <w:divsChild>
                                                                    <w:div w:id="1334842790">
                                                                      <w:marLeft w:val="0"/>
                                                                      <w:marRight w:val="0"/>
                                                                      <w:marTop w:val="0"/>
                                                                      <w:marBottom w:val="0"/>
                                                                      <w:divBdr>
                                                                        <w:top w:val="none" w:sz="0" w:space="0" w:color="auto"/>
                                                                        <w:left w:val="none" w:sz="0" w:space="0" w:color="auto"/>
                                                                        <w:bottom w:val="none" w:sz="0" w:space="0" w:color="auto"/>
                                                                        <w:right w:val="none" w:sz="0" w:space="0" w:color="auto"/>
                                                                      </w:divBdr>
                                                                      <w:divsChild>
                                                                        <w:div w:id="2012179229">
                                                                          <w:marLeft w:val="0"/>
                                                                          <w:marRight w:val="0"/>
                                                                          <w:marTop w:val="0"/>
                                                                          <w:marBottom w:val="0"/>
                                                                          <w:divBdr>
                                                                            <w:top w:val="none" w:sz="0" w:space="0" w:color="auto"/>
                                                                            <w:left w:val="none" w:sz="0" w:space="0" w:color="auto"/>
                                                                            <w:bottom w:val="none" w:sz="0" w:space="0" w:color="auto"/>
                                                                            <w:right w:val="none" w:sz="0" w:space="0" w:color="auto"/>
                                                                          </w:divBdr>
                                                                          <w:divsChild>
                                                                            <w:div w:id="424377222">
                                                                              <w:marLeft w:val="0"/>
                                                                              <w:marRight w:val="0"/>
                                                                              <w:marTop w:val="0"/>
                                                                              <w:marBottom w:val="0"/>
                                                                              <w:divBdr>
                                                                                <w:top w:val="none" w:sz="0" w:space="0" w:color="auto"/>
                                                                                <w:left w:val="none" w:sz="0" w:space="0" w:color="auto"/>
                                                                                <w:bottom w:val="none" w:sz="0" w:space="0" w:color="auto"/>
                                                                                <w:right w:val="none" w:sz="0" w:space="0" w:color="auto"/>
                                                                              </w:divBdr>
                                                                              <w:divsChild>
                                                                                <w:div w:id="1181234183">
                                                                                  <w:marLeft w:val="0"/>
                                                                                  <w:marRight w:val="0"/>
                                                                                  <w:marTop w:val="0"/>
                                                                                  <w:marBottom w:val="0"/>
                                                                                  <w:divBdr>
                                                                                    <w:top w:val="none" w:sz="0" w:space="0" w:color="auto"/>
                                                                                    <w:left w:val="none" w:sz="0" w:space="0" w:color="auto"/>
                                                                                    <w:bottom w:val="none" w:sz="0" w:space="0" w:color="auto"/>
                                                                                    <w:right w:val="none" w:sz="0" w:space="0" w:color="auto"/>
                                                                                  </w:divBdr>
                                                                                  <w:divsChild>
                                                                                    <w:div w:id="154078924">
                                                                                      <w:marLeft w:val="0"/>
                                                                                      <w:marRight w:val="0"/>
                                                                                      <w:marTop w:val="0"/>
                                                                                      <w:marBottom w:val="0"/>
                                                                                      <w:divBdr>
                                                                                        <w:top w:val="none" w:sz="0" w:space="0" w:color="auto"/>
                                                                                        <w:left w:val="none" w:sz="0" w:space="0" w:color="auto"/>
                                                                                        <w:bottom w:val="none" w:sz="0" w:space="0" w:color="auto"/>
                                                                                        <w:right w:val="none" w:sz="0" w:space="0" w:color="auto"/>
                                                                                      </w:divBdr>
                                                                                      <w:divsChild>
                                                                                        <w:div w:id="661858806">
                                                                                          <w:marLeft w:val="0"/>
                                                                                          <w:marRight w:val="0"/>
                                                                                          <w:marTop w:val="0"/>
                                                                                          <w:marBottom w:val="0"/>
                                                                                          <w:divBdr>
                                                                                            <w:top w:val="none" w:sz="0" w:space="0" w:color="auto"/>
                                                                                            <w:left w:val="none" w:sz="0" w:space="0" w:color="auto"/>
                                                                                            <w:bottom w:val="none" w:sz="0" w:space="0" w:color="auto"/>
                                                                                            <w:right w:val="none" w:sz="0" w:space="0" w:color="auto"/>
                                                                                          </w:divBdr>
                                                                                          <w:divsChild>
                                                                                            <w:div w:id="1149516808">
                                                                                              <w:marLeft w:val="0"/>
                                                                                              <w:marRight w:val="0"/>
                                                                                              <w:marTop w:val="0"/>
                                                                                              <w:marBottom w:val="0"/>
                                                                                              <w:divBdr>
                                                                                                <w:top w:val="none" w:sz="0" w:space="0" w:color="auto"/>
                                                                                                <w:left w:val="none" w:sz="0" w:space="0" w:color="auto"/>
                                                                                                <w:bottom w:val="none" w:sz="0" w:space="0" w:color="auto"/>
                                                                                                <w:right w:val="none" w:sz="0" w:space="0" w:color="auto"/>
                                                                                              </w:divBdr>
                                                                                              <w:divsChild>
                                                                                                <w:div w:id="541211267">
                                                                                                  <w:marLeft w:val="0"/>
                                                                                                  <w:marRight w:val="0"/>
                                                                                                  <w:marTop w:val="0"/>
                                                                                                  <w:marBottom w:val="0"/>
                                                                                                  <w:divBdr>
                                                                                                    <w:top w:val="none" w:sz="0" w:space="0" w:color="auto"/>
                                                                                                    <w:left w:val="none" w:sz="0" w:space="0" w:color="auto"/>
                                                                                                    <w:bottom w:val="none" w:sz="0" w:space="0" w:color="auto"/>
                                                                                                    <w:right w:val="none" w:sz="0" w:space="0" w:color="auto"/>
                                                                                                  </w:divBdr>
                                                                                                  <w:divsChild>
                                                                                                    <w:div w:id="1106728826">
                                                                                                      <w:marLeft w:val="0"/>
                                                                                                      <w:marRight w:val="0"/>
                                                                                                      <w:marTop w:val="0"/>
                                                                                                      <w:marBottom w:val="0"/>
                                                                                                      <w:divBdr>
                                                                                                        <w:top w:val="none" w:sz="0" w:space="0" w:color="auto"/>
                                                                                                        <w:left w:val="none" w:sz="0" w:space="0" w:color="auto"/>
                                                                                                        <w:bottom w:val="none" w:sz="0" w:space="0" w:color="auto"/>
                                                                                                        <w:right w:val="none" w:sz="0" w:space="0" w:color="auto"/>
                                                                                                      </w:divBdr>
                                                                                                      <w:divsChild>
                                                                                                        <w:div w:id="424809361">
                                                                                                          <w:marLeft w:val="0"/>
                                                                                                          <w:marRight w:val="0"/>
                                                                                                          <w:marTop w:val="0"/>
                                                                                                          <w:marBottom w:val="0"/>
                                                                                                          <w:divBdr>
                                                                                                            <w:top w:val="none" w:sz="0" w:space="0" w:color="auto"/>
                                                                                                            <w:left w:val="none" w:sz="0" w:space="0" w:color="auto"/>
                                                                                                            <w:bottom w:val="none" w:sz="0" w:space="0" w:color="auto"/>
                                                                                                            <w:right w:val="none" w:sz="0" w:space="0" w:color="auto"/>
                                                                                                          </w:divBdr>
                                                                                                          <w:divsChild>
                                                                                                            <w:div w:id="1496531693">
                                                                                                              <w:marLeft w:val="0"/>
                                                                                                              <w:marRight w:val="0"/>
                                                                                                              <w:marTop w:val="0"/>
                                                                                                              <w:marBottom w:val="0"/>
                                                                                                              <w:divBdr>
                                                                                                                <w:top w:val="none" w:sz="0" w:space="0" w:color="auto"/>
                                                                                                                <w:left w:val="none" w:sz="0" w:space="0" w:color="auto"/>
                                                                                                                <w:bottom w:val="none" w:sz="0" w:space="0" w:color="auto"/>
                                                                                                                <w:right w:val="none" w:sz="0" w:space="0" w:color="auto"/>
                                                                                                              </w:divBdr>
                                                                                                              <w:divsChild>
                                                                                                                <w:div w:id="129596968">
                                                                                                                  <w:marLeft w:val="0"/>
                                                                                                                  <w:marRight w:val="0"/>
                                                                                                                  <w:marTop w:val="0"/>
                                                                                                                  <w:marBottom w:val="0"/>
                                                                                                                  <w:divBdr>
                                                                                                                    <w:top w:val="none" w:sz="0" w:space="0" w:color="auto"/>
                                                                                                                    <w:left w:val="none" w:sz="0" w:space="0" w:color="auto"/>
                                                                                                                    <w:bottom w:val="none" w:sz="0" w:space="0" w:color="auto"/>
                                                                                                                    <w:right w:val="none" w:sz="0" w:space="0" w:color="auto"/>
                                                                                                                  </w:divBdr>
                                                                                                                </w:div>
                                                                                                                <w:div w:id="1350833506">
                                                                                                                  <w:marLeft w:val="0"/>
                                                                                                                  <w:marRight w:val="0"/>
                                                                                                                  <w:marTop w:val="0"/>
                                                                                                                  <w:marBottom w:val="0"/>
                                                                                                                  <w:divBdr>
                                                                                                                    <w:top w:val="none" w:sz="0" w:space="0" w:color="auto"/>
                                                                                                                    <w:left w:val="none" w:sz="0" w:space="0" w:color="auto"/>
                                                                                                                    <w:bottom w:val="none" w:sz="0" w:space="0" w:color="auto"/>
                                                                                                                    <w:right w:val="none" w:sz="0" w:space="0" w:color="auto"/>
                                                                                                                  </w:divBdr>
                                                                                                                  <w:divsChild>
                                                                                                                    <w:div w:id="818380387">
                                                                                                                      <w:marLeft w:val="0"/>
                                                                                                                      <w:marRight w:val="0"/>
                                                                                                                      <w:marTop w:val="0"/>
                                                                                                                      <w:marBottom w:val="0"/>
                                                                                                                      <w:divBdr>
                                                                                                                        <w:top w:val="none" w:sz="0" w:space="0" w:color="auto"/>
                                                                                                                        <w:left w:val="none" w:sz="0" w:space="0" w:color="auto"/>
                                                                                                                        <w:bottom w:val="none" w:sz="0" w:space="0" w:color="auto"/>
                                                                                                                        <w:right w:val="none" w:sz="0" w:space="0" w:color="auto"/>
                                                                                                                      </w:divBdr>
                                                                                                                      <w:divsChild>
                                                                                                                        <w:div w:id="999116507">
                                                                                                                          <w:marLeft w:val="0"/>
                                                                                                                          <w:marRight w:val="0"/>
                                                                                                                          <w:marTop w:val="0"/>
                                                                                                                          <w:marBottom w:val="0"/>
                                                                                                                          <w:divBdr>
                                                                                                                            <w:top w:val="none" w:sz="0" w:space="0" w:color="auto"/>
                                                                                                                            <w:left w:val="none" w:sz="0" w:space="0" w:color="auto"/>
                                                                                                                            <w:bottom w:val="none" w:sz="0" w:space="0" w:color="auto"/>
                                                                                                                            <w:right w:val="none" w:sz="0" w:space="0" w:color="auto"/>
                                                                                                                          </w:divBdr>
                                                                                                                          <w:divsChild>
                                                                                                                            <w:div w:id="1984039895">
                                                                                                                              <w:marLeft w:val="0"/>
                                                                                                                              <w:marRight w:val="0"/>
                                                                                                                              <w:marTop w:val="0"/>
                                                                                                                              <w:marBottom w:val="0"/>
                                                                                                                              <w:divBdr>
                                                                                                                                <w:top w:val="none" w:sz="0" w:space="0" w:color="auto"/>
                                                                                                                                <w:left w:val="none" w:sz="0" w:space="0" w:color="auto"/>
                                                                                                                                <w:bottom w:val="none" w:sz="0" w:space="0" w:color="auto"/>
                                                                                                                                <w:right w:val="none" w:sz="0" w:space="0" w:color="auto"/>
                                                                                                                              </w:divBdr>
                                                                                                                              <w:divsChild>
                                                                                                                                <w:div w:id="801072825">
                                                                                                                                  <w:marLeft w:val="0"/>
                                                                                                                                  <w:marRight w:val="0"/>
                                                                                                                                  <w:marTop w:val="0"/>
                                                                                                                                  <w:marBottom w:val="0"/>
                                                                                                                                  <w:divBdr>
                                                                                                                                    <w:top w:val="none" w:sz="0" w:space="0" w:color="auto"/>
                                                                                                                                    <w:left w:val="none" w:sz="0" w:space="0" w:color="auto"/>
                                                                                                                                    <w:bottom w:val="none" w:sz="0" w:space="0" w:color="auto"/>
                                                                                                                                    <w:right w:val="none" w:sz="0" w:space="0" w:color="auto"/>
                                                                                                                                  </w:divBdr>
                                                                                                                                  <w:divsChild>
                                                                                                                                    <w:div w:id="501746393">
                                                                                                                                      <w:marLeft w:val="0"/>
                                                                                                                                      <w:marRight w:val="0"/>
                                                                                                                                      <w:marTop w:val="0"/>
                                                                                                                                      <w:marBottom w:val="0"/>
                                                                                                                                      <w:divBdr>
                                                                                                                                        <w:top w:val="none" w:sz="0" w:space="0" w:color="auto"/>
                                                                                                                                        <w:left w:val="none" w:sz="0" w:space="0" w:color="auto"/>
                                                                                                                                        <w:bottom w:val="none" w:sz="0" w:space="0" w:color="auto"/>
                                                                                                                                        <w:right w:val="none" w:sz="0" w:space="0" w:color="auto"/>
                                                                                                                                      </w:divBdr>
                                                                                                                                      <w:divsChild>
                                                                                                                                        <w:div w:id="1937595676">
                                                                                                                                          <w:marLeft w:val="0"/>
                                                                                                                                          <w:marRight w:val="0"/>
                                                                                                                                          <w:marTop w:val="0"/>
                                                                                                                                          <w:marBottom w:val="0"/>
                                                                                                                                          <w:divBdr>
                                                                                                                                            <w:top w:val="none" w:sz="0" w:space="0" w:color="auto"/>
                                                                                                                                            <w:left w:val="none" w:sz="0" w:space="0" w:color="auto"/>
                                                                                                                                            <w:bottom w:val="none" w:sz="0" w:space="0" w:color="auto"/>
                                                                                                                                            <w:right w:val="none" w:sz="0" w:space="0" w:color="auto"/>
                                                                                                                                          </w:divBdr>
                                                                                                                                          <w:divsChild>
                                                                                                                                            <w:div w:id="203059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9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875027">
                                                                                                      <w:marLeft w:val="0"/>
                                                                                                      <w:marRight w:val="0"/>
                                                                                                      <w:marTop w:val="0"/>
                                                                                                      <w:marBottom w:val="0"/>
                                                                                                      <w:divBdr>
                                                                                                        <w:top w:val="none" w:sz="0" w:space="0" w:color="auto"/>
                                                                                                        <w:left w:val="none" w:sz="0" w:space="0" w:color="auto"/>
                                                                                                        <w:bottom w:val="none" w:sz="0" w:space="0" w:color="auto"/>
                                                                                                        <w:right w:val="none" w:sz="0" w:space="0" w:color="auto"/>
                                                                                                      </w:divBdr>
                                                                                                      <w:divsChild>
                                                                                                        <w:div w:id="1579245000">
                                                                                                          <w:marLeft w:val="0"/>
                                                                                                          <w:marRight w:val="0"/>
                                                                                                          <w:marTop w:val="0"/>
                                                                                                          <w:marBottom w:val="0"/>
                                                                                                          <w:divBdr>
                                                                                                            <w:top w:val="none" w:sz="0" w:space="0" w:color="auto"/>
                                                                                                            <w:left w:val="none" w:sz="0" w:space="0" w:color="auto"/>
                                                                                                            <w:bottom w:val="none" w:sz="0" w:space="0" w:color="auto"/>
                                                                                                            <w:right w:val="none" w:sz="0" w:space="0" w:color="auto"/>
                                                                                                          </w:divBdr>
                                                                                                          <w:divsChild>
                                                                                                            <w:div w:id="138424380">
                                                                                                              <w:marLeft w:val="0"/>
                                                                                                              <w:marRight w:val="0"/>
                                                                                                              <w:marTop w:val="0"/>
                                                                                                              <w:marBottom w:val="0"/>
                                                                                                              <w:divBdr>
                                                                                                                <w:top w:val="none" w:sz="0" w:space="0" w:color="auto"/>
                                                                                                                <w:left w:val="none" w:sz="0" w:space="0" w:color="auto"/>
                                                                                                                <w:bottom w:val="none" w:sz="0" w:space="0" w:color="auto"/>
                                                                                                                <w:right w:val="none" w:sz="0" w:space="0" w:color="auto"/>
                                                                                                              </w:divBdr>
                                                                                                              <w:divsChild>
                                                                                                                <w:div w:id="445079592">
                                                                                                                  <w:marLeft w:val="0"/>
                                                                                                                  <w:marRight w:val="0"/>
                                                                                                                  <w:marTop w:val="0"/>
                                                                                                                  <w:marBottom w:val="0"/>
                                                                                                                  <w:divBdr>
                                                                                                                    <w:top w:val="none" w:sz="0" w:space="0" w:color="auto"/>
                                                                                                                    <w:left w:val="none" w:sz="0" w:space="0" w:color="auto"/>
                                                                                                                    <w:bottom w:val="none" w:sz="0" w:space="0" w:color="auto"/>
                                                                                                                    <w:right w:val="none" w:sz="0" w:space="0" w:color="auto"/>
                                                                                                                  </w:divBdr>
                                                                                                                  <w:divsChild>
                                                                                                                    <w:div w:id="1575503744">
                                                                                                                      <w:marLeft w:val="0"/>
                                                                                                                      <w:marRight w:val="0"/>
                                                                                                                      <w:marTop w:val="0"/>
                                                                                                                      <w:marBottom w:val="0"/>
                                                                                                                      <w:divBdr>
                                                                                                                        <w:top w:val="none" w:sz="0" w:space="0" w:color="auto"/>
                                                                                                                        <w:left w:val="none" w:sz="0" w:space="0" w:color="auto"/>
                                                                                                                        <w:bottom w:val="none" w:sz="0" w:space="0" w:color="auto"/>
                                                                                                                        <w:right w:val="none" w:sz="0" w:space="0" w:color="auto"/>
                                                                                                                      </w:divBdr>
                                                                                                                      <w:divsChild>
                                                                                                                        <w:div w:id="107117202">
                                                                                                                          <w:marLeft w:val="0"/>
                                                                                                                          <w:marRight w:val="0"/>
                                                                                                                          <w:marTop w:val="0"/>
                                                                                                                          <w:marBottom w:val="0"/>
                                                                                                                          <w:divBdr>
                                                                                                                            <w:top w:val="none" w:sz="0" w:space="0" w:color="auto"/>
                                                                                                                            <w:left w:val="none" w:sz="0" w:space="0" w:color="auto"/>
                                                                                                                            <w:bottom w:val="none" w:sz="0" w:space="0" w:color="auto"/>
                                                                                                                            <w:right w:val="none" w:sz="0" w:space="0" w:color="auto"/>
                                                                                                                          </w:divBdr>
                                                                                                                          <w:divsChild>
                                                                                                                            <w:div w:id="1991327515">
                                                                                                                              <w:marLeft w:val="0"/>
                                                                                                                              <w:marRight w:val="0"/>
                                                                                                                              <w:marTop w:val="0"/>
                                                                                                                              <w:marBottom w:val="0"/>
                                                                                                                              <w:divBdr>
                                                                                                                                <w:top w:val="none" w:sz="0" w:space="0" w:color="auto"/>
                                                                                                                                <w:left w:val="none" w:sz="0" w:space="0" w:color="auto"/>
                                                                                                                                <w:bottom w:val="none" w:sz="0" w:space="0" w:color="auto"/>
                                                                                                                                <w:right w:val="none" w:sz="0" w:space="0" w:color="auto"/>
                                                                                                                              </w:divBdr>
                                                                                                                              <w:divsChild>
                                                                                                                                <w:div w:id="1046638309">
                                                                                                                                  <w:marLeft w:val="0"/>
                                                                                                                                  <w:marRight w:val="0"/>
                                                                                                                                  <w:marTop w:val="0"/>
                                                                                                                                  <w:marBottom w:val="0"/>
                                                                                                                                  <w:divBdr>
                                                                                                                                    <w:top w:val="none" w:sz="0" w:space="0" w:color="auto"/>
                                                                                                                                    <w:left w:val="none" w:sz="0" w:space="0" w:color="auto"/>
                                                                                                                                    <w:bottom w:val="none" w:sz="0" w:space="0" w:color="auto"/>
                                                                                                                                    <w:right w:val="none" w:sz="0" w:space="0" w:color="auto"/>
                                                                                                                                  </w:divBdr>
                                                                                                                                  <w:divsChild>
                                                                                                                                    <w:div w:id="1723288536">
                                                                                                                                      <w:marLeft w:val="0"/>
                                                                                                                                      <w:marRight w:val="0"/>
                                                                                                                                      <w:marTop w:val="0"/>
                                                                                                                                      <w:marBottom w:val="0"/>
                                                                                                                                      <w:divBdr>
                                                                                                                                        <w:top w:val="none" w:sz="0" w:space="0" w:color="auto"/>
                                                                                                                                        <w:left w:val="none" w:sz="0" w:space="0" w:color="auto"/>
                                                                                                                                        <w:bottom w:val="none" w:sz="0" w:space="0" w:color="auto"/>
                                                                                                                                        <w:right w:val="none" w:sz="0" w:space="0" w:color="auto"/>
                                                                                                                                      </w:divBdr>
                                                                                                                                      <w:divsChild>
                                                                                                                                        <w:div w:id="376897558">
                                                                                                                                          <w:marLeft w:val="0"/>
                                                                                                                                          <w:marRight w:val="0"/>
                                                                                                                                          <w:marTop w:val="0"/>
                                                                                                                                          <w:marBottom w:val="0"/>
                                                                                                                                          <w:divBdr>
                                                                                                                                            <w:top w:val="none" w:sz="0" w:space="0" w:color="auto"/>
                                                                                                                                            <w:left w:val="none" w:sz="0" w:space="0" w:color="auto"/>
                                                                                                                                            <w:bottom w:val="none" w:sz="0" w:space="0" w:color="auto"/>
                                                                                                                                            <w:right w:val="none" w:sz="0" w:space="0" w:color="auto"/>
                                                                                                                                          </w:divBdr>
                                                                                                                                          <w:divsChild>
                                                                                                                                            <w:div w:id="723673002">
                                                                                                                                              <w:marLeft w:val="0"/>
                                                                                                                                              <w:marRight w:val="0"/>
                                                                                                                                              <w:marTop w:val="0"/>
                                                                                                                                              <w:marBottom w:val="0"/>
                                                                                                                                              <w:divBdr>
                                                                                                                                                <w:top w:val="none" w:sz="0" w:space="0" w:color="auto"/>
                                                                                                                                                <w:left w:val="none" w:sz="0" w:space="0" w:color="auto"/>
                                                                                                                                                <w:bottom w:val="none" w:sz="0" w:space="0" w:color="auto"/>
                                                                                                                                                <w:right w:val="none" w:sz="0" w:space="0" w:color="auto"/>
                                                                                                                                              </w:divBdr>
                                                                                                                                              <w:divsChild>
                                                                                                                                                <w:div w:id="197787902">
                                                                                                                                                  <w:marLeft w:val="0"/>
                                                                                                                                                  <w:marRight w:val="0"/>
                                                                                                                                                  <w:marTop w:val="0"/>
                                                                                                                                                  <w:marBottom w:val="0"/>
                                                                                                                                                  <w:divBdr>
                                                                                                                                                    <w:top w:val="none" w:sz="0" w:space="0" w:color="auto"/>
                                                                                                                                                    <w:left w:val="none" w:sz="0" w:space="0" w:color="auto"/>
                                                                                                                                                    <w:bottom w:val="none" w:sz="0" w:space="0" w:color="auto"/>
                                                                                                                                                    <w:right w:val="none" w:sz="0" w:space="0" w:color="auto"/>
                                                                                                                                                  </w:divBdr>
                                                                                                                                                  <w:divsChild>
                                                                                                                                                    <w:div w:id="126823511">
                                                                                                                                                      <w:marLeft w:val="0"/>
                                                                                                                                                      <w:marRight w:val="0"/>
                                                                                                                                                      <w:marTop w:val="0"/>
                                                                                                                                                      <w:marBottom w:val="0"/>
                                                                                                                                                      <w:divBdr>
                                                                                                                                                        <w:top w:val="none" w:sz="0" w:space="0" w:color="auto"/>
                                                                                                                                                        <w:left w:val="none" w:sz="0" w:space="0" w:color="auto"/>
                                                                                                                                                        <w:bottom w:val="none" w:sz="0" w:space="0" w:color="auto"/>
                                                                                                                                                        <w:right w:val="none" w:sz="0" w:space="0" w:color="auto"/>
                                                                                                                                                      </w:divBdr>
                                                                                                                                                      <w:divsChild>
                                                                                                                                                        <w:div w:id="8985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755244">
                                                                                                              <w:marLeft w:val="0"/>
                                                                                                              <w:marRight w:val="0"/>
                                                                                                              <w:marTop w:val="0"/>
                                                                                                              <w:marBottom w:val="0"/>
                                                                                                              <w:divBdr>
                                                                                                                <w:top w:val="none" w:sz="0" w:space="0" w:color="auto"/>
                                                                                                                <w:left w:val="none" w:sz="0" w:space="0" w:color="auto"/>
                                                                                                                <w:bottom w:val="none" w:sz="0" w:space="0" w:color="auto"/>
                                                                                                                <w:right w:val="none" w:sz="0" w:space="0" w:color="auto"/>
                                                                                                              </w:divBdr>
                                                                                                              <w:divsChild>
                                                                                                                <w:div w:id="750736516">
                                                                                                                  <w:marLeft w:val="0"/>
                                                                                                                  <w:marRight w:val="0"/>
                                                                                                                  <w:marTop w:val="0"/>
                                                                                                                  <w:marBottom w:val="0"/>
                                                                                                                  <w:divBdr>
                                                                                                                    <w:top w:val="none" w:sz="0" w:space="0" w:color="auto"/>
                                                                                                                    <w:left w:val="none" w:sz="0" w:space="0" w:color="auto"/>
                                                                                                                    <w:bottom w:val="none" w:sz="0" w:space="0" w:color="auto"/>
                                                                                                                    <w:right w:val="none" w:sz="0" w:space="0" w:color="auto"/>
                                                                                                                  </w:divBdr>
                                                                                                                  <w:divsChild>
                                                                                                                    <w:div w:id="767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429876">
                                                                                                      <w:marLeft w:val="0"/>
                                                                                                      <w:marRight w:val="0"/>
                                                                                                      <w:marTop w:val="0"/>
                                                                                                      <w:marBottom w:val="0"/>
                                                                                                      <w:divBdr>
                                                                                                        <w:top w:val="none" w:sz="0" w:space="0" w:color="auto"/>
                                                                                                        <w:left w:val="none" w:sz="0" w:space="0" w:color="auto"/>
                                                                                                        <w:bottom w:val="none" w:sz="0" w:space="0" w:color="auto"/>
                                                                                                        <w:right w:val="none" w:sz="0" w:space="0" w:color="auto"/>
                                                                                                      </w:divBdr>
                                                                                                      <w:divsChild>
                                                                                                        <w:div w:id="629045780">
                                                                                                          <w:marLeft w:val="0"/>
                                                                                                          <w:marRight w:val="0"/>
                                                                                                          <w:marTop w:val="0"/>
                                                                                                          <w:marBottom w:val="0"/>
                                                                                                          <w:divBdr>
                                                                                                            <w:top w:val="none" w:sz="0" w:space="0" w:color="auto"/>
                                                                                                            <w:left w:val="none" w:sz="0" w:space="0" w:color="auto"/>
                                                                                                            <w:bottom w:val="none" w:sz="0" w:space="0" w:color="auto"/>
                                                                                                            <w:right w:val="none" w:sz="0" w:space="0" w:color="auto"/>
                                                                                                          </w:divBdr>
                                                                                                          <w:divsChild>
                                                                                                            <w:div w:id="970743492">
                                                                                                              <w:marLeft w:val="0"/>
                                                                                                              <w:marRight w:val="0"/>
                                                                                                              <w:marTop w:val="0"/>
                                                                                                              <w:marBottom w:val="0"/>
                                                                                                              <w:divBdr>
                                                                                                                <w:top w:val="none" w:sz="0" w:space="0" w:color="auto"/>
                                                                                                                <w:left w:val="none" w:sz="0" w:space="0" w:color="auto"/>
                                                                                                                <w:bottom w:val="none" w:sz="0" w:space="0" w:color="auto"/>
                                                                                                                <w:right w:val="none" w:sz="0" w:space="0" w:color="auto"/>
                                                                                                              </w:divBdr>
                                                                                                              <w:divsChild>
                                                                                                                <w:div w:id="498543903">
                                                                                                                  <w:marLeft w:val="0"/>
                                                                                                                  <w:marRight w:val="0"/>
                                                                                                                  <w:marTop w:val="0"/>
                                                                                                                  <w:marBottom w:val="0"/>
                                                                                                                  <w:divBdr>
                                                                                                                    <w:top w:val="none" w:sz="0" w:space="0" w:color="auto"/>
                                                                                                                    <w:left w:val="none" w:sz="0" w:space="0" w:color="auto"/>
                                                                                                                    <w:bottom w:val="none" w:sz="0" w:space="0" w:color="auto"/>
                                                                                                                    <w:right w:val="none" w:sz="0" w:space="0" w:color="auto"/>
                                                                                                                  </w:divBdr>
                                                                                                                  <w:divsChild>
                                                                                                                    <w:div w:id="11343007">
                                                                                                                      <w:marLeft w:val="0"/>
                                                                                                                      <w:marRight w:val="0"/>
                                                                                                                      <w:marTop w:val="0"/>
                                                                                                                      <w:marBottom w:val="0"/>
                                                                                                                      <w:divBdr>
                                                                                                                        <w:top w:val="none" w:sz="0" w:space="0" w:color="auto"/>
                                                                                                                        <w:left w:val="none" w:sz="0" w:space="0" w:color="auto"/>
                                                                                                                        <w:bottom w:val="none" w:sz="0" w:space="0" w:color="auto"/>
                                                                                                                        <w:right w:val="none" w:sz="0" w:space="0" w:color="auto"/>
                                                                                                                      </w:divBdr>
                                                                                                                      <w:divsChild>
                                                                                                                        <w:div w:id="1756970259">
                                                                                                                          <w:marLeft w:val="0"/>
                                                                                                                          <w:marRight w:val="0"/>
                                                                                                                          <w:marTop w:val="0"/>
                                                                                                                          <w:marBottom w:val="0"/>
                                                                                                                          <w:divBdr>
                                                                                                                            <w:top w:val="none" w:sz="0" w:space="0" w:color="auto"/>
                                                                                                                            <w:left w:val="none" w:sz="0" w:space="0" w:color="auto"/>
                                                                                                                            <w:bottom w:val="none" w:sz="0" w:space="0" w:color="auto"/>
                                                                                                                            <w:right w:val="none" w:sz="0" w:space="0" w:color="auto"/>
                                                                                                                          </w:divBdr>
                                                                                                                          <w:divsChild>
                                                                                                                            <w:div w:id="2018116347">
                                                                                                                              <w:marLeft w:val="0"/>
                                                                                                                              <w:marRight w:val="0"/>
                                                                                                                              <w:marTop w:val="0"/>
                                                                                                                              <w:marBottom w:val="0"/>
                                                                                                                              <w:divBdr>
                                                                                                                                <w:top w:val="none" w:sz="0" w:space="0" w:color="auto"/>
                                                                                                                                <w:left w:val="none" w:sz="0" w:space="0" w:color="auto"/>
                                                                                                                                <w:bottom w:val="none" w:sz="0" w:space="0" w:color="auto"/>
                                                                                                                                <w:right w:val="none" w:sz="0" w:space="0" w:color="auto"/>
                                                                                                                              </w:divBdr>
                                                                                                                              <w:divsChild>
                                                                                                                                <w:div w:id="2018923710">
                                                                                                                                  <w:marLeft w:val="0"/>
                                                                                                                                  <w:marRight w:val="0"/>
                                                                                                                                  <w:marTop w:val="0"/>
                                                                                                                                  <w:marBottom w:val="0"/>
                                                                                                                                  <w:divBdr>
                                                                                                                                    <w:top w:val="none" w:sz="0" w:space="0" w:color="auto"/>
                                                                                                                                    <w:left w:val="none" w:sz="0" w:space="0" w:color="auto"/>
                                                                                                                                    <w:bottom w:val="none" w:sz="0" w:space="0" w:color="auto"/>
                                                                                                                                    <w:right w:val="none" w:sz="0" w:space="0" w:color="auto"/>
                                                                                                                                  </w:divBdr>
                                                                                                                                </w:div>
                                                                                                                                <w:div w:id="554005407">
                                                                                                                                  <w:marLeft w:val="0"/>
                                                                                                                                  <w:marRight w:val="0"/>
                                                                                                                                  <w:marTop w:val="0"/>
                                                                                                                                  <w:marBottom w:val="0"/>
                                                                                                                                  <w:divBdr>
                                                                                                                                    <w:top w:val="none" w:sz="0" w:space="0" w:color="auto"/>
                                                                                                                                    <w:left w:val="none" w:sz="0" w:space="0" w:color="auto"/>
                                                                                                                                    <w:bottom w:val="none" w:sz="0" w:space="0" w:color="auto"/>
                                                                                                                                    <w:right w:val="none" w:sz="0" w:space="0" w:color="auto"/>
                                                                                                                                  </w:divBdr>
                                                                                                                                </w:div>
                                                                                                                                <w:div w:id="1118332680">
                                                                                                                                  <w:marLeft w:val="0"/>
                                                                                                                                  <w:marRight w:val="0"/>
                                                                                                                                  <w:marTop w:val="0"/>
                                                                                                                                  <w:marBottom w:val="0"/>
                                                                                                                                  <w:divBdr>
                                                                                                                                    <w:top w:val="none" w:sz="0" w:space="0" w:color="auto"/>
                                                                                                                                    <w:left w:val="none" w:sz="0" w:space="0" w:color="auto"/>
                                                                                                                                    <w:bottom w:val="none" w:sz="0" w:space="0" w:color="auto"/>
                                                                                                                                    <w:right w:val="none" w:sz="0" w:space="0" w:color="auto"/>
                                                                                                                                  </w:divBdr>
                                                                                                                                </w:div>
                                                                                                                                <w:div w:id="1038046101">
                                                                                                                                  <w:marLeft w:val="0"/>
                                                                                                                                  <w:marRight w:val="0"/>
                                                                                                                                  <w:marTop w:val="0"/>
                                                                                                                                  <w:marBottom w:val="0"/>
                                                                                                                                  <w:divBdr>
                                                                                                                                    <w:top w:val="none" w:sz="0" w:space="0" w:color="auto"/>
                                                                                                                                    <w:left w:val="none" w:sz="0" w:space="0" w:color="auto"/>
                                                                                                                                    <w:bottom w:val="none" w:sz="0" w:space="0" w:color="auto"/>
                                                                                                                                    <w:right w:val="none" w:sz="0" w:space="0" w:color="auto"/>
                                                                                                                                  </w:divBdr>
                                                                                                                                </w:div>
                                                                                                                                <w:div w:id="399598380">
                                                                                                                                  <w:marLeft w:val="0"/>
                                                                                                                                  <w:marRight w:val="0"/>
                                                                                                                                  <w:marTop w:val="0"/>
                                                                                                                                  <w:marBottom w:val="0"/>
                                                                                                                                  <w:divBdr>
                                                                                                                                    <w:top w:val="none" w:sz="0" w:space="0" w:color="auto"/>
                                                                                                                                    <w:left w:val="none" w:sz="0" w:space="0" w:color="auto"/>
                                                                                                                                    <w:bottom w:val="none" w:sz="0" w:space="0" w:color="auto"/>
                                                                                                                                    <w:right w:val="none" w:sz="0" w:space="0" w:color="auto"/>
                                                                                                                                  </w:divBdr>
                                                                                                                                </w:div>
                                                                                                                                <w:div w:id="912621392">
                                                                                                                                  <w:marLeft w:val="0"/>
                                                                                                                                  <w:marRight w:val="0"/>
                                                                                                                                  <w:marTop w:val="0"/>
                                                                                                                                  <w:marBottom w:val="0"/>
                                                                                                                                  <w:divBdr>
                                                                                                                                    <w:top w:val="none" w:sz="0" w:space="0" w:color="auto"/>
                                                                                                                                    <w:left w:val="none" w:sz="0" w:space="0" w:color="auto"/>
                                                                                                                                    <w:bottom w:val="none" w:sz="0" w:space="0" w:color="auto"/>
                                                                                                                                    <w:right w:val="none" w:sz="0" w:space="0" w:color="auto"/>
                                                                                                                                  </w:divBdr>
                                                                                                                                </w:div>
                                                                                                                                <w:div w:id="153118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8141">
                                                                                                                          <w:marLeft w:val="0"/>
                                                                                                                          <w:marRight w:val="0"/>
                                                                                                                          <w:marTop w:val="0"/>
                                                                                                                          <w:marBottom w:val="0"/>
                                                                                                                          <w:divBdr>
                                                                                                                            <w:top w:val="none" w:sz="0" w:space="0" w:color="auto"/>
                                                                                                                            <w:left w:val="none" w:sz="0" w:space="0" w:color="auto"/>
                                                                                                                            <w:bottom w:val="none" w:sz="0" w:space="0" w:color="auto"/>
                                                                                                                            <w:right w:val="none" w:sz="0" w:space="0" w:color="auto"/>
                                                                                                                          </w:divBdr>
                                                                                                                          <w:divsChild>
                                                                                                                            <w:div w:id="28307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09331">
                                                                                                                  <w:marLeft w:val="0"/>
                                                                                                                  <w:marRight w:val="0"/>
                                                                                                                  <w:marTop w:val="0"/>
                                                                                                                  <w:marBottom w:val="0"/>
                                                                                                                  <w:divBdr>
                                                                                                                    <w:top w:val="none" w:sz="0" w:space="0" w:color="auto"/>
                                                                                                                    <w:left w:val="none" w:sz="0" w:space="0" w:color="auto"/>
                                                                                                                    <w:bottom w:val="none" w:sz="0" w:space="0" w:color="auto"/>
                                                                                                                    <w:right w:val="none" w:sz="0" w:space="0" w:color="auto"/>
                                                                                                                  </w:divBdr>
                                                                                                                  <w:divsChild>
                                                                                                                    <w:div w:id="1261184549">
                                                                                                                      <w:marLeft w:val="0"/>
                                                                                                                      <w:marRight w:val="0"/>
                                                                                                                      <w:marTop w:val="0"/>
                                                                                                                      <w:marBottom w:val="0"/>
                                                                                                                      <w:divBdr>
                                                                                                                        <w:top w:val="none" w:sz="0" w:space="0" w:color="auto"/>
                                                                                                                        <w:left w:val="none" w:sz="0" w:space="0" w:color="auto"/>
                                                                                                                        <w:bottom w:val="none" w:sz="0" w:space="0" w:color="auto"/>
                                                                                                                        <w:right w:val="none" w:sz="0" w:space="0" w:color="auto"/>
                                                                                                                      </w:divBdr>
                                                                                                                      <w:divsChild>
                                                                                                                        <w:div w:id="1859805513">
                                                                                                                          <w:marLeft w:val="0"/>
                                                                                                                          <w:marRight w:val="0"/>
                                                                                                                          <w:marTop w:val="0"/>
                                                                                                                          <w:marBottom w:val="0"/>
                                                                                                                          <w:divBdr>
                                                                                                                            <w:top w:val="none" w:sz="0" w:space="0" w:color="auto"/>
                                                                                                                            <w:left w:val="none" w:sz="0" w:space="0" w:color="auto"/>
                                                                                                                            <w:bottom w:val="none" w:sz="0" w:space="0" w:color="auto"/>
                                                                                                                            <w:right w:val="none" w:sz="0" w:space="0" w:color="auto"/>
                                                                                                                          </w:divBdr>
                                                                                                                          <w:divsChild>
                                                                                                                            <w:div w:id="61877551">
                                                                                                                              <w:marLeft w:val="0"/>
                                                                                                                              <w:marRight w:val="0"/>
                                                                                                                              <w:marTop w:val="0"/>
                                                                                                                              <w:marBottom w:val="0"/>
                                                                                                                              <w:divBdr>
                                                                                                                                <w:top w:val="none" w:sz="0" w:space="0" w:color="auto"/>
                                                                                                                                <w:left w:val="none" w:sz="0" w:space="0" w:color="auto"/>
                                                                                                                                <w:bottom w:val="none" w:sz="0" w:space="0" w:color="auto"/>
                                                                                                                                <w:right w:val="none" w:sz="0" w:space="0" w:color="auto"/>
                                                                                                                              </w:divBdr>
                                                                                                                              <w:divsChild>
                                                                                                                                <w:div w:id="1587760954">
                                                                                                                                  <w:marLeft w:val="0"/>
                                                                                                                                  <w:marRight w:val="0"/>
                                                                                                                                  <w:marTop w:val="0"/>
                                                                                                                                  <w:marBottom w:val="0"/>
                                                                                                                                  <w:divBdr>
                                                                                                                                    <w:top w:val="none" w:sz="0" w:space="0" w:color="auto"/>
                                                                                                                                    <w:left w:val="none" w:sz="0" w:space="0" w:color="auto"/>
                                                                                                                                    <w:bottom w:val="none" w:sz="0" w:space="0" w:color="auto"/>
                                                                                                                                    <w:right w:val="none" w:sz="0" w:space="0" w:color="auto"/>
                                                                                                                                  </w:divBdr>
                                                                                                                                  <w:divsChild>
                                                                                                                                    <w:div w:id="1941864309">
                                                                                                                                      <w:marLeft w:val="0"/>
                                                                                                                                      <w:marRight w:val="0"/>
                                                                                                                                      <w:marTop w:val="0"/>
                                                                                                                                      <w:marBottom w:val="0"/>
                                                                                                                                      <w:divBdr>
                                                                                                                                        <w:top w:val="none" w:sz="0" w:space="0" w:color="auto"/>
                                                                                                                                        <w:left w:val="none" w:sz="0" w:space="0" w:color="auto"/>
                                                                                                                                        <w:bottom w:val="none" w:sz="0" w:space="0" w:color="auto"/>
                                                                                                                                        <w:right w:val="none" w:sz="0" w:space="0" w:color="auto"/>
                                                                                                                                      </w:divBdr>
                                                                                                                                      <w:divsChild>
                                                                                                                                        <w:div w:id="30614714">
                                                                                                                                          <w:marLeft w:val="0"/>
                                                                                                                                          <w:marRight w:val="0"/>
                                                                                                                                          <w:marTop w:val="0"/>
                                                                                                                                          <w:marBottom w:val="0"/>
                                                                                                                                          <w:divBdr>
                                                                                                                                            <w:top w:val="none" w:sz="0" w:space="0" w:color="auto"/>
                                                                                                                                            <w:left w:val="none" w:sz="0" w:space="0" w:color="auto"/>
                                                                                                                                            <w:bottom w:val="none" w:sz="0" w:space="0" w:color="auto"/>
                                                                                                                                            <w:right w:val="none" w:sz="0" w:space="0" w:color="auto"/>
                                                                                                                                          </w:divBdr>
                                                                                                                                          <w:divsChild>
                                                                                                                                            <w:div w:id="1030373255">
                                                                                                                                              <w:marLeft w:val="0"/>
                                                                                                                                              <w:marRight w:val="0"/>
                                                                                                                                              <w:marTop w:val="0"/>
                                                                                                                                              <w:marBottom w:val="0"/>
                                                                                                                                              <w:divBdr>
                                                                                                                                                <w:top w:val="none" w:sz="0" w:space="0" w:color="auto"/>
                                                                                                                                                <w:left w:val="none" w:sz="0" w:space="0" w:color="auto"/>
                                                                                                                                                <w:bottom w:val="none" w:sz="0" w:space="0" w:color="auto"/>
                                                                                                                                                <w:right w:val="none" w:sz="0" w:space="0" w:color="auto"/>
                                                                                                                                              </w:divBdr>
                                                                                                                                              <w:divsChild>
                                                                                                                                                <w:div w:id="129710963">
                                                                                                                                                  <w:marLeft w:val="0"/>
                                                                                                                                                  <w:marRight w:val="0"/>
                                                                                                                                                  <w:marTop w:val="0"/>
                                                                                                                                                  <w:marBottom w:val="0"/>
                                                                                                                                                  <w:divBdr>
                                                                                                                                                    <w:top w:val="none" w:sz="0" w:space="0" w:color="auto"/>
                                                                                                                                                    <w:left w:val="none" w:sz="0" w:space="0" w:color="auto"/>
                                                                                                                                                    <w:bottom w:val="none" w:sz="0" w:space="0" w:color="auto"/>
                                                                                                                                                    <w:right w:val="none" w:sz="0" w:space="0" w:color="auto"/>
                                                                                                                                                  </w:divBdr>
                                                                                                                                                  <w:divsChild>
                                                                                                                                                    <w:div w:id="3263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62511">
                                                                                                                                              <w:marLeft w:val="0"/>
                                                                                                                                              <w:marRight w:val="0"/>
                                                                                                                                              <w:marTop w:val="0"/>
                                                                                                                                              <w:marBottom w:val="0"/>
                                                                                                                                              <w:divBdr>
                                                                                                                                                <w:top w:val="none" w:sz="0" w:space="0" w:color="auto"/>
                                                                                                                                                <w:left w:val="none" w:sz="0" w:space="0" w:color="auto"/>
                                                                                                                                                <w:bottom w:val="none" w:sz="0" w:space="0" w:color="auto"/>
                                                                                                                                                <w:right w:val="none" w:sz="0" w:space="0" w:color="auto"/>
                                                                                                                                              </w:divBdr>
                                                                                                                                              <w:divsChild>
                                                                                                                                                <w:div w:id="1372923922">
                                                                                                                                                  <w:marLeft w:val="0"/>
                                                                                                                                                  <w:marRight w:val="0"/>
                                                                                                                                                  <w:marTop w:val="0"/>
                                                                                                                                                  <w:marBottom w:val="0"/>
                                                                                                                                                  <w:divBdr>
                                                                                                                                                    <w:top w:val="none" w:sz="0" w:space="0" w:color="auto"/>
                                                                                                                                                    <w:left w:val="none" w:sz="0" w:space="0" w:color="auto"/>
                                                                                                                                                    <w:bottom w:val="none" w:sz="0" w:space="0" w:color="auto"/>
                                                                                                                                                    <w:right w:val="none" w:sz="0" w:space="0" w:color="auto"/>
                                                                                                                                                  </w:divBdr>
                                                                                                                                                  <w:divsChild>
                                                                                                                                                    <w:div w:id="1560554998">
                                                                                                                                                      <w:marLeft w:val="0"/>
                                                                                                                                                      <w:marRight w:val="0"/>
                                                                                                                                                      <w:marTop w:val="0"/>
                                                                                                                                                      <w:marBottom w:val="0"/>
                                                                                                                                                      <w:divBdr>
                                                                                                                                                        <w:top w:val="none" w:sz="0" w:space="0" w:color="auto"/>
                                                                                                                                                        <w:left w:val="none" w:sz="0" w:space="0" w:color="auto"/>
                                                                                                                                                        <w:bottom w:val="none" w:sz="0" w:space="0" w:color="auto"/>
                                                                                                                                                        <w:right w:val="none" w:sz="0" w:space="0" w:color="auto"/>
                                                                                                                                                      </w:divBdr>
                                                                                                                                                      <w:divsChild>
                                                                                                                                                        <w:div w:id="1534268483">
                                                                                                                                                          <w:marLeft w:val="0"/>
                                                                                                                                                          <w:marRight w:val="0"/>
                                                                                                                                                          <w:marTop w:val="0"/>
                                                                                                                                                          <w:marBottom w:val="0"/>
                                                                                                                                                          <w:divBdr>
                                                                                                                                                            <w:top w:val="none" w:sz="0" w:space="0" w:color="auto"/>
                                                                                                                                                            <w:left w:val="none" w:sz="0" w:space="0" w:color="auto"/>
                                                                                                                                                            <w:bottom w:val="none" w:sz="0" w:space="0" w:color="auto"/>
                                                                                                                                                            <w:right w:val="none" w:sz="0" w:space="0" w:color="auto"/>
                                                                                                                                                          </w:divBdr>
                                                                                                                                                          <w:divsChild>
                                                                                                                                                            <w:div w:id="114022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97308">
                                                                                                                                                  <w:marLeft w:val="0"/>
                                                                                                                                                  <w:marRight w:val="0"/>
                                                                                                                                                  <w:marTop w:val="0"/>
                                                                                                                                                  <w:marBottom w:val="0"/>
                                                                                                                                                  <w:divBdr>
                                                                                                                                                    <w:top w:val="none" w:sz="0" w:space="0" w:color="auto"/>
                                                                                                                                                    <w:left w:val="none" w:sz="0" w:space="0" w:color="auto"/>
                                                                                                                                                    <w:bottom w:val="none" w:sz="0" w:space="0" w:color="auto"/>
                                                                                                                                                    <w:right w:val="none" w:sz="0" w:space="0" w:color="auto"/>
                                                                                                                                                  </w:divBdr>
                                                                                                                                                  <w:divsChild>
                                                                                                                                                    <w:div w:id="12197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123824">
                                                                                                                                          <w:marLeft w:val="0"/>
                                                                                                                                          <w:marRight w:val="0"/>
                                                                                                                                          <w:marTop w:val="0"/>
                                                                                                                                          <w:marBottom w:val="0"/>
                                                                                                                                          <w:divBdr>
                                                                                                                                            <w:top w:val="none" w:sz="0" w:space="0" w:color="auto"/>
                                                                                                                                            <w:left w:val="none" w:sz="0" w:space="0" w:color="auto"/>
                                                                                                                                            <w:bottom w:val="none" w:sz="0" w:space="0" w:color="auto"/>
                                                                                                                                            <w:right w:val="none" w:sz="0" w:space="0" w:color="auto"/>
                                                                                                                                          </w:divBdr>
                                                                                                                                          <w:divsChild>
                                                                                                                                            <w:div w:id="544678617">
                                                                                                                                              <w:marLeft w:val="0"/>
                                                                                                                                              <w:marRight w:val="0"/>
                                                                                                                                              <w:marTop w:val="0"/>
                                                                                                                                              <w:marBottom w:val="0"/>
                                                                                                                                              <w:divBdr>
                                                                                                                                                <w:top w:val="none" w:sz="0" w:space="0" w:color="auto"/>
                                                                                                                                                <w:left w:val="none" w:sz="0" w:space="0" w:color="auto"/>
                                                                                                                                                <w:bottom w:val="none" w:sz="0" w:space="0" w:color="auto"/>
                                                                                                                                                <w:right w:val="none" w:sz="0" w:space="0" w:color="auto"/>
                                                                                                                                              </w:divBdr>
                                                                                                                                              <w:divsChild>
                                                                                                                                                <w:div w:id="1628196570">
                                                                                                                                                  <w:marLeft w:val="0"/>
                                                                                                                                                  <w:marRight w:val="0"/>
                                                                                                                                                  <w:marTop w:val="0"/>
                                                                                                                                                  <w:marBottom w:val="0"/>
                                                                                                                                                  <w:divBdr>
                                                                                                                                                    <w:top w:val="none" w:sz="0" w:space="0" w:color="auto"/>
                                                                                                                                                    <w:left w:val="none" w:sz="0" w:space="0" w:color="auto"/>
                                                                                                                                                    <w:bottom w:val="none" w:sz="0" w:space="0" w:color="auto"/>
                                                                                                                                                    <w:right w:val="none" w:sz="0" w:space="0" w:color="auto"/>
                                                                                                                                                  </w:divBdr>
                                                                                                                                                  <w:divsChild>
                                                                                                                                                    <w:div w:id="126709350">
                                                                                                                                                      <w:marLeft w:val="0"/>
                                                                                                                                                      <w:marRight w:val="0"/>
                                                                                                                                                      <w:marTop w:val="0"/>
                                                                                                                                                      <w:marBottom w:val="0"/>
                                                                                                                                                      <w:divBdr>
                                                                                                                                                        <w:top w:val="none" w:sz="0" w:space="0" w:color="auto"/>
                                                                                                                                                        <w:left w:val="none" w:sz="0" w:space="0" w:color="auto"/>
                                                                                                                                                        <w:bottom w:val="none" w:sz="0" w:space="0" w:color="auto"/>
                                                                                                                                                        <w:right w:val="none" w:sz="0" w:space="0" w:color="auto"/>
                                                                                                                                                      </w:divBdr>
                                                                                                                                                      <w:divsChild>
                                                                                                                                                        <w:div w:id="124127893">
                                                                                                                                                          <w:marLeft w:val="0"/>
                                                                                                                                                          <w:marRight w:val="0"/>
                                                                                                                                                          <w:marTop w:val="0"/>
                                                                                                                                                          <w:marBottom w:val="0"/>
                                                                                                                                                          <w:divBdr>
                                                                                                                                                            <w:top w:val="none" w:sz="0" w:space="0" w:color="auto"/>
                                                                                                                                                            <w:left w:val="none" w:sz="0" w:space="0" w:color="auto"/>
                                                                                                                                                            <w:bottom w:val="none" w:sz="0" w:space="0" w:color="auto"/>
                                                                                                                                                            <w:right w:val="none" w:sz="0" w:space="0" w:color="auto"/>
                                                                                                                                                          </w:divBdr>
                                                                                                                                                          <w:divsChild>
                                                                                                                                                            <w:div w:id="62872165">
                                                                                                                                                              <w:marLeft w:val="0"/>
                                                                                                                                                              <w:marRight w:val="0"/>
                                                                                                                                                              <w:marTop w:val="0"/>
                                                                                                                                                              <w:marBottom w:val="0"/>
                                                                                                                                                              <w:divBdr>
                                                                                                                                                                <w:top w:val="none" w:sz="0" w:space="0" w:color="auto"/>
                                                                                                                                                                <w:left w:val="none" w:sz="0" w:space="0" w:color="auto"/>
                                                                                                                                                                <w:bottom w:val="none" w:sz="0" w:space="0" w:color="auto"/>
                                                                                                                                                                <w:right w:val="none" w:sz="0" w:space="0" w:color="auto"/>
                                                                                                                                                              </w:divBdr>
                                                                                                                                                              <w:divsChild>
                                                                                                                                                                <w:div w:id="1685864179">
                                                                                                                                                                  <w:marLeft w:val="0"/>
                                                                                                                                                                  <w:marRight w:val="0"/>
                                                                                                                                                                  <w:marTop w:val="0"/>
                                                                                                                                                                  <w:marBottom w:val="0"/>
                                                                                                                                                                  <w:divBdr>
                                                                                                                                                                    <w:top w:val="none" w:sz="0" w:space="0" w:color="auto"/>
                                                                                                                                                                    <w:left w:val="none" w:sz="0" w:space="0" w:color="auto"/>
                                                                                                                                                                    <w:bottom w:val="none" w:sz="0" w:space="0" w:color="auto"/>
                                                                                                                                                                    <w:right w:val="none" w:sz="0" w:space="0" w:color="auto"/>
                                                                                                                                                                  </w:divBdr>
                                                                                                                                                                  <w:divsChild>
                                                                                                                                                                    <w:div w:id="948395144">
                                                                                                                                                                      <w:marLeft w:val="0"/>
                                                                                                                                                                      <w:marRight w:val="0"/>
                                                                                                                                                                      <w:marTop w:val="0"/>
                                                                                                                                                                      <w:marBottom w:val="0"/>
                                                                                                                                                                      <w:divBdr>
                                                                                                                                                                        <w:top w:val="none" w:sz="0" w:space="0" w:color="auto"/>
                                                                                                                                                                        <w:left w:val="none" w:sz="0" w:space="0" w:color="auto"/>
                                                                                                                                                                        <w:bottom w:val="none" w:sz="0" w:space="0" w:color="auto"/>
                                                                                                                                                                        <w:right w:val="none" w:sz="0" w:space="0" w:color="auto"/>
                                                                                                                                                                      </w:divBdr>
                                                                                                                                                                      <w:divsChild>
                                                                                                                                                                        <w:div w:id="601256748">
                                                                                                                                                                          <w:marLeft w:val="0"/>
                                                                                                                                                                          <w:marRight w:val="0"/>
                                                                                                                                                                          <w:marTop w:val="0"/>
                                                                                                                                                                          <w:marBottom w:val="0"/>
                                                                                                                                                                          <w:divBdr>
                                                                                                                                                                            <w:top w:val="none" w:sz="0" w:space="0" w:color="auto"/>
                                                                                                                                                                            <w:left w:val="none" w:sz="0" w:space="0" w:color="auto"/>
                                                                                                                                                                            <w:bottom w:val="none" w:sz="0" w:space="0" w:color="auto"/>
                                                                                                                                                                            <w:right w:val="none" w:sz="0" w:space="0" w:color="auto"/>
                                                                                                                                                                          </w:divBdr>
                                                                                                                                                                          <w:divsChild>
                                                                                                                                                                            <w:div w:id="29454745">
                                                                                                                                                                              <w:marLeft w:val="0"/>
                                                                                                                                                                              <w:marRight w:val="0"/>
                                                                                                                                                                              <w:marTop w:val="0"/>
                                                                                                                                                                              <w:marBottom w:val="0"/>
                                                                                                                                                                              <w:divBdr>
                                                                                                                                                                                <w:top w:val="none" w:sz="0" w:space="0" w:color="auto"/>
                                                                                                                                                                                <w:left w:val="none" w:sz="0" w:space="0" w:color="auto"/>
                                                                                                                                                                                <w:bottom w:val="none" w:sz="0" w:space="0" w:color="auto"/>
                                                                                                                                                                                <w:right w:val="none" w:sz="0" w:space="0" w:color="auto"/>
                                                                                                                                                                              </w:divBdr>
                                                                                                                                                                              <w:divsChild>
                                                                                                                                                                                <w:div w:id="355929330">
                                                                                                                                                                                  <w:marLeft w:val="0"/>
                                                                                                                                                                                  <w:marRight w:val="0"/>
                                                                                                                                                                                  <w:marTop w:val="0"/>
                                                                                                                                                                                  <w:marBottom w:val="0"/>
                                                                                                                                                                                  <w:divBdr>
                                                                                                                                                                                    <w:top w:val="none" w:sz="0" w:space="0" w:color="auto"/>
                                                                                                                                                                                    <w:left w:val="none" w:sz="0" w:space="0" w:color="auto"/>
                                                                                                                                                                                    <w:bottom w:val="none" w:sz="0" w:space="0" w:color="auto"/>
                                                                                                                                                                                    <w:right w:val="none" w:sz="0" w:space="0" w:color="auto"/>
                                                                                                                                                                                  </w:divBdr>
                                                                                                                                                                                </w:div>
                                                                                                                                                                                <w:div w:id="665328842">
                                                                                                                                                                                  <w:marLeft w:val="0"/>
                                                                                                                                                                                  <w:marRight w:val="0"/>
                                                                                                                                                                                  <w:marTop w:val="0"/>
                                                                                                                                                                                  <w:marBottom w:val="0"/>
                                                                                                                                                                                  <w:divBdr>
                                                                                                                                                                                    <w:top w:val="none" w:sz="0" w:space="0" w:color="auto"/>
                                                                                                                                                                                    <w:left w:val="none" w:sz="0" w:space="0" w:color="auto"/>
                                                                                                                                                                                    <w:bottom w:val="none" w:sz="0" w:space="0" w:color="auto"/>
                                                                                                                                                                                    <w:right w:val="none" w:sz="0" w:space="0" w:color="auto"/>
                                                                                                                                                                                  </w:divBdr>
                                                                                                                                                                                </w:div>
                                                                                                                                                                                <w:div w:id="1925718468">
                                                                                                                                                                                  <w:marLeft w:val="0"/>
                                                                                                                                                                                  <w:marRight w:val="0"/>
                                                                                                                                                                                  <w:marTop w:val="0"/>
                                                                                                                                                                                  <w:marBottom w:val="0"/>
                                                                                                                                                                                  <w:divBdr>
                                                                                                                                                                                    <w:top w:val="none" w:sz="0" w:space="0" w:color="auto"/>
                                                                                                                                                                                    <w:left w:val="none" w:sz="0" w:space="0" w:color="auto"/>
                                                                                                                                                                                    <w:bottom w:val="none" w:sz="0" w:space="0" w:color="auto"/>
                                                                                                                                                                                    <w:right w:val="none" w:sz="0" w:space="0" w:color="auto"/>
                                                                                                                                                                                  </w:divBdr>
                                                                                                                                                                                </w:div>
                                                                                                                                                                                <w:div w:id="1583566438">
                                                                                                                                                                                  <w:marLeft w:val="0"/>
                                                                                                                                                                                  <w:marRight w:val="0"/>
                                                                                                                                                                                  <w:marTop w:val="0"/>
                                                                                                                                                                                  <w:marBottom w:val="0"/>
                                                                                                                                                                                  <w:divBdr>
                                                                                                                                                                                    <w:top w:val="none" w:sz="0" w:space="0" w:color="auto"/>
                                                                                                                                                                                    <w:left w:val="none" w:sz="0" w:space="0" w:color="auto"/>
                                                                                                                                                                                    <w:bottom w:val="none" w:sz="0" w:space="0" w:color="auto"/>
                                                                                                                                                                                    <w:right w:val="none" w:sz="0" w:space="0" w:color="auto"/>
                                                                                                                                                                                  </w:divBdr>
                                                                                                                                                                                </w:div>
                                                                                                                                                                                <w:div w:id="1172602624">
                                                                                                                                                                                  <w:marLeft w:val="0"/>
                                                                                                                                                                                  <w:marRight w:val="0"/>
                                                                                                                                                                                  <w:marTop w:val="0"/>
                                                                                                                                                                                  <w:marBottom w:val="0"/>
                                                                                                                                                                                  <w:divBdr>
                                                                                                                                                                                    <w:top w:val="none" w:sz="0" w:space="0" w:color="auto"/>
                                                                                                                                                                                    <w:left w:val="none" w:sz="0" w:space="0" w:color="auto"/>
                                                                                                                                                                                    <w:bottom w:val="none" w:sz="0" w:space="0" w:color="auto"/>
                                                                                                                                                                                    <w:right w:val="none" w:sz="0" w:space="0" w:color="auto"/>
                                                                                                                                                                                  </w:divBdr>
                                                                                                                                                                                </w:div>
                                                                                                                                                                                <w:div w:id="1510682050">
                                                                                                                                                                                  <w:marLeft w:val="0"/>
                                                                                                                                                                                  <w:marRight w:val="0"/>
                                                                                                                                                                                  <w:marTop w:val="0"/>
                                                                                                                                                                                  <w:marBottom w:val="0"/>
                                                                                                                                                                                  <w:divBdr>
                                                                                                                                                                                    <w:top w:val="none" w:sz="0" w:space="0" w:color="auto"/>
                                                                                                                                                                                    <w:left w:val="none" w:sz="0" w:space="0" w:color="auto"/>
                                                                                                                                                                                    <w:bottom w:val="none" w:sz="0" w:space="0" w:color="auto"/>
                                                                                                                                                                                    <w:right w:val="none" w:sz="0" w:space="0" w:color="auto"/>
                                                                                                                                                                                  </w:divBdr>
                                                                                                                                                                                </w:div>
                                                                                                                                                                                <w:div w:id="1928267561">
                                                                                                                                                                                  <w:marLeft w:val="0"/>
                                                                                                                                                                                  <w:marRight w:val="0"/>
                                                                                                                                                                                  <w:marTop w:val="0"/>
                                                                                                                                                                                  <w:marBottom w:val="0"/>
                                                                                                                                                                                  <w:divBdr>
                                                                                                                                                                                    <w:top w:val="none" w:sz="0" w:space="0" w:color="auto"/>
                                                                                                                                                                                    <w:left w:val="none" w:sz="0" w:space="0" w:color="auto"/>
                                                                                                                                                                                    <w:bottom w:val="none" w:sz="0" w:space="0" w:color="auto"/>
                                                                                                                                                                                    <w:right w:val="none" w:sz="0" w:space="0" w:color="auto"/>
                                                                                                                                                                                  </w:divBdr>
                                                                                                                                                                                </w:div>
                                                                                                                                                                                <w:div w:id="686560355">
                                                                                                                                                                                  <w:marLeft w:val="0"/>
                                                                                                                                                                                  <w:marRight w:val="0"/>
                                                                                                                                                                                  <w:marTop w:val="0"/>
                                                                                                                                                                                  <w:marBottom w:val="0"/>
                                                                                                                                                                                  <w:divBdr>
                                                                                                                                                                                    <w:top w:val="none" w:sz="0" w:space="0" w:color="auto"/>
                                                                                                                                                                                    <w:left w:val="none" w:sz="0" w:space="0" w:color="auto"/>
                                                                                                                                                                                    <w:bottom w:val="none" w:sz="0" w:space="0" w:color="auto"/>
                                                                                                                                                                                    <w:right w:val="none" w:sz="0" w:space="0" w:color="auto"/>
                                                                                                                                                                                  </w:divBdr>
                                                                                                                                                                                </w:div>
                                                                                                                                                                                <w:div w:id="825171437">
                                                                                                                                                                                  <w:marLeft w:val="0"/>
                                                                                                                                                                                  <w:marRight w:val="0"/>
                                                                                                                                                                                  <w:marTop w:val="0"/>
                                                                                                                                                                                  <w:marBottom w:val="0"/>
                                                                                                                                                                                  <w:divBdr>
                                                                                                                                                                                    <w:top w:val="none" w:sz="0" w:space="0" w:color="auto"/>
                                                                                                                                                                                    <w:left w:val="none" w:sz="0" w:space="0" w:color="auto"/>
                                                                                                                                                                                    <w:bottom w:val="none" w:sz="0" w:space="0" w:color="auto"/>
                                                                                                                                                                                    <w:right w:val="none" w:sz="0" w:space="0" w:color="auto"/>
                                                                                                                                                                                  </w:divBdr>
                                                                                                                                                                                </w:div>
                                                                                                                                                                                <w:div w:id="280117367">
                                                                                                                                                                                  <w:marLeft w:val="0"/>
                                                                                                                                                                                  <w:marRight w:val="0"/>
                                                                                                                                                                                  <w:marTop w:val="0"/>
                                                                                                                                                                                  <w:marBottom w:val="0"/>
                                                                                                                                                                                  <w:divBdr>
                                                                                                                                                                                    <w:top w:val="none" w:sz="0" w:space="0" w:color="auto"/>
                                                                                                                                                                                    <w:left w:val="none" w:sz="0" w:space="0" w:color="auto"/>
                                                                                                                                                                                    <w:bottom w:val="none" w:sz="0" w:space="0" w:color="auto"/>
                                                                                                                                                                                    <w:right w:val="none" w:sz="0" w:space="0" w:color="auto"/>
                                                                                                                                                                                  </w:divBdr>
                                                                                                                                                                                </w:div>
                                                                                                                                                                                <w:div w:id="749084756">
                                                                                                                                                                                  <w:marLeft w:val="0"/>
                                                                                                                                                                                  <w:marRight w:val="0"/>
                                                                                                                                                                                  <w:marTop w:val="0"/>
                                                                                                                                                                                  <w:marBottom w:val="0"/>
                                                                                                                                                                                  <w:divBdr>
                                                                                                                                                                                    <w:top w:val="none" w:sz="0" w:space="0" w:color="auto"/>
                                                                                                                                                                                    <w:left w:val="none" w:sz="0" w:space="0" w:color="auto"/>
                                                                                                                                                                                    <w:bottom w:val="none" w:sz="0" w:space="0" w:color="auto"/>
                                                                                                                                                                                    <w:right w:val="none" w:sz="0" w:space="0" w:color="auto"/>
                                                                                                                                                                                  </w:divBdr>
                                                                                                                                                                                </w:div>
                                                                                                                                                                                <w:div w:id="133307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4189">
                                                                                                                                                                          <w:marLeft w:val="0"/>
                                                                                                                                                                          <w:marRight w:val="0"/>
                                                                                                                                                                          <w:marTop w:val="0"/>
                                                                                                                                                                          <w:marBottom w:val="0"/>
                                                                                                                                                                          <w:divBdr>
                                                                                                                                                                            <w:top w:val="none" w:sz="0" w:space="0" w:color="auto"/>
                                                                                                                                                                            <w:left w:val="none" w:sz="0" w:space="0" w:color="auto"/>
                                                                                                                                                                            <w:bottom w:val="none" w:sz="0" w:space="0" w:color="auto"/>
                                                                                                                                                                            <w:right w:val="none" w:sz="0" w:space="0" w:color="auto"/>
                                                                                                                                                                          </w:divBdr>
                                                                                                                                                                          <w:divsChild>
                                                                                                                                                                            <w:div w:id="1917938102">
                                                                                                                                                                              <w:marLeft w:val="0"/>
                                                                                                                                                                              <w:marRight w:val="0"/>
                                                                                                                                                                              <w:marTop w:val="0"/>
                                                                                                                                                                              <w:marBottom w:val="0"/>
                                                                                                                                                                              <w:divBdr>
                                                                                                                                                                                <w:top w:val="none" w:sz="0" w:space="0" w:color="auto"/>
                                                                                                                                                                                <w:left w:val="none" w:sz="0" w:space="0" w:color="auto"/>
                                                                                                                                                                                <w:bottom w:val="none" w:sz="0" w:space="0" w:color="auto"/>
                                                                                                                                                                                <w:right w:val="none" w:sz="0" w:space="0" w:color="auto"/>
                                                                                                                                                                              </w:divBdr>
                                                                                                                                                                              <w:divsChild>
                                                                                                                                                                                <w:div w:id="1084112483">
                                                                                                                                                                                  <w:marLeft w:val="0"/>
                                                                                                                                                                                  <w:marRight w:val="0"/>
                                                                                                                                                                                  <w:marTop w:val="0"/>
                                                                                                                                                                                  <w:marBottom w:val="0"/>
                                                                                                                                                                                  <w:divBdr>
                                                                                                                                                                                    <w:top w:val="none" w:sz="0" w:space="0" w:color="auto"/>
                                                                                                                                                                                    <w:left w:val="none" w:sz="0" w:space="0" w:color="auto"/>
                                                                                                                                                                                    <w:bottom w:val="none" w:sz="0" w:space="0" w:color="auto"/>
                                                                                                                                                                                    <w:right w:val="none" w:sz="0" w:space="0" w:color="auto"/>
                                                                                                                                                                                  </w:divBdr>
                                                                                                                                                                                  <w:divsChild>
                                                                                                                                                                                    <w:div w:id="248587985">
                                                                                                                                                                                      <w:marLeft w:val="0"/>
                                                                                                                                                                                      <w:marRight w:val="0"/>
                                                                                                                                                                                      <w:marTop w:val="0"/>
                                                                                                                                                                                      <w:marBottom w:val="0"/>
                                                                                                                                                                                      <w:divBdr>
                                                                                                                                                                                        <w:top w:val="none" w:sz="0" w:space="0" w:color="auto"/>
                                                                                                                                                                                        <w:left w:val="none" w:sz="0" w:space="0" w:color="auto"/>
                                                                                                                                                                                        <w:bottom w:val="none" w:sz="0" w:space="0" w:color="auto"/>
                                                                                                                                                                                        <w:right w:val="none" w:sz="0" w:space="0" w:color="auto"/>
                                                                                                                                                                                      </w:divBdr>
                                                                                                                                                                                    </w:div>
                                                                                                                                                                                    <w:div w:id="880631013">
                                                                                                                                                                                      <w:marLeft w:val="0"/>
                                                                                                                                                                                      <w:marRight w:val="0"/>
                                                                                                                                                                                      <w:marTop w:val="0"/>
                                                                                                                                                                                      <w:marBottom w:val="0"/>
                                                                                                                                                                                      <w:divBdr>
                                                                                                                                                                                        <w:top w:val="none" w:sz="0" w:space="0" w:color="auto"/>
                                                                                                                                                                                        <w:left w:val="none" w:sz="0" w:space="0" w:color="auto"/>
                                                                                                                                                                                        <w:bottom w:val="none" w:sz="0" w:space="0" w:color="auto"/>
                                                                                                                                                                                        <w:right w:val="none" w:sz="0" w:space="0" w:color="auto"/>
                                                                                                                                                                                      </w:divBdr>
                                                                                                                                                                                    </w:div>
                                                                                                                                                                                    <w:div w:id="1845171156">
                                                                                                                                                                                      <w:marLeft w:val="0"/>
                                                                                                                                                                                      <w:marRight w:val="0"/>
                                                                                                                                                                                      <w:marTop w:val="0"/>
                                                                                                                                                                                      <w:marBottom w:val="0"/>
                                                                                                                                                                                      <w:divBdr>
                                                                                                                                                                                        <w:top w:val="none" w:sz="0" w:space="0" w:color="auto"/>
                                                                                                                                                                                        <w:left w:val="none" w:sz="0" w:space="0" w:color="auto"/>
                                                                                                                                                                                        <w:bottom w:val="none" w:sz="0" w:space="0" w:color="auto"/>
                                                                                                                                                                                        <w:right w:val="none" w:sz="0" w:space="0" w:color="auto"/>
                                                                                                                                                                                      </w:divBdr>
                                                                                                                                                                                    </w:div>
                                                                                                                                                                                    <w:div w:id="1081483917">
                                                                                                                                                                                      <w:marLeft w:val="0"/>
                                                                                                                                                                                      <w:marRight w:val="0"/>
                                                                                                                                                                                      <w:marTop w:val="0"/>
                                                                                                                                                                                      <w:marBottom w:val="0"/>
                                                                                                                                                                                      <w:divBdr>
                                                                                                                                                                                        <w:top w:val="none" w:sz="0" w:space="0" w:color="auto"/>
                                                                                                                                                                                        <w:left w:val="none" w:sz="0" w:space="0" w:color="auto"/>
                                                                                                                                                                                        <w:bottom w:val="none" w:sz="0" w:space="0" w:color="auto"/>
                                                                                                                                                                                        <w:right w:val="none" w:sz="0" w:space="0" w:color="auto"/>
                                                                                                                                                                                      </w:divBdr>
                                                                                                                                                                                    </w:div>
                                                                                                                                                                                    <w:div w:id="478349442">
                                                                                                                                                                                      <w:marLeft w:val="0"/>
                                                                                                                                                                                      <w:marRight w:val="0"/>
                                                                                                                                                                                      <w:marTop w:val="0"/>
                                                                                                                                                                                      <w:marBottom w:val="0"/>
                                                                                                                                                                                      <w:divBdr>
                                                                                                                                                                                        <w:top w:val="none" w:sz="0" w:space="0" w:color="auto"/>
                                                                                                                                                                                        <w:left w:val="none" w:sz="0" w:space="0" w:color="auto"/>
                                                                                                                                                                                        <w:bottom w:val="none" w:sz="0" w:space="0" w:color="auto"/>
                                                                                                                                                                                        <w:right w:val="none" w:sz="0" w:space="0" w:color="auto"/>
                                                                                                                                                                                      </w:divBdr>
                                                                                                                                                                                    </w:div>
                                                                                                                                                                                    <w:div w:id="1806193515">
                                                                                                                                                                                      <w:marLeft w:val="0"/>
                                                                                                                                                                                      <w:marRight w:val="0"/>
                                                                                                                                                                                      <w:marTop w:val="0"/>
                                                                                                                                                                                      <w:marBottom w:val="0"/>
                                                                                                                                                                                      <w:divBdr>
                                                                                                                                                                                        <w:top w:val="none" w:sz="0" w:space="0" w:color="auto"/>
                                                                                                                                                                                        <w:left w:val="none" w:sz="0" w:space="0" w:color="auto"/>
                                                                                                                                                                                        <w:bottom w:val="none" w:sz="0" w:space="0" w:color="auto"/>
                                                                                                                                                                                        <w:right w:val="none" w:sz="0" w:space="0" w:color="auto"/>
                                                                                                                                                                                      </w:divBdr>
                                                                                                                                                                                    </w:div>
                                                                                                                                                                                    <w:div w:id="1216964983">
                                                                                                                                                                                      <w:marLeft w:val="0"/>
                                                                                                                                                                                      <w:marRight w:val="0"/>
                                                                                                                                                                                      <w:marTop w:val="0"/>
                                                                                                                                                                                      <w:marBottom w:val="0"/>
                                                                                                                                                                                      <w:divBdr>
                                                                                                                                                                                        <w:top w:val="none" w:sz="0" w:space="0" w:color="auto"/>
                                                                                                                                                                                        <w:left w:val="none" w:sz="0" w:space="0" w:color="auto"/>
                                                                                                                                                                                        <w:bottom w:val="none" w:sz="0" w:space="0" w:color="auto"/>
                                                                                                                                                                                        <w:right w:val="none" w:sz="0" w:space="0" w:color="auto"/>
                                                                                                                                                                                      </w:divBdr>
                                                                                                                                                                                    </w:div>
                                                                                                                                                                                    <w:div w:id="882912938">
                                                                                                                                                                                      <w:marLeft w:val="0"/>
                                                                                                                                                                                      <w:marRight w:val="0"/>
                                                                                                                                                                                      <w:marTop w:val="0"/>
                                                                                                                                                                                      <w:marBottom w:val="0"/>
                                                                                                                                                                                      <w:divBdr>
                                                                                                                                                                                        <w:top w:val="none" w:sz="0" w:space="0" w:color="auto"/>
                                                                                                                                                                                        <w:left w:val="none" w:sz="0" w:space="0" w:color="auto"/>
                                                                                                                                                                                        <w:bottom w:val="none" w:sz="0" w:space="0" w:color="auto"/>
                                                                                                                                                                                        <w:right w:val="none" w:sz="0" w:space="0" w:color="auto"/>
                                                                                                                                                                                      </w:divBdr>
                                                                                                                                                                                    </w:div>
                                                                                                                                                                                    <w:div w:id="978338829">
                                                                                                                                                                                      <w:marLeft w:val="0"/>
                                                                                                                                                                                      <w:marRight w:val="0"/>
                                                                                                                                                                                      <w:marTop w:val="0"/>
                                                                                                                                                                                      <w:marBottom w:val="0"/>
                                                                                                                                                                                      <w:divBdr>
                                                                                                                                                                                        <w:top w:val="none" w:sz="0" w:space="0" w:color="auto"/>
                                                                                                                                                                                        <w:left w:val="none" w:sz="0" w:space="0" w:color="auto"/>
                                                                                                                                                                                        <w:bottom w:val="none" w:sz="0" w:space="0" w:color="auto"/>
                                                                                                                                                                                        <w:right w:val="none" w:sz="0" w:space="0" w:color="auto"/>
                                                                                                                                                                                      </w:divBdr>
                                                                                                                                                                                    </w:div>
                                                                                                                                                                                    <w:div w:id="990258991">
                                                                                                                                                                                      <w:marLeft w:val="0"/>
                                                                                                                                                                                      <w:marRight w:val="0"/>
                                                                                                                                                                                      <w:marTop w:val="0"/>
                                                                                                                                                                                      <w:marBottom w:val="0"/>
                                                                                                                                                                                      <w:divBdr>
                                                                                                                                                                                        <w:top w:val="none" w:sz="0" w:space="0" w:color="auto"/>
                                                                                                                                                                                        <w:left w:val="none" w:sz="0" w:space="0" w:color="auto"/>
                                                                                                                                                                                        <w:bottom w:val="none" w:sz="0" w:space="0" w:color="auto"/>
                                                                                                                                                                                        <w:right w:val="none" w:sz="0" w:space="0" w:color="auto"/>
                                                                                                                                                                                      </w:divBdr>
                                                                                                                                                                                    </w:div>
                                                                                                                                                                                    <w:div w:id="13033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0612397">
                                                                                                          <w:marLeft w:val="0"/>
                                                                                                          <w:marRight w:val="0"/>
                                                                                                          <w:marTop w:val="0"/>
                                                                                                          <w:marBottom w:val="0"/>
                                                                                                          <w:divBdr>
                                                                                                            <w:top w:val="none" w:sz="0" w:space="0" w:color="auto"/>
                                                                                                            <w:left w:val="none" w:sz="0" w:space="0" w:color="auto"/>
                                                                                                            <w:bottom w:val="none" w:sz="0" w:space="0" w:color="auto"/>
                                                                                                            <w:right w:val="none" w:sz="0" w:space="0" w:color="auto"/>
                                                                                                          </w:divBdr>
                                                                                                          <w:divsChild>
                                                                                                            <w:div w:id="761684333">
                                                                                                              <w:marLeft w:val="0"/>
                                                                                                              <w:marRight w:val="0"/>
                                                                                                              <w:marTop w:val="0"/>
                                                                                                              <w:marBottom w:val="0"/>
                                                                                                              <w:divBdr>
                                                                                                                <w:top w:val="none" w:sz="0" w:space="0" w:color="auto"/>
                                                                                                                <w:left w:val="none" w:sz="0" w:space="0" w:color="auto"/>
                                                                                                                <w:bottom w:val="none" w:sz="0" w:space="0" w:color="auto"/>
                                                                                                                <w:right w:val="none" w:sz="0" w:space="0" w:color="auto"/>
                                                                                                              </w:divBdr>
                                                                                                              <w:divsChild>
                                                                                                                <w:div w:id="850797034">
                                                                                                                  <w:marLeft w:val="0"/>
                                                                                                                  <w:marRight w:val="0"/>
                                                                                                                  <w:marTop w:val="0"/>
                                                                                                                  <w:marBottom w:val="0"/>
                                                                                                                  <w:divBdr>
                                                                                                                    <w:top w:val="none" w:sz="0" w:space="0" w:color="auto"/>
                                                                                                                    <w:left w:val="none" w:sz="0" w:space="0" w:color="auto"/>
                                                                                                                    <w:bottom w:val="none" w:sz="0" w:space="0" w:color="auto"/>
                                                                                                                    <w:right w:val="none" w:sz="0" w:space="0" w:color="auto"/>
                                                                                                                  </w:divBdr>
                                                                                                                  <w:divsChild>
                                                                                                                    <w:div w:id="1710185159">
                                                                                                                      <w:marLeft w:val="0"/>
                                                                                                                      <w:marRight w:val="0"/>
                                                                                                                      <w:marTop w:val="0"/>
                                                                                                                      <w:marBottom w:val="0"/>
                                                                                                                      <w:divBdr>
                                                                                                                        <w:top w:val="none" w:sz="0" w:space="0" w:color="auto"/>
                                                                                                                        <w:left w:val="none" w:sz="0" w:space="0" w:color="auto"/>
                                                                                                                        <w:bottom w:val="none" w:sz="0" w:space="0" w:color="auto"/>
                                                                                                                        <w:right w:val="none" w:sz="0" w:space="0" w:color="auto"/>
                                                                                                                      </w:divBdr>
                                                                                                                      <w:divsChild>
                                                                                                                        <w:div w:id="382558788">
                                                                                                                          <w:marLeft w:val="0"/>
                                                                                                                          <w:marRight w:val="0"/>
                                                                                                                          <w:marTop w:val="0"/>
                                                                                                                          <w:marBottom w:val="0"/>
                                                                                                                          <w:divBdr>
                                                                                                                            <w:top w:val="none" w:sz="0" w:space="0" w:color="auto"/>
                                                                                                                            <w:left w:val="none" w:sz="0" w:space="0" w:color="auto"/>
                                                                                                                            <w:bottom w:val="none" w:sz="0" w:space="0" w:color="auto"/>
                                                                                                                            <w:right w:val="none" w:sz="0" w:space="0" w:color="auto"/>
                                                                                                                          </w:divBdr>
                                                                                                                          <w:divsChild>
                                                                                                                            <w:div w:id="1346862852">
                                                                                                                              <w:marLeft w:val="0"/>
                                                                                                                              <w:marRight w:val="0"/>
                                                                                                                              <w:marTop w:val="0"/>
                                                                                                                              <w:marBottom w:val="0"/>
                                                                                                                              <w:divBdr>
                                                                                                                                <w:top w:val="none" w:sz="0" w:space="0" w:color="auto"/>
                                                                                                                                <w:left w:val="none" w:sz="0" w:space="0" w:color="auto"/>
                                                                                                                                <w:bottom w:val="none" w:sz="0" w:space="0" w:color="auto"/>
                                                                                                                                <w:right w:val="none" w:sz="0" w:space="0" w:color="auto"/>
                                                                                                                              </w:divBdr>
                                                                                                                              <w:divsChild>
                                                                                                                                <w:div w:id="280261185">
                                                                                                                                  <w:marLeft w:val="0"/>
                                                                                                                                  <w:marRight w:val="0"/>
                                                                                                                                  <w:marTop w:val="0"/>
                                                                                                                                  <w:marBottom w:val="0"/>
                                                                                                                                  <w:divBdr>
                                                                                                                                    <w:top w:val="none" w:sz="0" w:space="0" w:color="auto"/>
                                                                                                                                    <w:left w:val="none" w:sz="0" w:space="0" w:color="auto"/>
                                                                                                                                    <w:bottom w:val="none" w:sz="0" w:space="0" w:color="auto"/>
                                                                                                                                    <w:right w:val="none" w:sz="0" w:space="0" w:color="auto"/>
                                                                                                                                  </w:divBdr>
                                                                                                                                  <w:divsChild>
                                                                                                                                    <w:div w:id="233441748">
                                                                                                                                      <w:marLeft w:val="0"/>
                                                                                                                                      <w:marRight w:val="0"/>
                                                                                                                                      <w:marTop w:val="0"/>
                                                                                                                                      <w:marBottom w:val="0"/>
                                                                                                                                      <w:divBdr>
                                                                                                                                        <w:top w:val="none" w:sz="0" w:space="0" w:color="auto"/>
                                                                                                                                        <w:left w:val="none" w:sz="0" w:space="0" w:color="auto"/>
                                                                                                                                        <w:bottom w:val="none" w:sz="0" w:space="0" w:color="auto"/>
                                                                                                                                        <w:right w:val="none" w:sz="0" w:space="0" w:color="auto"/>
                                                                                                                                      </w:divBdr>
                                                                                                                                      <w:divsChild>
                                                                                                                                        <w:div w:id="1387990164">
                                                                                                                                          <w:marLeft w:val="0"/>
                                                                                                                                          <w:marRight w:val="0"/>
                                                                                                                                          <w:marTop w:val="0"/>
                                                                                                                                          <w:marBottom w:val="0"/>
                                                                                                                                          <w:divBdr>
                                                                                                                                            <w:top w:val="none" w:sz="0" w:space="0" w:color="auto"/>
                                                                                                                                            <w:left w:val="none" w:sz="0" w:space="0" w:color="auto"/>
                                                                                                                                            <w:bottom w:val="none" w:sz="0" w:space="0" w:color="auto"/>
                                                                                                                                            <w:right w:val="none" w:sz="0" w:space="0" w:color="auto"/>
                                                                                                                                          </w:divBdr>
                                                                                                                                          <w:divsChild>
                                                                                                                                            <w:div w:id="153572538">
                                                                                                                                              <w:marLeft w:val="0"/>
                                                                                                                                              <w:marRight w:val="0"/>
                                                                                                                                              <w:marTop w:val="0"/>
                                                                                                                                              <w:marBottom w:val="0"/>
                                                                                                                                              <w:divBdr>
                                                                                                                                                <w:top w:val="none" w:sz="0" w:space="0" w:color="auto"/>
                                                                                                                                                <w:left w:val="none" w:sz="0" w:space="0" w:color="auto"/>
                                                                                                                                                <w:bottom w:val="none" w:sz="0" w:space="0" w:color="auto"/>
                                                                                                                                                <w:right w:val="none" w:sz="0" w:space="0" w:color="auto"/>
                                                                                                                                              </w:divBdr>
                                                                                                                                            </w:div>
                                                                                                                                            <w:div w:id="2145584471">
                                                                                                                                              <w:marLeft w:val="0"/>
                                                                                                                                              <w:marRight w:val="0"/>
                                                                                                                                              <w:marTop w:val="0"/>
                                                                                                                                              <w:marBottom w:val="0"/>
                                                                                                                                              <w:divBdr>
                                                                                                                                                <w:top w:val="none" w:sz="0" w:space="0" w:color="auto"/>
                                                                                                                                                <w:left w:val="none" w:sz="0" w:space="0" w:color="auto"/>
                                                                                                                                                <w:bottom w:val="none" w:sz="0" w:space="0" w:color="auto"/>
                                                                                                                                                <w:right w:val="none" w:sz="0" w:space="0" w:color="auto"/>
                                                                                                                                              </w:divBdr>
                                                                                                                                            </w:div>
                                                                                                                                            <w:div w:id="1657876867">
                                                                                                                                              <w:marLeft w:val="0"/>
                                                                                                                                              <w:marRight w:val="0"/>
                                                                                                                                              <w:marTop w:val="0"/>
                                                                                                                                              <w:marBottom w:val="0"/>
                                                                                                                                              <w:divBdr>
                                                                                                                                                <w:top w:val="none" w:sz="0" w:space="0" w:color="auto"/>
                                                                                                                                                <w:left w:val="none" w:sz="0" w:space="0" w:color="auto"/>
                                                                                                                                                <w:bottom w:val="none" w:sz="0" w:space="0" w:color="auto"/>
                                                                                                                                                <w:right w:val="none" w:sz="0" w:space="0" w:color="auto"/>
                                                                                                                                              </w:divBdr>
                                                                                                                                            </w:div>
                                                                                                                                            <w:div w:id="11318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300970">
                                                                                                                              <w:marLeft w:val="0"/>
                                                                                                                              <w:marRight w:val="0"/>
                                                                                                                              <w:marTop w:val="0"/>
                                                                                                                              <w:marBottom w:val="0"/>
                                                                                                                              <w:divBdr>
                                                                                                                                <w:top w:val="none" w:sz="0" w:space="0" w:color="auto"/>
                                                                                                                                <w:left w:val="none" w:sz="0" w:space="0" w:color="auto"/>
                                                                                                                                <w:bottom w:val="none" w:sz="0" w:space="0" w:color="auto"/>
                                                                                                                                <w:right w:val="none" w:sz="0" w:space="0" w:color="auto"/>
                                                                                                                              </w:divBdr>
                                                                                                                              <w:divsChild>
                                                                                                                                <w:div w:id="751391641">
                                                                                                                                  <w:marLeft w:val="0"/>
                                                                                                                                  <w:marRight w:val="0"/>
                                                                                                                                  <w:marTop w:val="0"/>
                                                                                                                                  <w:marBottom w:val="0"/>
                                                                                                                                  <w:divBdr>
                                                                                                                                    <w:top w:val="none" w:sz="0" w:space="0" w:color="auto"/>
                                                                                                                                    <w:left w:val="none" w:sz="0" w:space="0" w:color="auto"/>
                                                                                                                                    <w:bottom w:val="none" w:sz="0" w:space="0" w:color="auto"/>
                                                                                                                                    <w:right w:val="none" w:sz="0" w:space="0" w:color="auto"/>
                                                                                                                                  </w:divBdr>
                                                                                                                                  <w:divsChild>
                                                                                                                                    <w:div w:id="750078665">
                                                                                                                                      <w:marLeft w:val="0"/>
                                                                                                                                      <w:marRight w:val="0"/>
                                                                                                                                      <w:marTop w:val="0"/>
                                                                                                                                      <w:marBottom w:val="0"/>
                                                                                                                                      <w:divBdr>
                                                                                                                                        <w:top w:val="none" w:sz="0" w:space="0" w:color="auto"/>
                                                                                                                                        <w:left w:val="none" w:sz="0" w:space="0" w:color="auto"/>
                                                                                                                                        <w:bottom w:val="none" w:sz="0" w:space="0" w:color="auto"/>
                                                                                                                                        <w:right w:val="none" w:sz="0" w:space="0" w:color="auto"/>
                                                                                                                                      </w:divBdr>
                                                                                                                                      <w:divsChild>
                                                                                                                                        <w:div w:id="616447100">
                                                                                                                                          <w:marLeft w:val="0"/>
                                                                                                                                          <w:marRight w:val="0"/>
                                                                                                                                          <w:marTop w:val="0"/>
                                                                                                                                          <w:marBottom w:val="0"/>
                                                                                                                                          <w:divBdr>
                                                                                                                                            <w:top w:val="none" w:sz="0" w:space="0" w:color="auto"/>
                                                                                                                                            <w:left w:val="none" w:sz="0" w:space="0" w:color="auto"/>
                                                                                                                                            <w:bottom w:val="none" w:sz="0" w:space="0" w:color="auto"/>
                                                                                                                                            <w:right w:val="none" w:sz="0" w:space="0" w:color="auto"/>
                                                                                                                                          </w:divBdr>
                                                                                                                                          <w:divsChild>
                                                                                                                                            <w:div w:id="2016416076">
                                                                                                                                              <w:marLeft w:val="0"/>
                                                                                                                                              <w:marRight w:val="0"/>
                                                                                                                                              <w:marTop w:val="0"/>
                                                                                                                                              <w:marBottom w:val="0"/>
                                                                                                                                              <w:divBdr>
                                                                                                                                                <w:top w:val="none" w:sz="0" w:space="0" w:color="auto"/>
                                                                                                                                                <w:left w:val="none" w:sz="0" w:space="0" w:color="auto"/>
                                                                                                                                                <w:bottom w:val="none" w:sz="0" w:space="0" w:color="auto"/>
                                                                                                                                                <w:right w:val="none" w:sz="0" w:space="0" w:color="auto"/>
                                                                                                                                              </w:divBdr>
                                                                                                                                            </w:div>
                                                                                                                                          </w:divsChild>
                                                                                                                                        </w:div>
                                                                                                                                        <w:div w:id="122240710">
                                                                                                                                          <w:marLeft w:val="0"/>
                                                                                                                                          <w:marRight w:val="0"/>
                                                                                                                                          <w:marTop w:val="0"/>
                                                                                                                                          <w:marBottom w:val="0"/>
                                                                                                                                          <w:divBdr>
                                                                                                                                            <w:top w:val="none" w:sz="0" w:space="0" w:color="auto"/>
                                                                                                                                            <w:left w:val="none" w:sz="0" w:space="0" w:color="auto"/>
                                                                                                                                            <w:bottom w:val="none" w:sz="0" w:space="0" w:color="auto"/>
                                                                                                                                            <w:right w:val="none" w:sz="0" w:space="0" w:color="auto"/>
                                                                                                                                          </w:divBdr>
                                                                                                                                          <w:divsChild>
                                                                                                                                            <w:div w:id="212734117">
                                                                                                                                              <w:marLeft w:val="0"/>
                                                                                                                                              <w:marRight w:val="0"/>
                                                                                                                                              <w:marTop w:val="0"/>
                                                                                                                                              <w:marBottom w:val="0"/>
                                                                                                                                              <w:divBdr>
                                                                                                                                                <w:top w:val="none" w:sz="0" w:space="0" w:color="auto"/>
                                                                                                                                                <w:left w:val="none" w:sz="0" w:space="0" w:color="auto"/>
                                                                                                                                                <w:bottom w:val="none" w:sz="0" w:space="0" w:color="auto"/>
                                                                                                                                                <w:right w:val="none" w:sz="0" w:space="0" w:color="auto"/>
                                                                                                                                              </w:divBdr>
                                                                                                                                            </w:div>
                                                                                                                                          </w:divsChild>
                                                                                                                                        </w:div>
                                                                                                                                        <w:div w:id="563222297">
                                                                                                                                          <w:marLeft w:val="0"/>
                                                                                                                                          <w:marRight w:val="0"/>
                                                                                                                                          <w:marTop w:val="0"/>
                                                                                                                                          <w:marBottom w:val="0"/>
                                                                                                                                          <w:divBdr>
                                                                                                                                            <w:top w:val="none" w:sz="0" w:space="0" w:color="auto"/>
                                                                                                                                            <w:left w:val="none" w:sz="0" w:space="0" w:color="auto"/>
                                                                                                                                            <w:bottom w:val="none" w:sz="0" w:space="0" w:color="auto"/>
                                                                                                                                            <w:right w:val="none" w:sz="0" w:space="0" w:color="auto"/>
                                                                                                                                          </w:divBdr>
                                                                                                                                          <w:divsChild>
                                                                                                                                            <w:div w:id="9687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438369">
                                                                                                                      <w:marLeft w:val="0"/>
                                                                                                                      <w:marRight w:val="0"/>
                                                                                                                      <w:marTop w:val="0"/>
                                                                                                                      <w:marBottom w:val="0"/>
                                                                                                                      <w:divBdr>
                                                                                                                        <w:top w:val="none" w:sz="0" w:space="0" w:color="auto"/>
                                                                                                                        <w:left w:val="none" w:sz="0" w:space="0" w:color="auto"/>
                                                                                                                        <w:bottom w:val="none" w:sz="0" w:space="0" w:color="auto"/>
                                                                                                                        <w:right w:val="none" w:sz="0" w:space="0" w:color="auto"/>
                                                                                                                      </w:divBdr>
                                                                                                                      <w:divsChild>
                                                                                                                        <w:div w:id="570238784">
                                                                                                                          <w:marLeft w:val="0"/>
                                                                                                                          <w:marRight w:val="0"/>
                                                                                                                          <w:marTop w:val="0"/>
                                                                                                                          <w:marBottom w:val="0"/>
                                                                                                                          <w:divBdr>
                                                                                                                            <w:top w:val="none" w:sz="0" w:space="0" w:color="auto"/>
                                                                                                                            <w:left w:val="none" w:sz="0" w:space="0" w:color="auto"/>
                                                                                                                            <w:bottom w:val="none" w:sz="0" w:space="0" w:color="auto"/>
                                                                                                                            <w:right w:val="none" w:sz="0" w:space="0" w:color="auto"/>
                                                                                                                          </w:divBdr>
                                                                                                                          <w:divsChild>
                                                                                                                            <w:div w:id="398946136">
                                                                                                                              <w:marLeft w:val="0"/>
                                                                                                                              <w:marRight w:val="0"/>
                                                                                                                              <w:marTop w:val="0"/>
                                                                                                                              <w:marBottom w:val="0"/>
                                                                                                                              <w:divBdr>
                                                                                                                                <w:top w:val="none" w:sz="0" w:space="0" w:color="auto"/>
                                                                                                                                <w:left w:val="none" w:sz="0" w:space="0" w:color="auto"/>
                                                                                                                                <w:bottom w:val="none" w:sz="0" w:space="0" w:color="auto"/>
                                                                                                                                <w:right w:val="none" w:sz="0" w:space="0" w:color="auto"/>
                                                                                                                              </w:divBdr>
                                                                                                                              <w:divsChild>
                                                                                                                                <w:div w:id="258682033">
                                                                                                                                  <w:marLeft w:val="0"/>
                                                                                                                                  <w:marRight w:val="0"/>
                                                                                                                                  <w:marTop w:val="0"/>
                                                                                                                                  <w:marBottom w:val="0"/>
                                                                                                                                  <w:divBdr>
                                                                                                                                    <w:top w:val="none" w:sz="0" w:space="0" w:color="auto"/>
                                                                                                                                    <w:left w:val="none" w:sz="0" w:space="0" w:color="auto"/>
                                                                                                                                    <w:bottom w:val="none" w:sz="0" w:space="0" w:color="auto"/>
                                                                                                                                    <w:right w:val="none" w:sz="0" w:space="0" w:color="auto"/>
                                                                                                                                  </w:divBdr>
                                                                                                                                  <w:divsChild>
                                                                                                                                    <w:div w:id="44183686">
                                                                                                                                      <w:marLeft w:val="0"/>
                                                                                                                                      <w:marRight w:val="0"/>
                                                                                                                                      <w:marTop w:val="0"/>
                                                                                                                                      <w:marBottom w:val="0"/>
                                                                                                                                      <w:divBdr>
                                                                                                                                        <w:top w:val="none" w:sz="0" w:space="0" w:color="auto"/>
                                                                                                                                        <w:left w:val="none" w:sz="0" w:space="0" w:color="auto"/>
                                                                                                                                        <w:bottom w:val="none" w:sz="0" w:space="0" w:color="auto"/>
                                                                                                                                        <w:right w:val="none" w:sz="0" w:space="0" w:color="auto"/>
                                                                                                                                      </w:divBdr>
                                                                                                                                      <w:divsChild>
                                                                                                                                        <w:div w:id="1667633176">
                                                                                                                                          <w:marLeft w:val="0"/>
                                                                                                                                          <w:marRight w:val="0"/>
                                                                                                                                          <w:marTop w:val="0"/>
                                                                                                                                          <w:marBottom w:val="0"/>
                                                                                                                                          <w:divBdr>
                                                                                                                                            <w:top w:val="none" w:sz="0" w:space="0" w:color="auto"/>
                                                                                                                                            <w:left w:val="none" w:sz="0" w:space="0" w:color="auto"/>
                                                                                                                                            <w:bottom w:val="none" w:sz="0" w:space="0" w:color="auto"/>
                                                                                                                                            <w:right w:val="none" w:sz="0" w:space="0" w:color="auto"/>
                                                                                                                                          </w:divBdr>
                                                                                                                                          <w:divsChild>
                                                                                                                                            <w:div w:id="2060089555">
                                                                                                                                              <w:marLeft w:val="0"/>
                                                                                                                                              <w:marRight w:val="0"/>
                                                                                                                                              <w:marTop w:val="0"/>
                                                                                                                                              <w:marBottom w:val="0"/>
                                                                                                                                              <w:divBdr>
                                                                                                                                                <w:top w:val="none" w:sz="0" w:space="0" w:color="auto"/>
                                                                                                                                                <w:left w:val="none" w:sz="0" w:space="0" w:color="auto"/>
                                                                                                                                                <w:bottom w:val="none" w:sz="0" w:space="0" w:color="auto"/>
                                                                                                                                                <w:right w:val="none" w:sz="0" w:space="0" w:color="auto"/>
                                                                                                                                              </w:divBdr>
                                                                                                                                              <w:divsChild>
                                                                                                                                                <w:div w:id="1893954294">
                                                                                                                                                  <w:marLeft w:val="0"/>
                                                                                                                                                  <w:marRight w:val="0"/>
                                                                                                                                                  <w:marTop w:val="0"/>
                                                                                                                                                  <w:marBottom w:val="0"/>
                                                                                                                                                  <w:divBdr>
                                                                                                                                                    <w:top w:val="none" w:sz="0" w:space="0" w:color="auto"/>
                                                                                                                                                    <w:left w:val="none" w:sz="0" w:space="0" w:color="auto"/>
                                                                                                                                                    <w:bottom w:val="none" w:sz="0" w:space="0" w:color="auto"/>
                                                                                                                                                    <w:right w:val="none" w:sz="0" w:space="0" w:color="auto"/>
                                                                                                                                                  </w:divBdr>
                                                                                                                                                  <w:divsChild>
                                                                                                                                                    <w:div w:id="59400765">
                                                                                                                                                      <w:marLeft w:val="0"/>
                                                                                                                                                      <w:marRight w:val="0"/>
                                                                                                                                                      <w:marTop w:val="0"/>
                                                                                                                                                      <w:marBottom w:val="0"/>
                                                                                                                                                      <w:divBdr>
                                                                                                                                                        <w:top w:val="none" w:sz="0" w:space="0" w:color="auto"/>
                                                                                                                                                        <w:left w:val="none" w:sz="0" w:space="0" w:color="auto"/>
                                                                                                                                                        <w:bottom w:val="none" w:sz="0" w:space="0" w:color="auto"/>
                                                                                                                                                        <w:right w:val="none" w:sz="0" w:space="0" w:color="auto"/>
                                                                                                                                                      </w:divBdr>
                                                                                                                                                      <w:divsChild>
                                                                                                                                                        <w:div w:id="810562390">
                                                                                                                                                          <w:marLeft w:val="0"/>
                                                                                                                                                          <w:marRight w:val="0"/>
                                                                                                                                                          <w:marTop w:val="0"/>
                                                                                                                                                          <w:marBottom w:val="0"/>
                                                                                                                                                          <w:divBdr>
                                                                                                                                                            <w:top w:val="none" w:sz="0" w:space="0" w:color="auto"/>
                                                                                                                                                            <w:left w:val="none" w:sz="0" w:space="0" w:color="auto"/>
                                                                                                                                                            <w:bottom w:val="none" w:sz="0" w:space="0" w:color="auto"/>
                                                                                                                                                            <w:right w:val="none" w:sz="0" w:space="0" w:color="auto"/>
                                                                                                                                                          </w:divBdr>
                                                                                                                                                          <w:divsChild>
                                                                                                                                                            <w:div w:id="1628393651">
                                                                                                                                                              <w:marLeft w:val="0"/>
                                                                                                                                                              <w:marRight w:val="0"/>
                                                                                                                                                              <w:marTop w:val="0"/>
                                                                                                                                                              <w:marBottom w:val="60"/>
                                                                                                                                                              <w:divBdr>
                                                                                                                                                                <w:top w:val="none" w:sz="0" w:space="0" w:color="auto"/>
                                                                                                                                                                <w:left w:val="none" w:sz="0" w:space="0" w:color="auto"/>
                                                                                                                                                                <w:bottom w:val="none" w:sz="0" w:space="0" w:color="auto"/>
                                                                                                                                                                <w:right w:val="none" w:sz="0" w:space="0" w:color="auto"/>
                                                                                                                                                              </w:divBdr>
                                                                                                                                                              <w:divsChild>
                                                                                                                                                                <w:div w:id="1826974316">
                                                                                                                                                                  <w:marLeft w:val="0"/>
                                                                                                                                                                  <w:marRight w:val="0"/>
                                                                                                                                                                  <w:marTop w:val="0"/>
                                                                                                                                                                  <w:marBottom w:val="0"/>
                                                                                                                                                                  <w:divBdr>
                                                                                                                                                                    <w:top w:val="none" w:sz="0" w:space="0" w:color="auto"/>
                                                                                                                                                                    <w:left w:val="none" w:sz="0" w:space="0" w:color="auto"/>
                                                                                                                                                                    <w:bottom w:val="none" w:sz="0" w:space="0" w:color="auto"/>
                                                                                                                                                                    <w:right w:val="none" w:sz="0" w:space="0" w:color="auto"/>
                                                                                                                                                                  </w:divBdr>
                                                                                                                                                                  <w:divsChild>
                                                                                                                                                                    <w:div w:id="837623116">
                                                                                                                                                                      <w:marLeft w:val="0"/>
                                                                                                                                                                      <w:marRight w:val="0"/>
                                                                                                                                                                      <w:marTop w:val="0"/>
                                                                                                                                                                      <w:marBottom w:val="0"/>
                                                                                                                                                                      <w:divBdr>
                                                                                                                                                                        <w:top w:val="none" w:sz="0" w:space="0" w:color="auto"/>
                                                                                                                                                                        <w:left w:val="none" w:sz="0" w:space="0" w:color="auto"/>
                                                                                                                                                                        <w:bottom w:val="none" w:sz="0" w:space="0" w:color="auto"/>
                                                                                                                                                                        <w:right w:val="none" w:sz="0" w:space="0" w:color="auto"/>
                                                                                                                                                                      </w:divBdr>
                                                                                                                                                                      <w:divsChild>
                                                                                                                                                                        <w:div w:id="643004643">
                                                                                                                                                                          <w:marLeft w:val="0"/>
                                                                                                                                                                          <w:marRight w:val="0"/>
                                                                                                                                                                          <w:marTop w:val="0"/>
                                                                                                                                                                          <w:marBottom w:val="0"/>
                                                                                                                                                                          <w:divBdr>
                                                                                                                                                                            <w:top w:val="none" w:sz="0" w:space="0" w:color="auto"/>
                                                                                                                                                                            <w:left w:val="none" w:sz="0" w:space="0" w:color="auto"/>
                                                                                                                                                                            <w:bottom w:val="none" w:sz="0" w:space="0" w:color="auto"/>
                                                                                                                                                                            <w:right w:val="none" w:sz="0" w:space="0" w:color="auto"/>
                                                                                                                                                                          </w:divBdr>
                                                                                                                                                                        </w:div>
                                                                                                                                                                        <w:div w:id="1146161671">
                                                                                                                                                                          <w:marLeft w:val="0"/>
                                                                                                                                                                          <w:marRight w:val="0"/>
                                                                                                                                                                          <w:marTop w:val="0"/>
                                                                                                                                                                          <w:marBottom w:val="0"/>
                                                                                                                                                                          <w:divBdr>
                                                                                                                                                                            <w:top w:val="none" w:sz="0" w:space="0" w:color="auto"/>
                                                                                                                                                                            <w:left w:val="none" w:sz="0" w:space="0" w:color="auto"/>
                                                                                                                                                                            <w:bottom w:val="none" w:sz="0" w:space="0" w:color="auto"/>
                                                                                                                                                                            <w:right w:val="none" w:sz="0" w:space="0" w:color="auto"/>
                                                                                                                                                                          </w:divBdr>
                                                                                                                                                                        </w:div>
                                                                                                                                                                        <w:div w:id="1052536068">
                                                                                                                                                                          <w:marLeft w:val="0"/>
                                                                                                                                                                          <w:marRight w:val="0"/>
                                                                                                                                                                          <w:marTop w:val="0"/>
                                                                                                                                                                          <w:marBottom w:val="0"/>
                                                                                                                                                                          <w:divBdr>
                                                                                                                                                                            <w:top w:val="none" w:sz="0" w:space="0" w:color="auto"/>
                                                                                                                                                                            <w:left w:val="none" w:sz="0" w:space="0" w:color="auto"/>
                                                                                                                                                                            <w:bottom w:val="none" w:sz="0" w:space="0" w:color="auto"/>
                                                                                                                                                                            <w:right w:val="none" w:sz="0" w:space="0" w:color="auto"/>
                                                                                                                                                                          </w:divBdr>
                                                                                                                                                                        </w:div>
                                                                                                                                                                        <w:div w:id="1834444138">
                                                                                                                                                                          <w:marLeft w:val="0"/>
                                                                                                                                                                          <w:marRight w:val="0"/>
                                                                                                                                                                          <w:marTop w:val="0"/>
                                                                                                                                                                          <w:marBottom w:val="0"/>
                                                                                                                                                                          <w:divBdr>
                                                                                                                                                                            <w:top w:val="none" w:sz="0" w:space="0" w:color="auto"/>
                                                                                                                                                                            <w:left w:val="none" w:sz="0" w:space="0" w:color="auto"/>
                                                                                                                                                                            <w:bottom w:val="none" w:sz="0" w:space="0" w:color="auto"/>
                                                                                                                                                                            <w:right w:val="none" w:sz="0" w:space="0" w:color="auto"/>
                                                                                                                                                                          </w:divBdr>
                                                                                                                                                                        </w:div>
                                                                                                                                                                      </w:divsChild>
                                                                                                                                                                    </w:div>
                                                                                                                                                                    <w:div w:id="566494161">
                                                                                                                                                                      <w:marLeft w:val="0"/>
                                                                                                                                                                      <w:marRight w:val="0"/>
                                                                                                                                                                      <w:marTop w:val="0"/>
                                                                                                                                                                      <w:marBottom w:val="0"/>
                                                                                                                                                                      <w:divBdr>
                                                                                                                                                                        <w:top w:val="none" w:sz="0" w:space="0" w:color="auto"/>
                                                                                                                                                                        <w:left w:val="none" w:sz="0" w:space="0" w:color="auto"/>
                                                                                                                                                                        <w:bottom w:val="none" w:sz="0" w:space="0" w:color="auto"/>
                                                                                                                                                                        <w:right w:val="none" w:sz="0" w:space="0" w:color="auto"/>
                                                                                                                                                                      </w:divBdr>
                                                                                                                                                                      <w:divsChild>
                                                                                                                                                                        <w:div w:id="996956821">
                                                                                                                                                                          <w:marLeft w:val="0"/>
                                                                                                                                                                          <w:marRight w:val="0"/>
                                                                                                                                                                          <w:marTop w:val="0"/>
                                                                                                                                                                          <w:marBottom w:val="0"/>
                                                                                                                                                                          <w:divBdr>
                                                                                                                                                                            <w:top w:val="none" w:sz="0" w:space="0" w:color="auto"/>
                                                                                                                                                                            <w:left w:val="none" w:sz="0" w:space="0" w:color="auto"/>
                                                                                                                                                                            <w:bottom w:val="none" w:sz="0" w:space="0" w:color="auto"/>
                                                                                                                                                                            <w:right w:val="none" w:sz="0" w:space="0" w:color="auto"/>
                                                                                                                                                                          </w:divBdr>
                                                                                                                                                                          <w:divsChild>
                                                                                                                                                                            <w:div w:id="1962149743">
                                                                                                                                                                              <w:marLeft w:val="0"/>
                                                                                                                                                                              <w:marRight w:val="0"/>
                                                                                                                                                                              <w:marTop w:val="0"/>
                                                                                                                                                                              <w:marBottom w:val="0"/>
                                                                                                                                                                              <w:divBdr>
                                                                                                                                                                                <w:top w:val="none" w:sz="0" w:space="0" w:color="auto"/>
                                                                                                                                                                                <w:left w:val="none" w:sz="0" w:space="0" w:color="auto"/>
                                                                                                                                                                                <w:bottom w:val="none" w:sz="0" w:space="0" w:color="auto"/>
                                                                                                                                                                                <w:right w:val="none" w:sz="0" w:space="0" w:color="auto"/>
                                                                                                                                                                              </w:divBdr>
                                                                                                                                                                              <w:divsChild>
                                                                                                                                                                                <w:div w:id="1888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447060">
                                                                                                                                                              <w:marLeft w:val="0"/>
                                                                                                                                                              <w:marRight w:val="0"/>
                                                                                                                                                              <w:marTop w:val="0"/>
                                                                                                                                                              <w:marBottom w:val="0"/>
                                                                                                                                                              <w:divBdr>
                                                                                                                                                                <w:top w:val="none" w:sz="0" w:space="0" w:color="auto"/>
                                                                                                                                                                <w:left w:val="none" w:sz="0" w:space="0" w:color="auto"/>
                                                                                                                                                                <w:bottom w:val="none" w:sz="0" w:space="0" w:color="auto"/>
                                                                                                                                                                <w:right w:val="none" w:sz="0" w:space="0" w:color="auto"/>
                                                                                                                                                              </w:divBdr>
                                                                                                                                                              <w:divsChild>
                                                                                                                                                                <w:div w:id="1899394272">
                                                                                                                                                                  <w:marLeft w:val="0"/>
                                                                                                                                                                  <w:marRight w:val="0"/>
                                                                                                                                                                  <w:marTop w:val="0"/>
                                                                                                                                                                  <w:marBottom w:val="0"/>
                                                                                                                                                                  <w:divBdr>
                                                                                                                                                                    <w:top w:val="none" w:sz="0" w:space="0" w:color="auto"/>
                                                                                                                                                                    <w:left w:val="none" w:sz="0" w:space="0" w:color="auto"/>
                                                                                                                                                                    <w:bottom w:val="none" w:sz="0" w:space="0" w:color="auto"/>
                                                                                                                                                                    <w:right w:val="none" w:sz="0" w:space="0" w:color="auto"/>
                                                                                                                                                                  </w:divBdr>
                                                                                                                                                                  <w:divsChild>
                                                                                                                                                                    <w:div w:id="2106228094">
                                                                                                                                                                      <w:marLeft w:val="0"/>
                                                                                                                                                                      <w:marRight w:val="0"/>
                                                                                                                                                                      <w:marTop w:val="0"/>
                                                                                                                                                                      <w:marBottom w:val="0"/>
                                                                                                                                                                      <w:divBdr>
                                                                                                                                                                        <w:top w:val="none" w:sz="0" w:space="0" w:color="auto"/>
                                                                                                                                                                        <w:left w:val="none" w:sz="0" w:space="0" w:color="auto"/>
                                                                                                                                                                        <w:bottom w:val="none" w:sz="0" w:space="0" w:color="auto"/>
                                                                                                                                                                        <w:right w:val="none" w:sz="0" w:space="0" w:color="auto"/>
                                                                                                                                                                      </w:divBdr>
                                                                                                                                                                      <w:divsChild>
                                                                                                                                                                        <w:div w:id="2000116913">
                                                                                                                                                                          <w:marLeft w:val="0"/>
                                                                                                                                                                          <w:marRight w:val="0"/>
                                                                                                                                                                          <w:marTop w:val="0"/>
                                                                                                                                                                          <w:marBottom w:val="0"/>
                                                                                                                                                                          <w:divBdr>
                                                                                                                                                                            <w:top w:val="none" w:sz="0" w:space="0" w:color="auto"/>
                                                                                                                                                                            <w:left w:val="none" w:sz="0" w:space="0" w:color="auto"/>
                                                                                                                                                                            <w:bottom w:val="none" w:sz="0" w:space="0" w:color="auto"/>
                                                                                                                                                                            <w:right w:val="none" w:sz="0" w:space="0" w:color="auto"/>
                                                                                                                                                                          </w:divBdr>
                                                                                                                                                                          <w:divsChild>
                                                                                                                                                                            <w:div w:id="563028504">
                                                                                                                                                                              <w:marLeft w:val="0"/>
                                                                                                                                                                              <w:marRight w:val="0"/>
                                                                                                                                                                              <w:marTop w:val="0"/>
                                                                                                                                                                              <w:marBottom w:val="0"/>
                                                                                                                                                                              <w:divBdr>
                                                                                                                                                                                <w:top w:val="none" w:sz="0" w:space="0" w:color="auto"/>
                                                                                                                                                                                <w:left w:val="none" w:sz="0" w:space="0" w:color="auto"/>
                                                                                                                                                                                <w:bottom w:val="none" w:sz="0" w:space="0" w:color="auto"/>
                                                                                                                                                                                <w:right w:val="none" w:sz="0" w:space="0" w:color="auto"/>
                                                                                                                                                                              </w:divBdr>
                                                                                                                                                                              <w:divsChild>
                                                                                                                                                                                <w:div w:id="19197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8116">
                                                                                                                                                                          <w:marLeft w:val="0"/>
                                                                                                                                                                          <w:marRight w:val="0"/>
                                                                                                                                                                          <w:marTop w:val="0"/>
                                                                                                                                                                          <w:marBottom w:val="0"/>
                                                                                                                                                                          <w:divBdr>
                                                                                                                                                                            <w:top w:val="none" w:sz="0" w:space="0" w:color="auto"/>
                                                                                                                                                                            <w:left w:val="none" w:sz="0" w:space="0" w:color="auto"/>
                                                                                                                                                                            <w:bottom w:val="none" w:sz="0" w:space="0" w:color="auto"/>
                                                                                                                                                                            <w:right w:val="none" w:sz="0" w:space="0" w:color="auto"/>
                                                                                                                                                                          </w:divBdr>
                                                                                                                                                                          <w:divsChild>
                                                                                                                                                                            <w:div w:id="1354381349">
                                                                                                                                                                              <w:marLeft w:val="0"/>
                                                                                                                                                                              <w:marRight w:val="0"/>
                                                                                                                                                                              <w:marTop w:val="0"/>
                                                                                                                                                                              <w:marBottom w:val="0"/>
                                                                                                                                                                              <w:divBdr>
                                                                                                                                                                                <w:top w:val="none" w:sz="0" w:space="0" w:color="auto"/>
                                                                                                                                                                                <w:left w:val="none" w:sz="0" w:space="0" w:color="auto"/>
                                                                                                                                                                                <w:bottom w:val="none" w:sz="0" w:space="0" w:color="auto"/>
                                                                                                                                                                                <w:right w:val="none" w:sz="0" w:space="0" w:color="auto"/>
                                                                                                                                                                              </w:divBdr>
                                                                                                                                                                              <w:divsChild>
                                                                                                                                                                                <w:div w:id="126165016">
                                                                                                                                                                                  <w:marLeft w:val="0"/>
                                                                                                                                                                                  <w:marRight w:val="0"/>
                                                                                                                                                                                  <w:marTop w:val="0"/>
                                                                                                                                                                                  <w:marBottom w:val="0"/>
                                                                                                                                                                                  <w:divBdr>
                                                                                                                                                                                    <w:top w:val="none" w:sz="0" w:space="0" w:color="auto"/>
                                                                                                                                                                                    <w:left w:val="none" w:sz="0" w:space="0" w:color="auto"/>
                                                                                                                                                                                    <w:bottom w:val="none" w:sz="0" w:space="0" w:color="auto"/>
                                                                                                                                                                                    <w:right w:val="none" w:sz="0" w:space="0" w:color="auto"/>
                                                                                                                                                                                  </w:divBdr>
                                                                                                                                                                                  <w:divsChild>
                                                                                                                                                                                    <w:div w:id="2180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7377332">
                                                                                          <w:marLeft w:val="0"/>
                                                                                          <w:marRight w:val="0"/>
                                                                                          <w:marTop w:val="0"/>
                                                                                          <w:marBottom w:val="0"/>
                                                                                          <w:divBdr>
                                                                                            <w:top w:val="none" w:sz="0" w:space="0" w:color="auto"/>
                                                                                            <w:left w:val="none" w:sz="0" w:space="0" w:color="auto"/>
                                                                                            <w:bottom w:val="none" w:sz="0" w:space="0" w:color="auto"/>
                                                                                            <w:right w:val="none" w:sz="0" w:space="0" w:color="auto"/>
                                                                                          </w:divBdr>
                                                                                          <w:divsChild>
                                                                                            <w:div w:id="1371686730">
                                                                                              <w:marLeft w:val="0"/>
                                                                                              <w:marRight w:val="0"/>
                                                                                              <w:marTop w:val="0"/>
                                                                                              <w:marBottom w:val="0"/>
                                                                                              <w:divBdr>
                                                                                                <w:top w:val="none" w:sz="0" w:space="0" w:color="auto"/>
                                                                                                <w:left w:val="none" w:sz="0" w:space="0" w:color="auto"/>
                                                                                                <w:bottom w:val="none" w:sz="0" w:space="0" w:color="auto"/>
                                                                                                <w:right w:val="none" w:sz="0" w:space="0" w:color="auto"/>
                                                                                              </w:divBdr>
                                                                                              <w:divsChild>
                                                                                                <w:div w:id="1629125396">
                                                                                                  <w:marLeft w:val="0"/>
                                                                                                  <w:marRight w:val="0"/>
                                                                                                  <w:marTop w:val="0"/>
                                                                                                  <w:marBottom w:val="0"/>
                                                                                                  <w:divBdr>
                                                                                                    <w:top w:val="none" w:sz="0" w:space="0" w:color="auto"/>
                                                                                                    <w:left w:val="none" w:sz="0" w:space="0" w:color="auto"/>
                                                                                                    <w:bottom w:val="none" w:sz="0" w:space="0" w:color="auto"/>
                                                                                                    <w:right w:val="none" w:sz="0" w:space="0" w:color="auto"/>
                                                                                                  </w:divBdr>
                                                                                                  <w:divsChild>
                                                                                                    <w:div w:id="678309430">
                                                                                                      <w:marLeft w:val="0"/>
                                                                                                      <w:marRight w:val="0"/>
                                                                                                      <w:marTop w:val="0"/>
                                                                                                      <w:marBottom w:val="0"/>
                                                                                                      <w:divBdr>
                                                                                                        <w:top w:val="none" w:sz="0" w:space="0" w:color="auto"/>
                                                                                                        <w:left w:val="none" w:sz="0" w:space="0" w:color="auto"/>
                                                                                                        <w:bottom w:val="none" w:sz="0" w:space="0" w:color="auto"/>
                                                                                                        <w:right w:val="none" w:sz="0" w:space="0" w:color="auto"/>
                                                                                                      </w:divBdr>
                                                                                                      <w:divsChild>
                                                                                                        <w:div w:id="972173380">
                                                                                                          <w:marLeft w:val="0"/>
                                                                                                          <w:marRight w:val="0"/>
                                                                                                          <w:marTop w:val="0"/>
                                                                                                          <w:marBottom w:val="0"/>
                                                                                                          <w:divBdr>
                                                                                                            <w:top w:val="none" w:sz="0" w:space="0" w:color="auto"/>
                                                                                                            <w:left w:val="none" w:sz="0" w:space="0" w:color="auto"/>
                                                                                                            <w:bottom w:val="none" w:sz="0" w:space="0" w:color="auto"/>
                                                                                                            <w:right w:val="none" w:sz="0" w:space="0" w:color="auto"/>
                                                                                                          </w:divBdr>
                                                                                                          <w:divsChild>
                                                                                                            <w:div w:id="1723480383">
                                                                                                              <w:marLeft w:val="0"/>
                                                                                                              <w:marRight w:val="0"/>
                                                                                                              <w:marTop w:val="0"/>
                                                                                                              <w:marBottom w:val="0"/>
                                                                                                              <w:divBdr>
                                                                                                                <w:top w:val="none" w:sz="0" w:space="0" w:color="auto"/>
                                                                                                                <w:left w:val="none" w:sz="0" w:space="0" w:color="auto"/>
                                                                                                                <w:bottom w:val="none" w:sz="0" w:space="0" w:color="auto"/>
                                                                                                                <w:right w:val="none" w:sz="0" w:space="0" w:color="auto"/>
                                                                                                              </w:divBdr>
                                                                                                              <w:divsChild>
                                                                                                                <w:div w:id="7644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8036848">
                          <w:marLeft w:val="0"/>
                          <w:marRight w:val="0"/>
                          <w:marTop w:val="0"/>
                          <w:marBottom w:val="0"/>
                          <w:divBdr>
                            <w:top w:val="none" w:sz="0" w:space="0" w:color="auto"/>
                            <w:left w:val="none" w:sz="0" w:space="0" w:color="auto"/>
                            <w:bottom w:val="none" w:sz="0" w:space="0" w:color="auto"/>
                            <w:right w:val="none" w:sz="0" w:space="0" w:color="auto"/>
                          </w:divBdr>
                          <w:divsChild>
                            <w:div w:id="146673744">
                              <w:marLeft w:val="0"/>
                              <w:marRight w:val="0"/>
                              <w:marTop w:val="0"/>
                              <w:marBottom w:val="0"/>
                              <w:divBdr>
                                <w:top w:val="none" w:sz="0" w:space="0" w:color="auto"/>
                                <w:left w:val="none" w:sz="0" w:space="0" w:color="auto"/>
                                <w:bottom w:val="none" w:sz="0" w:space="0" w:color="auto"/>
                                <w:right w:val="none" w:sz="0" w:space="0" w:color="auto"/>
                              </w:divBdr>
                              <w:divsChild>
                                <w:div w:id="888537208">
                                  <w:marLeft w:val="0"/>
                                  <w:marRight w:val="0"/>
                                  <w:marTop w:val="0"/>
                                  <w:marBottom w:val="0"/>
                                  <w:divBdr>
                                    <w:top w:val="none" w:sz="0" w:space="0" w:color="auto"/>
                                    <w:left w:val="none" w:sz="0" w:space="0" w:color="auto"/>
                                    <w:bottom w:val="none" w:sz="0" w:space="0" w:color="auto"/>
                                    <w:right w:val="none" w:sz="0" w:space="0" w:color="auto"/>
                                  </w:divBdr>
                                  <w:divsChild>
                                    <w:div w:id="1505633854">
                                      <w:marLeft w:val="0"/>
                                      <w:marRight w:val="0"/>
                                      <w:marTop w:val="0"/>
                                      <w:marBottom w:val="0"/>
                                      <w:divBdr>
                                        <w:top w:val="none" w:sz="0" w:space="0" w:color="auto"/>
                                        <w:left w:val="none" w:sz="0" w:space="0" w:color="auto"/>
                                        <w:bottom w:val="none" w:sz="0" w:space="0" w:color="auto"/>
                                        <w:right w:val="none" w:sz="0" w:space="0" w:color="auto"/>
                                      </w:divBdr>
                                      <w:divsChild>
                                        <w:div w:id="582496288">
                                          <w:marLeft w:val="0"/>
                                          <w:marRight w:val="0"/>
                                          <w:marTop w:val="0"/>
                                          <w:marBottom w:val="0"/>
                                          <w:divBdr>
                                            <w:top w:val="none" w:sz="0" w:space="0" w:color="auto"/>
                                            <w:left w:val="none" w:sz="0" w:space="0" w:color="auto"/>
                                            <w:bottom w:val="none" w:sz="0" w:space="0" w:color="auto"/>
                                            <w:right w:val="none" w:sz="0" w:space="0" w:color="auto"/>
                                          </w:divBdr>
                                          <w:divsChild>
                                            <w:div w:id="263538186">
                                              <w:marLeft w:val="0"/>
                                              <w:marRight w:val="0"/>
                                              <w:marTop w:val="0"/>
                                              <w:marBottom w:val="0"/>
                                              <w:divBdr>
                                                <w:top w:val="none" w:sz="0" w:space="0" w:color="auto"/>
                                                <w:left w:val="none" w:sz="0" w:space="0" w:color="auto"/>
                                                <w:bottom w:val="none" w:sz="0" w:space="0" w:color="auto"/>
                                                <w:right w:val="none" w:sz="0" w:space="0" w:color="auto"/>
                                              </w:divBdr>
                                              <w:divsChild>
                                                <w:div w:id="732116673">
                                                  <w:marLeft w:val="0"/>
                                                  <w:marRight w:val="0"/>
                                                  <w:marTop w:val="0"/>
                                                  <w:marBottom w:val="0"/>
                                                  <w:divBdr>
                                                    <w:top w:val="none" w:sz="0" w:space="0" w:color="auto"/>
                                                    <w:left w:val="none" w:sz="0" w:space="0" w:color="auto"/>
                                                    <w:bottom w:val="none" w:sz="0" w:space="0" w:color="auto"/>
                                                    <w:right w:val="none" w:sz="0" w:space="0" w:color="auto"/>
                                                  </w:divBdr>
                                                  <w:divsChild>
                                                    <w:div w:id="187939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45082">
                                              <w:marLeft w:val="0"/>
                                              <w:marRight w:val="0"/>
                                              <w:marTop w:val="0"/>
                                              <w:marBottom w:val="0"/>
                                              <w:divBdr>
                                                <w:top w:val="none" w:sz="0" w:space="0" w:color="auto"/>
                                                <w:left w:val="none" w:sz="0" w:space="0" w:color="auto"/>
                                                <w:bottom w:val="none" w:sz="0" w:space="0" w:color="auto"/>
                                                <w:right w:val="none" w:sz="0" w:space="0" w:color="auto"/>
                                              </w:divBdr>
                                              <w:divsChild>
                                                <w:div w:id="1074159966">
                                                  <w:marLeft w:val="0"/>
                                                  <w:marRight w:val="0"/>
                                                  <w:marTop w:val="0"/>
                                                  <w:marBottom w:val="0"/>
                                                  <w:divBdr>
                                                    <w:top w:val="none" w:sz="0" w:space="0" w:color="auto"/>
                                                    <w:left w:val="none" w:sz="0" w:space="0" w:color="auto"/>
                                                    <w:bottom w:val="none" w:sz="0" w:space="0" w:color="auto"/>
                                                    <w:right w:val="none" w:sz="0" w:space="0" w:color="auto"/>
                                                  </w:divBdr>
                                                  <w:divsChild>
                                                    <w:div w:id="251743366">
                                                      <w:marLeft w:val="0"/>
                                                      <w:marRight w:val="0"/>
                                                      <w:marTop w:val="0"/>
                                                      <w:marBottom w:val="0"/>
                                                      <w:divBdr>
                                                        <w:top w:val="none" w:sz="0" w:space="0" w:color="auto"/>
                                                        <w:left w:val="none" w:sz="0" w:space="0" w:color="auto"/>
                                                        <w:bottom w:val="none" w:sz="0" w:space="0" w:color="auto"/>
                                                        <w:right w:val="none" w:sz="0" w:space="0" w:color="auto"/>
                                                      </w:divBdr>
                                                    </w:div>
                                                    <w:div w:id="15071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21215">
                                          <w:marLeft w:val="0"/>
                                          <w:marRight w:val="0"/>
                                          <w:marTop w:val="0"/>
                                          <w:marBottom w:val="0"/>
                                          <w:divBdr>
                                            <w:top w:val="none" w:sz="0" w:space="0" w:color="auto"/>
                                            <w:left w:val="none" w:sz="0" w:space="0" w:color="auto"/>
                                            <w:bottom w:val="none" w:sz="0" w:space="0" w:color="auto"/>
                                            <w:right w:val="none" w:sz="0" w:space="0" w:color="auto"/>
                                          </w:divBdr>
                                          <w:divsChild>
                                            <w:div w:id="1925256232">
                                              <w:marLeft w:val="0"/>
                                              <w:marRight w:val="0"/>
                                              <w:marTop w:val="0"/>
                                              <w:marBottom w:val="0"/>
                                              <w:divBdr>
                                                <w:top w:val="none" w:sz="0" w:space="0" w:color="auto"/>
                                                <w:left w:val="none" w:sz="0" w:space="0" w:color="auto"/>
                                                <w:bottom w:val="none" w:sz="0" w:space="0" w:color="auto"/>
                                                <w:right w:val="none" w:sz="0" w:space="0" w:color="auto"/>
                                              </w:divBdr>
                                              <w:divsChild>
                                                <w:div w:id="148787752">
                                                  <w:marLeft w:val="0"/>
                                                  <w:marRight w:val="0"/>
                                                  <w:marTop w:val="0"/>
                                                  <w:marBottom w:val="0"/>
                                                  <w:divBdr>
                                                    <w:top w:val="none" w:sz="0" w:space="0" w:color="auto"/>
                                                    <w:left w:val="none" w:sz="0" w:space="0" w:color="auto"/>
                                                    <w:bottom w:val="none" w:sz="0" w:space="0" w:color="auto"/>
                                                    <w:right w:val="none" w:sz="0" w:space="0" w:color="auto"/>
                                                  </w:divBdr>
                                                  <w:divsChild>
                                                    <w:div w:id="761611259">
                                                      <w:marLeft w:val="0"/>
                                                      <w:marRight w:val="0"/>
                                                      <w:marTop w:val="0"/>
                                                      <w:marBottom w:val="0"/>
                                                      <w:divBdr>
                                                        <w:top w:val="none" w:sz="0" w:space="0" w:color="auto"/>
                                                        <w:left w:val="none" w:sz="0" w:space="0" w:color="auto"/>
                                                        <w:bottom w:val="none" w:sz="0" w:space="0" w:color="auto"/>
                                                        <w:right w:val="none" w:sz="0" w:space="0" w:color="auto"/>
                                                      </w:divBdr>
                                                      <w:divsChild>
                                                        <w:div w:id="2114398118">
                                                          <w:marLeft w:val="0"/>
                                                          <w:marRight w:val="0"/>
                                                          <w:marTop w:val="0"/>
                                                          <w:marBottom w:val="0"/>
                                                          <w:divBdr>
                                                            <w:top w:val="none" w:sz="0" w:space="0" w:color="auto"/>
                                                            <w:left w:val="none" w:sz="0" w:space="0" w:color="auto"/>
                                                            <w:bottom w:val="none" w:sz="0" w:space="0" w:color="auto"/>
                                                            <w:right w:val="none" w:sz="0" w:space="0" w:color="auto"/>
                                                          </w:divBdr>
                                                          <w:divsChild>
                                                            <w:div w:id="11999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873217">
                                                  <w:marLeft w:val="0"/>
                                                  <w:marRight w:val="0"/>
                                                  <w:marTop w:val="0"/>
                                                  <w:marBottom w:val="0"/>
                                                  <w:divBdr>
                                                    <w:top w:val="none" w:sz="0" w:space="0" w:color="auto"/>
                                                    <w:left w:val="none" w:sz="0" w:space="0" w:color="auto"/>
                                                    <w:bottom w:val="none" w:sz="0" w:space="0" w:color="auto"/>
                                                    <w:right w:val="none" w:sz="0" w:space="0" w:color="auto"/>
                                                  </w:divBdr>
                                                  <w:divsChild>
                                                    <w:div w:id="1974673473">
                                                      <w:marLeft w:val="0"/>
                                                      <w:marRight w:val="0"/>
                                                      <w:marTop w:val="0"/>
                                                      <w:marBottom w:val="0"/>
                                                      <w:divBdr>
                                                        <w:top w:val="none" w:sz="0" w:space="0" w:color="auto"/>
                                                        <w:left w:val="none" w:sz="0" w:space="0" w:color="auto"/>
                                                        <w:bottom w:val="none" w:sz="0" w:space="0" w:color="auto"/>
                                                        <w:right w:val="none" w:sz="0" w:space="0" w:color="auto"/>
                                                      </w:divBdr>
                                                      <w:divsChild>
                                                        <w:div w:id="491021065">
                                                          <w:marLeft w:val="0"/>
                                                          <w:marRight w:val="0"/>
                                                          <w:marTop w:val="0"/>
                                                          <w:marBottom w:val="0"/>
                                                          <w:divBdr>
                                                            <w:top w:val="none" w:sz="0" w:space="0" w:color="auto"/>
                                                            <w:left w:val="none" w:sz="0" w:space="0" w:color="auto"/>
                                                            <w:bottom w:val="none" w:sz="0" w:space="0" w:color="auto"/>
                                                            <w:right w:val="none" w:sz="0" w:space="0" w:color="auto"/>
                                                          </w:divBdr>
                                                          <w:divsChild>
                                                            <w:div w:id="151927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073243">
                                                  <w:marLeft w:val="0"/>
                                                  <w:marRight w:val="0"/>
                                                  <w:marTop w:val="0"/>
                                                  <w:marBottom w:val="0"/>
                                                  <w:divBdr>
                                                    <w:top w:val="none" w:sz="0" w:space="0" w:color="auto"/>
                                                    <w:left w:val="none" w:sz="0" w:space="0" w:color="auto"/>
                                                    <w:bottom w:val="none" w:sz="0" w:space="0" w:color="auto"/>
                                                    <w:right w:val="none" w:sz="0" w:space="0" w:color="auto"/>
                                                  </w:divBdr>
                                                  <w:divsChild>
                                                    <w:div w:id="384642807">
                                                      <w:marLeft w:val="0"/>
                                                      <w:marRight w:val="0"/>
                                                      <w:marTop w:val="0"/>
                                                      <w:marBottom w:val="0"/>
                                                      <w:divBdr>
                                                        <w:top w:val="none" w:sz="0" w:space="0" w:color="auto"/>
                                                        <w:left w:val="none" w:sz="0" w:space="0" w:color="auto"/>
                                                        <w:bottom w:val="none" w:sz="0" w:space="0" w:color="auto"/>
                                                        <w:right w:val="none" w:sz="0" w:space="0" w:color="auto"/>
                                                      </w:divBdr>
                                                      <w:divsChild>
                                                        <w:div w:id="113652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3985">
                                                  <w:marLeft w:val="0"/>
                                                  <w:marRight w:val="0"/>
                                                  <w:marTop w:val="0"/>
                                                  <w:marBottom w:val="0"/>
                                                  <w:divBdr>
                                                    <w:top w:val="none" w:sz="0" w:space="0" w:color="auto"/>
                                                    <w:left w:val="none" w:sz="0" w:space="0" w:color="auto"/>
                                                    <w:bottom w:val="none" w:sz="0" w:space="0" w:color="auto"/>
                                                    <w:right w:val="none" w:sz="0" w:space="0" w:color="auto"/>
                                                  </w:divBdr>
                                                  <w:divsChild>
                                                    <w:div w:id="1703820808">
                                                      <w:marLeft w:val="0"/>
                                                      <w:marRight w:val="0"/>
                                                      <w:marTop w:val="0"/>
                                                      <w:marBottom w:val="0"/>
                                                      <w:divBdr>
                                                        <w:top w:val="none" w:sz="0" w:space="0" w:color="auto"/>
                                                        <w:left w:val="none" w:sz="0" w:space="0" w:color="auto"/>
                                                        <w:bottom w:val="none" w:sz="0" w:space="0" w:color="auto"/>
                                                        <w:right w:val="none" w:sz="0" w:space="0" w:color="auto"/>
                                                      </w:divBdr>
                                                      <w:divsChild>
                                                        <w:div w:id="63375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3520">
                                                  <w:marLeft w:val="0"/>
                                                  <w:marRight w:val="0"/>
                                                  <w:marTop w:val="0"/>
                                                  <w:marBottom w:val="0"/>
                                                  <w:divBdr>
                                                    <w:top w:val="none" w:sz="0" w:space="0" w:color="auto"/>
                                                    <w:left w:val="none" w:sz="0" w:space="0" w:color="auto"/>
                                                    <w:bottom w:val="none" w:sz="0" w:space="0" w:color="auto"/>
                                                    <w:right w:val="none" w:sz="0" w:space="0" w:color="auto"/>
                                                  </w:divBdr>
                                                  <w:divsChild>
                                                    <w:div w:id="1989549593">
                                                      <w:marLeft w:val="0"/>
                                                      <w:marRight w:val="0"/>
                                                      <w:marTop w:val="0"/>
                                                      <w:marBottom w:val="0"/>
                                                      <w:divBdr>
                                                        <w:top w:val="none" w:sz="0" w:space="0" w:color="auto"/>
                                                        <w:left w:val="none" w:sz="0" w:space="0" w:color="auto"/>
                                                        <w:bottom w:val="none" w:sz="0" w:space="0" w:color="auto"/>
                                                        <w:right w:val="none" w:sz="0" w:space="0" w:color="auto"/>
                                                      </w:divBdr>
                                                      <w:divsChild>
                                                        <w:div w:id="693770481">
                                                          <w:marLeft w:val="0"/>
                                                          <w:marRight w:val="0"/>
                                                          <w:marTop w:val="0"/>
                                                          <w:marBottom w:val="0"/>
                                                          <w:divBdr>
                                                            <w:top w:val="none" w:sz="0" w:space="0" w:color="auto"/>
                                                            <w:left w:val="none" w:sz="0" w:space="0" w:color="auto"/>
                                                            <w:bottom w:val="none" w:sz="0" w:space="0" w:color="auto"/>
                                                            <w:right w:val="none" w:sz="0" w:space="0" w:color="auto"/>
                                                          </w:divBdr>
                                                          <w:divsChild>
                                                            <w:div w:id="12459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834419">
                                                  <w:marLeft w:val="0"/>
                                                  <w:marRight w:val="0"/>
                                                  <w:marTop w:val="0"/>
                                                  <w:marBottom w:val="0"/>
                                                  <w:divBdr>
                                                    <w:top w:val="none" w:sz="0" w:space="0" w:color="auto"/>
                                                    <w:left w:val="none" w:sz="0" w:space="0" w:color="auto"/>
                                                    <w:bottom w:val="none" w:sz="0" w:space="0" w:color="auto"/>
                                                    <w:right w:val="none" w:sz="0" w:space="0" w:color="auto"/>
                                                  </w:divBdr>
                                                  <w:divsChild>
                                                    <w:div w:id="1008018218">
                                                      <w:marLeft w:val="0"/>
                                                      <w:marRight w:val="0"/>
                                                      <w:marTop w:val="0"/>
                                                      <w:marBottom w:val="0"/>
                                                      <w:divBdr>
                                                        <w:top w:val="none" w:sz="0" w:space="0" w:color="auto"/>
                                                        <w:left w:val="none" w:sz="0" w:space="0" w:color="auto"/>
                                                        <w:bottom w:val="none" w:sz="0" w:space="0" w:color="auto"/>
                                                        <w:right w:val="none" w:sz="0" w:space="0" w:color="auto"/>
                                                      </w:divBdr>
                                                      <w:divsChild>
                                                        <w:div w:id="13423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043690">
          <w:marLeft w:val="0"/>
          <w:marRight w:val="0"/>
          <w:marTop w:val="0"/>
          <w:marBottom w:val="0"/>
          <w:divBdr>
            <w:top w:val="none" w:sz="0" w:space="0" w:color="auto"/>
            <w:left w:val="none" w:sz="0" w:space="0" w:color="auto"/>
            <w:bottom w:val="none" w:sz="0" w:space="0" w:color="auto"/>
            <w:right w:val="none" w:sz="0" w:space="0" w:color="auto"/>
          </w:divBdr>
          <w:divsChild>
            <w:div w:id="9475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2654">
      <w:bodyDiv w:val="1"/>
      <w:marLeft w:val="0"/>
      <w:marRight w:val="0"/>
      <w:marTop w:val="0"/>
      <w:marBottom w:val="0"/>
      <w:divBdr>
        <w:top w:val="none" w:sz="0" w:space="0" w:color="auto"/>
        <w:left w:val="none" w:sz="0" w:space="0" w:color="auto"/>
        <w:bottom w:val="none" w:sz="0" w:space="0" w:color="auto"/>
        <w:right w:val="none" w:sz="0" w:space="0" w:color="auto"/>
      </w:divBdr>
      <w:divsChild>
        <w:div w:id="1567718752">
          <w:marLeft w:val="0"/>
          <w:marRight w:val="0"/>
          <w:marTop w:val="0"/>
          <w:marBottom w:val="0"/>
          <w:divBdr>
            <w:top w:val="none" w:sz="0" w:space="0" w:color="auto"/>
            <w:left w:val="none" w:sz="0" w:space="0" w:color="auto"/>
            <w:bottom w:val="none" w:sz="0" w:space="0" w:color="auto"/>
            <w:right w:val="none" w:sz="0" w:space="0" w:color="auto"/>
          </w:divBdr>
          <w:divsChild>
            <w:div w:id="966930664">
              <w:marLeft w:val="0"/>
              <w:marRight w:val="0"/>
              <w:marTop w:val="0"/>
              <w:marBottom w:val="0"/>
              <w:divBdr>
                <w:top w:val="none" w:sz="0" w:space="0" w:color="auto"/>
                <w:left w:val="none" w:sz="0" w:space="0" w:color="auto"/>
                <w:bottom w:val="none" w:sz="0" w:space="0" w:color="auto"/>
                <w:right w:val="none" w:sz="0" w:space="0" w:color="auto"/>
              </w:divBdr>
            </w:div>
            <w:div w:id="1004284363">
              <w:marLeft w:val="0"/>
              <w:marRight w:val="0"/>
              <w:marTop w:val="0"/>
              <w:marBottom w:val="0"/>
              <w:divBdr>
                <w:top w:val="none" w:sz="0" w:space="0" w:color="auto"/>
                <w:left w:val="none" w:sz="0" w:space="0" w:color="auto"/>
                <w:bottom w:val="none" w:sz="0" w:space="0" w:color="auto"/>
                <w:right w:val="none" w:sz="0" w:space="0" w:color="auto"/>
              </w:divBdr>
            </w:div>
            <w:div w:id="1829706301">
              <w:marLeft w:val="0"/>
              <w:marRight w:val="0"/>
              <w:marTop w:val="0"/>
              <w:marBottom w:val="0"/>
              <w:divBdr>
                <w:top w:val="none" w:sz="0" w:space="0" w:color="auto"/>
                <w:left w:val="none" w:sz="0" w:space="0" w:color="auto"/>
                <w:bottom w:val="none" w:sz="0" w:space="0" w:color="auto"/>
                <w:right w:val="none" w:sz="0" w:space="0" w:color="auto"/>
              </w:divBdr>
            </w:div>
            <w:div w:id="342048062">
              <w:marLeft w:val="0"/>
              <w:marRight w:val="0"/>
              <w:marTop w:val="0"/>
              <w:marBottom w:val="0"/>
              <w:divBdr>
                <w:top w:val="none" w:sz="0" w:space="0" w:color="auto"/>
                <w:left w:val="none" w:sz="0" w:space="0" w:color="auto"/>
                <w:bottom w:val="none" w:sz="0" w:space="0" w:color="auto"/>
                <w:right w:val="none" w:sz="0" w:space="0" w:color="auto"/>
              </w:divBdr>
            </w:div>
            <w:div w:id="155809809">
              <w:marLeft w:val="0"/>
              <w:marRight w:val="0"/>
              <w:marTop w:val="0"/>
              <w:marBottom w:val="0"/>
              <w:divBdr>
                <w:top w:val="none" w:sz="0" w:space="0" w:color="auto"/>
                <w:left w:val="none" w:sz="0" w:space="0" w:color="auto"/>
                <w:bottom w:val="none" w:sz="0" w:space="0" w:color="auto"/>
                <w:right w:val="none" w:sz="0" w:space="0" w:color="auto"/>
              </w:divBdr>
            </w:div>
            <w:div w:id="1114517477">
              <w:marLeft w:val="0"/>
              <w:marRight w:val="0"/>
              <w:marTop w:val="0"/>
              <w:marBottom w:val="0"/>
              <w:divBdr>
                <w:top w:val="none" w:sz="0" w:space="0" w:color="auto"/>
                <w:left w:val="none" w:sz="0" w:space="0" w:color="auto"/>
                <w:bottom w:val="none" w:sz="0" w:space="0" w:color="auto"/>
                <w:right w:val="none" w:sz="0" w:space="0" w:color="auto"/>
              </w:divBdr>
            </w:div>
            <w:div w:id="207520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4666">
      <w:bodyDiv w:val="1"/>
      <w:marLeft w:val="0"/>
      <w:marRight w:val="0"/>
      <w:marTop w:val="0"/>
      <w:marBottom w:val="0"/>
      <w:divBdr>
        <w:top w:val="none" w:sz="0" w:space="0" w:color="auto"/>
        <w:left w:val="none" w:sz="0" w:space="0" w:color="auto"/>
        <w:bottom w:val="none" w:sz="0" w:space="0" w:color="auto"/>
        <w:right w:val="none" w:sz="0" w:space="0" w:color="auto"/>
      </w:divBdr>
      <w:divsChild>
        <w:div w:id="1806462720">
          <w:marLeft w:val="0"/>
          <w:marRight w:val="0"/>
          <w:marTop w:val="0"/>
          <w:marBottom w:val="0"/>
          <w:divBdr>
            <w:top w:val="none" w:sz="0" w:space="0" w:color="auto"/>
            <w:left w:val="none" w:sz="0" w:space="0" w:color="auto"/>
            <w:bottom w:val="none" w:sz="0" w:space="0" w:color="auto"/>
            <w:right w:val="none" w:sz="0" w:space="0" w:color="auto"/>
          </w:divBdr>
          <w:divsChild>
            <w:div w:id="403651298">
              <w:marLeft w:val="0"/>
              <w:marRight w:val="0"/>
              <w:marTop w:val="0"/>
              <w:marBottom w:val="0"/>
              <w:divBdr>
                <w:top w:val="none" w:sz="0" w:space="0" w:color="auto"/>
                <w:left w:val="none" w:sz="0" w:space="0" w:color="auto"/>
                <w:bottom w:val="none" w:sz="0" w:space="0" w:color="auto"/>
                <w:right w:val="none" w:sz="0" w:space="0" w:color="auto"/>
              </w:divBdr>
            </w:div>
            <w:div w:id="89133275">
              <w:marLeft w:val="0"/>
              <w:marRight w:val="0"/>
              <w:marTop w:val="0"/>
              <w:marBottom w:val="0"/>
              <w:divBdr>
                <w:top w:val="none" w:sz="0" w:space="0" w:color="auto"/>
                <w:left w:val="none" w:sz="0" w:space="0" w:color="auto"/>
                <w:bottom w:val="none" w:sz="0" w:space="0" w:color="auto"/>
                <w:right w:val="none" w:sz="0" w:space="0" w:color="auto"/>
              </w:divBdr>
            </w:div>
            <w:div w:id="574630382">
              <w:marLeft w:val="0"/>
              <w:marRight w:val="0"/>
              <w:marTop w:val="0"/>
              <w:marBottom w:val="0"/>
              <w:divBdr>
                <w:top w:val="none" w:sz="0" w:space="0" w:color="auto"/>
                <w:left w:val="none" w:sz="0" w:space="0" w:color="auto"/>
                <w:bottom w:val="none" w:sz="0" w:space="0" w:color="auto"/>
                <w:right w:val="none" w:sz="0" w:space="0" w:color="auto"/>
              </w:divBdr>
            </w:div>
            <w:div w:id="823427066">
              <w:marLeft w:val="0"/>
              <w:marRight w:val="0"/>
              <w:marTop w:val="0"/>
              <w:marBottom w:val="0"/>
              <w:divBdr>
                <w:top w:val="none" w:sz="0" w:space="0" w:color="auto"/>
                <w:left w:val="none" w:sz="0" w:space="0" w:color="auto"/>
                <w:bottom w:val="none" w:sz="0" w:space="0" w:color="auto"/>
                <w:right w:val="none" w:sz="0" w:space="0" w:color="auto"/>
              </w:divBdr>
            </w:div>
            <w:div w:id="1356924185">
              <w:marLeft w:val="0"/>
              <w:marRight w:val="0"/>
              <w:marTop w:val="0"/>
              <w:marBottom w:val="0"/>
              <w:divBdr>
                <w:top w:val="none" w:sz="0" w:space="0" w:color="auto"/>
                <w:left w:val="none" w:sz="0" w:space="0" w:color="auto"/>
                <w:bottom w:val="none" w:sz="0" w:space="0" w:color="auto"/>
                <w:right w:val="none" w:sz="0" w:space="0" w:color="auto"/>
              </w:divBdr>
            </w:div>
            <w:div w:id="117378057">
              <w:marLeft w:val="0"/>
              <w:marRight w:val="0"/>
              <w:marTop w:val="0"/>
              <w:marBottom w:val="0"/>
              <w:divBdr>
                <w:top w:val="none" w:sz="0" w:space="0" w:color="auto"/>
                <w:left w:val="none" w:sz="0" w:space="0" w:color="auto"/>
                <w:bottom w:val="none" w:sz="0" w:space="0" w:color="auto"/>
                <w:right w:val="none" w:sz="0" w:space="0" w:color="auto"/>
              </w:divBdr>
            </w:div>
            <w:div w:id="938876195">
              <w:marLeft w:val="0"/>
              <w:marRight w:val="0"/>
              <w:marTop w:val="0"/>
              <w:marBottom w:val="0"/>
              <w:divBdr>
                <w:top w:val="none" w:sz="0" w:space="0" w:color="auto"/>
                <w:left w:val="none" w:sz="0" w:space="0" w:color="auto"/>
                <w:bottom w:val="none" w:sz="0" w:space="0" w:color="auto"/>
                <w:right w:val="none" w:sz="0" w:space="0" w:color="auto"/>
              </w:divBdr>
            </w:div>
            <w:div w:id="16039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098">
      <w:bodyDiv w:val="1"/>
      <w:marLeft w:val="0"/>
      <w:marRight w:val="0"/>
      <w:marTop w:val="0"/>
      <w:marBottom w:val="0"/>
      <w:divBdr>
        <w:top w:val="none" w:sz="0" w:space="0" w:color="auto"/>
        <w:left w:val="none" w:sz="0" w:space="0" w:color="auto"/>
        <w:bottom w:val="none" w:sz="0" w:space="0" w:color="auto"/>
        <w:right w:val="none" w:sz="0" w:space="0" w:color="auto"/>
      </w:divBdr>
      <w:divsChild>
        <w:div w:id="2102338492">
          <w:marLeft w:val="0"/>
          <w:marRight w:val="0"/>
          <w:marTop w:val="0"/>
          <w:marBottom w:val="0"/>
          <w:divBdr>
            <w:top w:val="none" w:sz="0" w:space="0" w:color="auto"/>
            <w:left w:val="none" w:sz="0" w:space="0" w:color="auto"/>
            <w:bottom w:val="none" w:sz="0" w:space="0" w:color="auto"/>
            <w:right w:val="none" w:sz="0" w:space="0" w:color="auto"/>
          </w:divBdr>
          <w:divsChild>
            <w:div w:id="6616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8462">
      <w:bodyDiv w:val="1"/>
      <w:marLeft w:val="0"/>
      <w:marRight w:val="0"/>
      <w:marTop w:val="0"/>
      <w:marBottom w:val="0"/>
      <w:divBdr>
        <w:top w:val="none" w:sz="0" w:space="0" w:color="auto"/>
        <w:left w:val="none" w:sz="0" w:space="0" w:color="auto"/>
        <w:bottom w:val="none" w:sz="0" w:space="0" w:color="auto"/>
        <w:right w:val="none" w:sz="0" w:space="0" w:color="auto"/>
      </w:divBdr>
      <w:divsChild>
        <w:div w:id="412705422">
          <w:marLeft w:val="0"/>
          <w:marRight w:val="0"/>
          <w:marTop w:val="0"/>
          <w:marBottom w:val="0"/>
          <w:divBdr>
            <w:top w:val="none" w:sz="0" w:space="0" w:color="auto"/>
            <w:left w:val="none" w:sz="0" w:space="0" w:color="auto"/>
            <w:bottom w:val="none" w:sz="0" w:space="0" w:color="auto"/>
            <w:right w:val="none" w:sz="0" w:space="0" w:color="auto"/>
          </w:divBdr>
          <w:divsChild>
            <w:div w:id="696547372">
              <w:marLeft w:val="0"/>
              <w:marRight w:val="0"/>
              <w:marTop w:val="0"/>
              <w:marBottom w:val="0"/>
              <w:divBdr>
                <w:top w:val="none" w:sz="0" w:space="0" w:color="auto"/>
                <w:left w:val="none" w:sz="0" w:space="0" w:color="auto"/>
                <w:bottom w:val="none" w:sz="0" w:space="0" w:color="auto"/>
                <w:right w:val="none" w:sz="0" w:space="0" w:color="auto"/>
              </w:divBdr>
            </w:div>
            <w:div w:id="1784761062">
              <w:marLeft w:val="0"/>
              <w:marRight w:val="0"/>
              <w:marTop w:val="0"/>
              <w:marBottom w:val="0"/>
              <w:divBdr>
                <w:top w:val="none" w:sz="0" w:space="0" w:color="auto"/>
                <w:left w:val="none" w:sz="0" w:space="0" w:color="auto"/>
                <w:bottom w:val="none" w:sz="0" w:space="0" w:color="auto"/>
                <w:right w:val="none" w:sz="0" w:space="0" w:color="auto"/>
              </w:divBdr>
            </w:div>
            <w:div w:id="2088114260">
              <w:marLeft w:val="0"/>
              <w:marRight w:val="0"/>
              <w:marTop w:val="0"/>
              <w:marBottom w:val="0"/>
              <w:divBdr>
                <w:top w:val="none" w:sz="0" w:space="0" w:color="auto"/>
                <w:left w:val="none" w:sz="0" w:space="0" w:color="auto"/>
                <w:bottom w:val="none" w:sz="0" w:space="0" w:color="auto"/>
                <w:right w:val="none" w:sz="0" w:space="0" w:color="auto"/>
              </w:divBdr>
            </w:div>
            <w:div w:id="1625236414">
              <w:marLeft w:val="0"/>
              <w:marRight w:val="0"/>
              <w:marTop w:val="0"/>
              <w:marBottom w:val="0"/>
              <w:divBdr>
                <w:top w:val="none" w:sz="0" w:space="0" w:color="auto"/>
                <w:left w:val="none" w:sz="0" w:space="0" w:color="auto"/>
                <w:bottom w:val="none" w:sz="0" w:space="0" w:color="auto"/>
                <w:right w:val="none" w:sz="0" w:space="0" w:color="auto"/>
              </w:divBdr>
            </w:div>
            <w:div w:id="1036468558">
              <w:marLeft w:val="0"/>
              <w:marRight w:val="0"/>
              <w:marTop w:val="0"/>
              <w:marBottom w:val="0"/>
              <w:divBdr>
                <w:top w:val="none" w:sz="0" w:space="0" w:color="auto"/>
                <w:left w:val="none" w:sz="0" w:space="0" w:color="auto"/>
                <w:bottom w:val="none" w:sz="0" w:space="0" w:color="auto"/>
                <w:right w:val="none" w:sz="0" w:space="0" w:color="auto"/>
              </w:divBdr>
            </w:div>
            <w:div w:id="2052458315">
              <w:marLeft w:val="0"/>
              <w:marRight w:val="0"/>
              <w:marTop w:val="0"/>
              <w:marBottom w:val="0"/>
              <w:divBdr>
                <w:top w:val="none" w:sz="0" w:space="0" w:color="auto"/>
                <w:left w:val="none" w:sz="0" w:space="0" w:color="auto"/>
                <w:bottom w:val="none" w:sz="0" w:space="0" w:color="auto"/>
                <w:right w:val="none" w:sz="0" w:space="0" w:color="auto"/>
              </w:divBdr>
            </w:div>
            <w:div w:id="1305432194">
              <w:marLeft w:val="0"/>
              <w:marRight w:val="0"/>
              <w:marTop w:val="0"/>
              <w:marBottom w:val="0"/>
              <w:divBdr>
                <w:top w:val="none" w:sz="0" w:space="0" w:color="auto"/>
                <w:left w:val="none" w:sz="0" w:space="0" w:color="auto"/>
                <w:bottom w:val="none" w:sz="0" w:space="0" w:color="auto"/>
                <w:right w:val="none" w:sz="0" w:space="0" w:color="auto"/>
              </w:divBdr>
            </w:div>
            <w:div w:id="5308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30694">
      <w:bodyDiv w:val="1"/>
      <w:marLeft w:val="0"/>
      <w:marRight w:val="0"/>
      <w:marTop w:val="0"/>
      <w:marBottom w:val="0"/>
      <w:divBdr>
        <w:top w:val="none" w:sz="0" w:space="0" w:color="auto"/>
        <w:left w:val="none" w:sz="0" w:space="0" w:color="auto"/>
        <w:bottom w:val="none" w:sz="0" w:space="0" w:color="auto"/>
        <w:right w:val="none" w:sz="0" w:space="0" w:color="auto"/>
      </w:divBdr>
      <w:divsChild>
        <w:div w:id="2046127375">
          <w:marLeft w:val="0"/>
          <w:marRight w:val="0"/>
          <w:marTop w:val="0"/>
          <w:marBottom w:val="0"/>
          <w:divBdr>
            <w:top w:val="none" w:sz="0" w:space="0" w:color="auto"/>
            <w:left w:val="none" w:sz="0" w:space="0" w:color="auto"/>
            <w:bottom w:val="none" w:sz="0" w:space="0" w:color="auto"/>
            <w:right w:val="none" w:sz="0" w:space="0" w:color="auto"/>
          </w:divBdr>
          <w:divsChild>
            <w:div w:id="1576428306">
              <w:marLeft w:val="0"/>
              <w:marRight w:val="0"/>
              <w:marTop w:val="0"/>
              <w:marBottom w:val="0"/>
              <w:divBdr>
                <w:top w:val="none" w:sz="0" w:space="0" w:color="auto"/>
                <w:left w:val="none" w:sz="0" w:space="0" w:color="auto"/>
                <w:bottom w:val="none" w:sz="0" w:space="0" w:color="auto"/>
                <w:right w:val="none" w:sz="0" w:space="0" w:color="auto"/>
              </w:divBdr>
            </w:div>
            <w:div w:id="1506476184">
              <w:marLeft w:val="0"/>
              <w:marRight w:val="0"/>
              <w:marTop w:val="0"/>
              <w:marBottom w:val="0"/>
              <w:divBdr>
                <w:top w:val="none" w:sz="0" w:space="0" w:color="auto"/>
                <w:left w:val="none" w:sz="0" w:space="0" w:color="auto"/>
                <w:bottom w:val="none" w:sz="0" w:space="0" w:color="auto"/>
                <w:right w:val="none" w:sz="0" w:space="0" w:color="auto"/>
              </w:divBdr>
            </w:div>
            <w:div w:id="14104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4330">
      <w:bodyDiv w:val="1"/>
      <w:marLeft w:val="0"/>
      <w:marRight w:val="0"/>
      <w:marTop w:val="0"/>
      <w:marBottom w:val="0"/>
      <w:divBdr>
        <w:top w:val="none" w:sz="0" w:space="0" w:color="auto"/>
        <w:left w:val="none" w:sz="0" w:space="0" w:color="auto"/>
        <w:bottom w:val="none" w:sz="0" w:space="0" w:color="auto"/>
        <w:right w:val="none" w:sz="0" w:space="0" w:color="auto"/>
      </w:divBdr>
      <w:divsChild>
        <w:div w:id="931474912">
          <w:marLeft w:val="0"/>
          <w:marRight w:val="0"/>
          <w:marTop w:val="0"/>
          <w:marBottom w:val="0"/>
          <w:divBdr>
            <w:top w:val="none" w:sz="0" w:space="0" w:color="auto"/>
            <w:left w:val="none" w:sz="0" w:space="0" w:color="auto"/>
            <w:bottom w:val="none" w:sz="0" w:space="0" w:color="auto"/>
            <w:right w:val="none" w:sz="0" w:space="0" w:color="auto"/>
          </w:divBdr>
          <w:divsChild>
            <w:div w:id="294877908">
              <w:marLeft w:val="0"/>
              <w:marRight w:val="0"/>
              <w:marTop w:val="0"/>
              <w:marBottom w:val="0"/>
              <w:divBdr>
                <w:top w:val="none" w:sz="0" w:space="0" w:color="auto"/>
                <w:left w:val="none" w:sz="0" w:space="0" w:color="auto"/>
                <w:bottom w:val="none" w:sz="0" w:space="0" w:color="auto"/>
                <w:right w:val="none" w:sz="0" w:space="0" w:color="auto"/>
              </w:divBdr>
            </w:div>
            <w:div w:id="1028215432">
              <w:marLeft w:val="0"/>
              <w:marRight w:val="0"/>
              <w:marTop w:val="0"/>
              <w:marBottom w:val="0"/>
              <w:divBdr>
                <w:top w:val="none" w:sz="0" w:space="0" w:color="auto"/>
                <w:left w:val="none" w:sz="0" w:space="0" w:color="auto"/>
                <w:bottom w:val="none" w:sz="0" w:space="0" w:color="auto"/>
                <w:right w:val="none" w:sz="0" w:space="0" w:color="auto"/>
              </w:divBdr>
            </w:div>
            <w:div w:id="1475874260">
              <w:marLeft w:val="0"/>
              <w:marRight w:val="0"/>
              <w:marTop w:val="0"/>
              <w:marBottom w:val="0"/>
              <w:divBdr>
                <w:top w:val="none" w:sz="0" w:space="0" w:color="auto"/>
                <w:left w:val="none" w:sz="0" w:space="0" w:color="auto"/>
                <w:bottom w:val="none" w:sz="0" w:space="0" w:color="auto"/>
                <w:right w:val="none" w:sz="0" w:space="0" w:color="auto"/>
              </w:divBdr>
            </w:div>
            <w:div w:id="2114594368">
              <w:marLeft w:val="0"/>
              <w:marRight w:val="0"/>
              <w:marTop w:val="0"/>
              <w:marBottom w:val="0"/>
              <w:divBdr>
                <w:top w:val="none" w:sz="0" w:space="0" w:color="auto"/>
                <w:left w:val="none" w:sz="0" w:space="0" w:color="auto"/>
                <w:bottom w:val="none" w:sz="0" w:space="0" w:color="auto"/>
                <w:right w:val="none" w:sz="0" w:space="0" w:color="auto"/>
              </w:divBdr>
            </w:div>
            <w:div w:id="2004233132">
              <w:marLeft w:val="0"/>
              <w:marRight w:val="0"/>
              <w:marTop w:val="0"/>
              <w:marBottom w:val="0"/>
              <w:divBdr>
                <w:top w:val="none" w:sz="0" w:space="0" w:color="auto"/>
                <w:left w:val="none" w:sz="0" w:space="0" w:color="auto"/>
                <w:bottom w:val="none" w:sz="0" w:space="0" w:color="auto"/>
                <w:right w:val="none" w:sz="0" w:space="0" w:color="auto"/>
              </w:divBdr>
            </w:div>
            <w:div w:id="1864705638">
              <w:marLeft w:val="0"/>
              <w:marRight w:val="0"/>
              <w:marTop w:val="0"/>
              <w:marBottom w:val="0"/>
              <w:divBdr>
                <w:top w:val="none" w:sz="0" w:space="0" w:color="auto"/>
                <w:left w:val="none" w:sz="0" w:space="0" w:color="auto"/>
                <w:bottom w:val="none" w:sz="0" w:space="0" w:color="auto"/>
                <w:right w:val="none" w:sz="0" w:space="0" w:color="auto"/>
              </w:divBdr>
            </w:div>
            <w:div w:id="984511111">
              <w:marLeft w:val="0"/>
              <w:marRight w:val="0"/>
              <w:marTop w:val="0"/>
              <w:marBottom w:val="0"/>
              <w:divBdr>
                <w:top w:val="none" w:sz="0" w:space="0" w:color="auto"/>
                <w:left w:val="none" w:sz="0" w:space="0" w:color="auto"/>
                <w:bottom w:val="none" w:sz="0" w:space="0" w:color="auto"/>
                <w:right w:val="none" w:sz="0" w:space="0" w:color="auto"/>
              </w:divBdr>
            </w:div>
            <w:div w:id="1584752349">
              <w:marLeft w:val="0"/>
              <w:marRight w:val="0"/>
              <w:marTop w:val="0"/>
              <w:marBottom w:val="0"/>
              <w:divBdr>
                <w:top w:val="none" w:sz="0" w:space="0" w:color="auto"/>
                <w:left w:val="none" w:sz="0" w:space="0" w:color="auto"/>
                <w:bottom w:val="none" w:sz="0" w:space="0" w:color="auto"/>
                <w:right w:val="none" w:sz="0" w:space="0" w:color="auto"/>
              </w:divBdr>
            </w:div>
            <w:div w:id="1121457892">
              <w:marLeft w:val="0"/>
              <w:marRight w:val="0"/>
              <w:marTop w:val="0"/>
              <w:marBottom w:val="0"/>
              <w:divBdr>
                <w:top w:val="none" w:sz="0" w:space="0" w:color="auto"/>
                <w:left w:val="none" w:sz="0" w:space="0" w:color="auto"/>
                <w:bottom w:val="none" w:sz="0" w:space="0" w:color="auto"/>
                <w:right w:val="none" w:sz="0" w:space="0" w:color="auto"/>
              </w:divBdr>
            </w:div>
            <w:div w:id="1004360189">
              <w:marLeft w:val="0"/>
              <w:marRight w:val="0"/>
              <w:marTop w:val="0"/>
              <w:marBottom w:val="0"/>
              <w:divBdr>
                <w:top w:val="none" w:sz="0" w:space="0" w:color="auto"/>
                <w:left w:val="none" w:sz="0" w:space="0" w:color="auto"/>
                <w:bottom w:val="none" w:sz="0" w:space="0" w:color="auto"/>
                <w:right w:val="none" w:sz="0" w:space="0" w:color="auto"/>
              </w:divBdr>
            </w:div>
            <w:div w:id="1980265604">
              <w:marLeft w:val="0"/>
              <w:marRight w:val="0"/>
              <w:marTop w:val="0"/>
              <w:marBottom w:val="0"/>
              <w:divBdr>
                <w:top w:val="none" w:sz="0" w:space="0" w:color="auto"/>
                <w:left w:val="none" w:sz="0" w:space="0" w:color="auto"/>
                <w:bottom w:val="none" w:sz="0" w:space="0" w:color="auto"/>
                <w:right w:val="none" w:sz="0" w:space="0" w:color="auto"/>
              </w:divBdr>
            </w:div>
            <w:div w:id="269550685">
              <w:marLeft w:val="0"/>
              <w:marRight w:val="0"/>
              <w:marTop w:val="0"/>
              <w:marBottom w:val="0"/>
              <w:divBdr>
                <w:top w:val="none" w:sz="0" w:space="0" w:color="auto"/>
                <w:left w:val="none" w:sz="0" w:space="0" w:color="auto"/>
                <w:bottom w:val="none" w:sz="0" w:space="0" w:color="auto"/>
                <w:right w:val="none" w:sz="0" w:space="0" w:color="auto"/>
              </w:divBdr>
            </w:div>
            <w:div w:id="194321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61853">
      <w:bodyDiv w:val="1"/>
      <w:marLeft w:val="0"/>
      <w:marRight w:val="0"/>
      <w:marTop w:val="0"/>
      <w:marBottom w:val="0"/>
      <w:divBdr>
        <w:top w:val="none" w:sz="0" w:space="0" w:color="auto"/>
        <w:left w:val="none" w:sz="0" w:space="0" w:color="auto"/>
        <w:bottom w:val="none" w:sz="0" w:space="0" w:color="auto"/>
        <w:right w:val="none" w:sz="0" w:space="0" w:color="auto"/>
      </w:divBdr>
      <w:divsChild>
        <w:div w:id="119998528">
          <w:marLeft w:val="0"/>
          <w:marRight w:val="0"/>
          <w:marTop w:val="0"/>
          <w:marBottom w:val="0"/>
          <w:divBdr>
            <w:top w:val="none" w:sz="0" w:space="0" w:color="auto"/>
            <w:left w:val="none" w:sz="0" w:space="0" w:color="auto"/>
            <w:bottom w:val="none" w:sz="0" w:space="0" w:color="auto"/>
            <w:right w:val="none" w:sz="0" w:space="0" w:color="auto"/>
          </w:divBdr>
          <w:divsChild>
            <w:div w:id="1636334519">
              <w:marLeft w:val="0"/>
              <w:marRight w:val="0"/>
              <w:marTop w:val="0"/>
              <w:marBottom w:val="0"/>
              <w:divBdr>
                <w:top w:val="none" w:sz="0" w:space="0" w:color="auto"/>
                <w:left w:val="none" w:sz="0" w:space="0" w:color="auto"/>
                <w:bottom w:val="none" w:sz="0" w:space="0" w:color="auto"/>
                <w:right w:val="none" w:sz="0" w:space="0" w:color="auto"/>
              </w:divBdr>
            </w:div>
            <w:div w:id="1084108019">
              <w:marLeft w:val="0"/>
              <w:marRight w:val="0"/>
              <w:marTop w:val="0"/>
              <w:marBottom w:val="0"/>
              <w:divBdr>
                <w:top w:val="none" w:sz="0" w:space="0" w:color="auto"/>
                <w:left w:val="none" w:sz="0" w:space="0" w:color="auto"/>
                <w:bottom w:val="none" w:sz="0" w:space="0" w:color="auto"/>
                <w:right w:val="none" w:sz="0" w:space="0" w:color="auto"/>
              </w:divBdr>
            </w:div>
            <w:div w:id="1977368878">
              <w:marLeft w:val="0"/>
              <w:marRight w:val="0"/>
              <w:marTop w:val="0"/>
              <w:marBottom w:val="0"/>
              <w:divBdr>
                <w:top w:val="none" w:sz="0" w:space="0" w:color="auto"/>
                <w:left w:val="none" w:sz="0" w:space="0" w:color="auto"/>
                <w:bottom w:val="none" w:sz="0" w:space="0" w:color="auto"/>
                <w:right w:val="none" w:sz="0" w:space="0" w:color="auto"/>
              </w:divBdr>
            </w:div>
            <w:div w:id="788940781">
              <w:marLeft w:val="0"/>
              <w:marRight w:val="0"/>
              <w:marTop w:val="0"/>
              <w:marBottom w:val="0"/>
              <w:divBdr>
                <w:top w:val="none" w:sz="0" w:space="0" w:color="auto"/>
                <w:left w:val="none" w:sz="0" w:space="0" w:color="auto"/>
                <w:bottom w:val="none" w:sz="0" w:space="0" w:color="auto"/>
                <w:right w:val="none" w:sz="0" w:space="0" w:color="auto"/>
              </w:divBdr>
            </w:div>
            <w:div w:id="1947493245">
              <w:marLeft w:val="0"/>
              <w:marRight w:val="0"/>
              <w:marTop w:val="0"/>
              <w:marBottom w:val="0"/>
              <w:divBdr>
                <w:top w:val="none" w:sz="0" w:space="0" w:color="auto"/>
                <w:left w:val="none" w:sz="0" w:space="0" w:color="auto"/>
                <w:bottom w:val="none" w:sz="0" w:space="0" w:color="auto"/>
                <w:right w:val="none" w:sz="0" w:space="0" w:color="auto"/>
              </w:divBdr>
            </w:div>
            <w:div w:id="1434935169">
              <w:marLeft w:val="0"/>
              <w:marRight w:val="0"/>
              <w:marTop w:val="0"/>
              <w:marBottom w:val="0"/>
              <w:divBdr>
                <w:top w:val="none" w:sz="0" w:space="0" w:color="auto"/>
                <w:left w:val="none" w:sz="0" w:space="0" w:color="auto"/>
                <w:bottom w:val="none" w:sz="0" w:space="0" w:color="auto"/>
                <w:right w:val="none" w:sz="0" w:space="0" w:color="auto"/>
              </w:divBdr>
            </w:div>
            <w:div w:id="2001537778">
              <w:marLeft w:val="0"/>
              <w:marRight w:val="0"/>
              <w:marTop w:val="0"/>
              <w:marBottom w:val="0"/>
              <w:divBdr>
                <w:top w:val="none" w:sz="0" w:space="0" w:color="auto"/>
                <w:left w:val="none" w:sz="0" w:space="0" w:color="auto"/>
                <w:bottom w:val="none" w:sz="0" w:space="0" w:color="auto"/>
                <w:right w:val="none" w:sz="0" w:space="0" w:color="auto"/>
              </w:divBdr>
            </w:div>
            <w:div w:id="19312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58267">
      <w:bodyDiv w:val="1"/>
      <w:marLeft w:val="0"/>
      <w:marRight w:val="0"/>
      <w:marTop w:val="0"/>
      <w:marBottom w:val="0"/>
      <w:divBdr>
        <w:top w:val="none" w:sz="0" w:space="0" w:color="auto"/>
        <w:left w:val="none" w:sz="0" w:space="0" w:color="auto"/>
        <w:bottom w:val="none" w:sz="0" w:space="0" w:color="auto"/>
        <w:right w:val="none" w:sz="0" w:space="0" w:color="auto"/>
      </w:divBdr>
      <w:divsChild>
        <w:div w:id="1735466527">
          <w:marLeft w:val="0"/>
          <w:marRight w:val="0"/>
          <w:marTop w:val="0"/>
          <w:marBottom w:val="0"/>
          <w:divBdr>
            <w:top w:val="none" w:sz="0" w:space="0" w:color="auto"/>
            <w:left w:val="none" w:sz="0" w:space="0" w:color="auto"/>
            <w:bottom w:val="none" w:sz="0" w:space="0" w:color="auto"/>
            <w:right w:val="none" w:sz="0" w:space="0" w:color="auto"/>
          </w:divBdr>
          <w:divsChild>
            <w:div w:id="255938648">
              <w:marLeft w:val="0"/>
              <w:marRight w:val="0"/>
              <w:marTop w:val="0"/>
              <w:marBottom w:val="0"/>
              <w:divBdr>
                <w:top w:val="none" w:sz="0" w:space="0" w:color="auto"/>
                <w:left w:val="none" w:sz="0" w:space="0" w:color="auto"/>
                <w:bottom w:val="none" w:sz="0" w:space="0" w:color="auto"/>
                <w:right w:val="none" w:sz="0" w:space="0" w:color="auto"/>
              </w:divBdr>
            </w:div>
            <w:div w:id="1770848656">
              <w:marLeft w:val="0"/>
              <w:marRight w:val="0"/>
              <w:marTop w:val="0"/>
              <w:marBottom w:val="0"/>
              <w:divBdr>
                <w:top w:val="none" w:sz="0" w:space="0" w:color="auto"/>
                <w:left w:val="none" w:sz="0" w:space="0" w:color="auto"/>
                <w:bottom w:val="none" w:sz="0" w:space="0" w:color="auto"/>
                <w:right w:val="none" w:sz="0" w:space="0" w:color="auto"/>
              </w:divBdr>
            </w:div>
            <w:div w:id="1844930767">
              <w:marLeft w:val="0"/>
              <w:marRight w:val="0"/>
              <w:marTop w:val="0"/>
              <w:marBottom w:val="0"/>
              <w:divBdr>
                <w:top w:val="none" w:sz="0" w:space="0" w:color="auto"/>
                <w:left w:val="none" w:sz="0" w:space="0" w:color="auto"/>
                <w:bottom w:val="none" w:sz="0" w:space="0" w:color="auto"/>
                <w:right w:val="none" w:sz="0" w:space="0" w:color="auto"/>
              </w:divBdr>
            </w:div>
            <w:div w:id="2136755096">
              <w:marLeft w:val="0"/>
              <w:marRight w:val="0"/>
              <w:marTop w:val="0"/>
              <w:marBottom w:val="0"/>
              <w:divBdr>
                <w:top w:val="none" w:sz="0" w:space="0" w:color="auto"/>
                <w:left w:val="none" w:sz="0" w:space="0" w:color="auto"/>
                <w:bottom w:val="none" w:sz="0" w:space="0" w:color="auto"/>
                <w:right w:val="none" w:sz="0" w:space="0" w:color="auto"/>
              </w:divBdr>
            </w:div>
            <w:div w:id="918365253">
              <w:marLeft w:val="0"/>
              <w:marRight w:val="0"/>
              <w:marTop w:val="0"/>
              <w:marBottom w:val="0"/>
              <w:divBdr>
                <w:top w:val="none" w:sz="0" w:space="0" w:color="auto"/>
                <w:left w:val="none" w:sz="0" w:space="0" w:color="auto"/>
                <w:bottom w:val="none" w:sz="0" w:space="0" w:color="auto"/>
                <w:right w:val="none" w:sz="0" w:space="0" w:color="auto"/>
              </w:divBdr>
            </w:div>
            <w:div w:id="62530891">
              <w:marLeft w:val="0"/>
              <w:marRight w:val="0"/>
              <w:marTop w:val="0"/>
              <w:marBottom w:val="0"/>
              <w:divBdr>
                <w:top w:val="none" w:sz="0" w:space="0" w:color="auto"/>
                <w:left w:val="none" w:sz="0" w:space="0" w:color="auto"/>
                <w:bottom w:val="none" w:sz="0" w:space="0" w:color="auto"/>
                <w:right w:val="none" w:sz="0" w:space="0" w:color="auto"/>
              </w:divBdr>
            </w:div>
            <w:div w:id="14143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54721">
      <w:bodyDiv w:val="1"/>
      <w:marLeft w:val="0"/>
      <w:marRight w:val="0"/>
      <w:marTop w:val="0"/>
      <w:marBottom w:val="0"/>
      <w:divBdr>
        <w:top w:val="none" w:sz="0" w:space="0" w:color="auto"/>
        <w:left w:val="none" w:sz="0" w:space="0" w:color="auto"/>
        <w:bottom w:val="none" w:sz="0" w:space="0" w:color="auto"/>
        <w:right w:val="none" w:sz="0" w:space="0" w:color="auto"/>
      </w:divBdr>
      <w:divsChild>
        <w:div w:id="271284343">
          <w:marLeft w:val="0"/>
          <w:marRight w:val="0"/>
          <w:marTop w:val="0"/>
          <w:marBottom w:val="0"/>
          <w:divBdr>
            <w:top w:val="none" w:sz="0" w:space="0" w:color="auto"/>
            <w:left w:val="none" w:sz="0" w:space="0" w:color="auto"/>
            <w:bottom w:val="none" w:sz="0" w:space="0" w:color="auto"/>
            <w:right w:val="none" w:sz="0" w:space="0" w:color="auto"/>
          </w:divBdr>
          <w:divsChild>
            <w:div w:id="2125078302">
              <w:marLeft w:val="0"/>
              <w:marRight w:val="0"/>
              <w:marTop w:val="0"/>
              <w:marBottom w:val="0"/>
              <w:divBdr>
                <w:top w:val="none" w:sz="0" w:space="0" w:color="auto"/>
                <w:left w:val="none" w:sz="0" w:space="0" w:color="auto"/>
                <w:bottom w:val="none" w:sz="0" w:space="0" w:color="auto"/>
                <w:right w:val="none" w:sz="0" w:space="0" w:color="auto"/>
              </w:divBdr>
            </w:div>
            <w:div w:id="1368604716">
              <w:marLeft w:val="0"/>
              <w:marRight w:val="0"/>
              <w:marTop w:val="0"/>
              <w:marBottom w:val="0"/>
              <w:divBdr>
                <w:top w:val="none" w:sz="0" w:space="0" w:color="auto"/>
                <w:left w:val="none" w:sz="0" w:space="0" w:color="auto"/>
                <w:bottom w:val="none" w:sz="0" w:space="0" w:color="auto"/>
                <w:right w:val="none" w:sz="0" w:space="0" w:color="auto"/>
              </w:divBdr>
            </w:div>
            <w:div w:id="1942370261">
              <w:marLeft w:val="0"/>
              <w:marRight w:val="0"/>
              <w:marTop w:val="0"/>
              <w:marBottom w:val="0"/>
              <w:divBdr>
                <w:top w:val="none" w:sz="0" w:space="0" w:color="auto"/>
                <w:left w:val="none" w:sz="0" w:space="0" w:color="auto"/>
                <w:bottom w:val="none" w:sz="0" w:space="0" w:color="auto"/>
                <w:right w:val="none" w:sz="0" w:space="0" w:color="auto"/>
              </w:divBdr>
            </w:div>
            <w:div w:id="2021350966">
              <w:marLeft w:val="0"/>
              <w:marRight w:val="0"/>
              <w:marTop w:val="0"/>
              <w:marBottom w:val="0"/>
              <w:divBdr>
                <w:top w:val="none" w:sz="0" w:space="0" w:color="auto"/>
                <w:left w:val="none" w:sz="0" w:space="0" w:color="auto"/>
                <w:bottom w:val="none" w:sz="0" w:space="0" w:color="auto"/>
                <w:right w:val="none" w:sz="0" w:space="0" w:color="auto"/>
              </w:divBdr>
            </w:div>
            <w:div w:id="1582328132">
              <w:marLeft w:val="0"/>
              <w:marRight w:val="0"/>
              <w:marTop w:val="0"/>
              <w:marBottom w:val="0"/>
              <w:divBdr>
                <w:top w:val="none" w:sz="0" w:space="0" w:color="auto"/>
                <w:left w:val="none" w:sz="0" w:space="0" w:color="auto"/>
                <w:bottom w:val="none" w:sz="0" w:space="0" w:color="auto"/>
                <w:right w:val="none" w:sz="0" w:space="0" w:color="auto"/>
              </w:divBdr>
            </w:div>
            <w:div w:id="1961258859">
              <w:marLeft w:val="0"/>
              <w:marRight w:val="0"/>
              <w:marTop w:val="0"/>
              <w:marBottom w:val="0"/>
              <w:divBdr>
                <w:top w:val="none" w:sz="0" w:space="0" w:color="auto"/>
                <w:left w:val="none" w:sz="0" w:space="0" w:color="auto"/>
                <w:bottom w:val="none" w:sz="0" w:space="0" w:color="auto"/>
                <w:right w:val="none" w:sz="0" w:space="0" w:color="auto"/>
              </w:divBdr>
            </w:div>
            <w:div w:id="2011715191">
              <w:marLeft w:val="0"/>
              <w:marRight w:val="0"/>
              <w:marTop w:val="0"/>
              <w:marBottom w:val="0"/>
              <w:divBdr>
                <w:top w:val="none" w:sz="0" w:space="0" w:color="auto"/>
                <w:left w:val="none" w:sz="0" w:space="0" w:color="auto"/>
                <w:bottom w:val="none" w:sz="0" w:space="0" w:color="auto"/>
                <w:right w:val="none" w:sz="0" w:space="0" w:color="auto"/>
              </w:divBdr>
            </w:div>
            <w:div w:id="74869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4683">
      <w:bodyDiv w:val="1"/>
      <w:marLeft w:val="0"/>
      <w:marRight w:val="0"/>
      <w:marTop w:val="0"/>
      <w:marBottom w:val="0"/>
      <w:divBdr>
        <w:top w:val="none" w:sz="0" w:space="0" w:color="auto"/>
        <w:left w:val="none" w:sz="0" w:space="0" w:color="auto"/>
        <w:bottom w:val="none" w:sz="0" w:space="0" w:color="auto"/>
        <w:right w:val="none" w:sz="0" w:space="0" w:color="auto"/>
      </w:divBdr>
      <w:divsChild>
        <w:div w:id="41904289">
          <w:marLeft w:val="0"/>
          <w:marRight w:val="0"/>
          <w:marTop w:val="0"/>
          <w:marBottom w:val="0"/>
          <w:divBdr>
            <w:top w:val="none" w:sz="0" w:space="0" w:color="auto"/>
            <w:left w:val="none" w:sz="0" w:space="0" w:color="auto"/>
            <w:bottom w:val="none" w:sz="0" w:space="0" w:color="auto"/>
            <w:right w:val="none" w:sz="0" w:space="0" w:color="auto"/>
          </w:divBdr>
          <w:divsChild>
            <w:div w:id="764811508">
              <w:marLeft w:val="0"/>
              <w:marRight w:val="0"/>
              <w:marTop w:val="0"/>
              <w:marBottom w:val="0"/>
              <w:divBdr>
                <w:top w:val="none" w:sz="0" w:space="0" w:color="auto"/>
                <w:left w:val="none" w:sz="0" w:space="0" w:color="auto"/>
                <w:bottom w:val="none" w:sz="0" w:space="0" w:color="auto"/>
                <w:right w:val="none" w:sz="0" w:space="0" w:color="auto"/>
              </w:divBdr>
            </w:div>
            <w:div w:id="1317688874">
              <w:marLeft w:val="0"/>
              <w:marRight w:val="0"/>
              <w:marTop w:val="0"/>
              <w:marBottom w:val="0"/>
              <w:divBdr>
                <w:top w:val="none" w:sz="0" w:space="0" w:color="auto"/>
                <w:left w:val="none" w:sz="0" w:space="0" w:color="auto"/>
                <w:bottom w:val="none" w:sz="0" w:space="0" w:color="auto"/>
                <w:right w:val="none" w:sz="0" w:space="0" w:color="auto"/>
              </w:divBdr>
            </w:div>
            <w:div w:id="627708466">
              <w:marLeft w:val="0"/>
              <w:marRight w:val="0"/>
              <w:marTop w:val="0"/>
              <w:marBottom w:val="0"/>
              <w:divBdr>
                <w:top w:val="none" w:sz="0" w:space="0" w:color="auto"/>
                <w:left w:val="none" w:sz="0" w:space="0" w:color="auto"/>
                <w:bottom w:val="none" w:sz="0" w:space="0" w:color="auto"/>
                <w:right w:val="none" w:sz="0" w:space="0" w:color="auto"/>
              </w:divBdr>
            </w:div>
            <w:div w:id="544372259">
              <w:marLeft w:val="0"/>
              <w:marRight w:val="0"/>
              <w:marTop w:val="0"/>
              <w:marBottom w:val="0"/>
              <w:divBdr>
                <w:top w:val="none" w:sz="0" w:space="0" w:color="auto"/>
                <w:left w:val="none" w:sz="0" w:space="0" w:color="auto"/>
                <w:bottom w:val="none" w:sz="0" w:space="0" w:color="auto"/>
                <w:right w:val="none" w:sz="0" w:space="0" w:color="auto"/>
              </w:divBdr>
            </w:div>
            <w:div w:id="1433431094">
              <w:marLeft w:val="0"/>
              <w:marRight w:val="0"/>
              <w:marTop w:val="0"/>
              <w:marBottom w:val="0"/>
              <w:divBdr>
                <w:top w:val="none" w:sz="0" w:space="0" w:color="auto"/>
                <w:left w:val="none" w:sz="0" w:space="0" w:color="auto"/>
                <w:bottom w:val="none" w:sz="0" w:space="0" w:color="auto"/>
                <w:right w:val="none" w:sz="0" w:space="0" w:color="auto"/>
              </w:divBdr>
            </w:div>
            <w:div w:id="1889800726">
              <w:marLeft w:val="0"/>
              <w:marRight w:val="0"/>
              <w:marTop w:val="0"/>
              <w:marBottom w:val="0"/>
              <w:divBdr>
                <w:top w:val="none" w:sz="0" w:space="0" w:color="auto"/>
                <w:left w:val="none" w:sz="0" w:space="0" w:color="auto"/>
                <w:bottom w:val="none" w:sz="0" w:space="0" w:color="auto"/>
                <w:right w:val="none" w:sz="0" w:space="0" w:color="auto"/>
              </w:divBdr>
            </w:div>
            <w:div w:id="1443300349">
              <w:marLeft w:val="0"/>
              <w:marRight w:val="0"/>
              <w:marTop w:val="0"/>
              <w:marBottom w:val="0"/>
              <w:divBdr>
                <w:top w:val="none" w:sz="0" w:space="0" w:color="auto"/>
                <w:left w:val="none" w:sz="0" w:space="0" w:color="auto"/>
                <w:bottom w:val="none" w:sz="0" w:space="0" w:color="auto"/>
                <w:right w:val="none" w:sz="0" w:space="0" w:color="auto"/>
              </w:divBdr>
            </w:div>
            <w:div w:id="2120371709">
              <w:marLeft w:val="0"/>
              <w:marRight w:val="0"/>
              <w:marTop w:val="0"/>
              <w:marBottom w:val="0"/>
              <w:divBdr>
                <w:top w:val="none" w:sz="0" w:space="0" w:color="auto"/>
                <w:left w:val="none" w:sz="0" w:space="0" w:color="auto"/>
                <w:bottom w:val="none" w:sz="0" w:space="0" w:color="auto"/>
                <w:right w:val="none" w:sz="0" w:space="0" w:color="auto"/>
              </w:divBdr>
            </w:div>
            <w:div w:id="201013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0664">
      <w:bodyDiv w:val="1"/>
      <w:marLeft w:val="0"/>
      <w:marRight w:val="0"/>
      <w:marTop w:val="0"/>
      <w:marBottom w:val="0"/>
      <w:divBdr>
        <w:top w:val="none" w:sz="0" w:space="0" w:color="auto"/>
        <w:left w:val="none" w:sz="0" w:space="0" w:color="auto"/>
        <w:bottom w:val="none" w:sz="0" w:space="0" w:color="auto"/>
        <w:right w:val="none" w:sz="0" w:space="0" w:color="auto"/>
      </w:divBdr>
      <w:divsChild>
        <w:div w:id="1675107257">
          <w:marLeft w:val="0"/>
          <w:marRight w:val="0"/>
          <w:marTop w:val="0"/>
          <w:marBottom w:val="0"/>
          <w:divBdr>
            <w:top w:val="none" w:sz="0" w:space="0" w:color="auto"/>
            <w:left w:val="none" w:sz="0" w:space="0" w:color="auto"/>
            <w:bottom w:val="none" w:sz="0" w:space="0" w:color="auto"/>
            <w:right w:val="none" w:sz="0" w:space="0" w:color="auto"/>
          </w:divBdr>
          <w:divsChild>
            <w:div w:id="1052584498">
              <w:marLeft w:val="0"/>
              <w:marRight w:val="0"/>
              <w:marTop w:val="0"/>
              <w:marBottom w:val="0"/>
              <w:divBdr>
                <w:top w:val="none" w:sz="0" w:space="0" w:color="auto"/>
                <w:left w:val="none" w:sz="0" w:space="0" w:color="auto"/>
                <w:bottom w:val="none" w:sz="0" w:space="0" w:color="auto"/>
                <w:right w:val="none" w:sz="0" w:space="0" w:color="auto"/>
              </w:divBdr>
            </w:div>
            <w:div w:id="1502549944">
              <w:marLeft w:val="0"/>
              <w:marRight w:val="0"/>
              <w:marTop w:val="0"/>
              <w:marBottom w:val="0"/>
              <w:divBdr>
                <w:top w:val="none" w:sz="0" w:space="0" w:color="auto"/>
                <w:left w:val="none" w:sz="0" w:space="0" w:color="auto"/>
                <w:bottom w:val="none" w:sz="0" w:space="0" w:color="auto"/>
                <w:right w:val="none" w:sz="0" w:space="0" w:color="auto"/>
              </w:divBdr>
            </w:div>
            <w:div w:id="1951156315">
              <w:marLeft w:val="0"/>
              <w:marRight w:val="0"/>
              <w:marTop w:val="0"/>
              <w:marBottom w:val="0"/>
              <w:divBdr>
                <w:top w:val="none" w:sz="0" w:space="0" w:color="auto"/>
                <w:left w:val="none" w:sz="0" w:space="0" w:color="auto"/>
                <w:bottom w:val="none" w:sz="0" w:space="0" w:color="auto"/>
                <w:right w:val="none" w:sz="0" w:space="0" w:color="auto"/>
              </w:divBdr>
            </w:div>
            <w:div w:id="2012444714">
              <w:marLeft w:val="0"/>
              <w:marRight w:val="0"/>
              <w:marTop w:val="0"/>
              <w:marBottom w:val="0"/>
              <w:divBdr>
                <w:top w:val="none" w:sz="0" w:space="0" w:color="auto"/>
                <w:left w:val="none" w:sz="0" w:space="0" w:color="auto"/>
                <w:bottom w:val="none" w:sz="0" w:space="0" w:color="auto"/>
                <w:right w:val="none" w:sz="0" w:space="0" w:color="auto"/>
              </w:divBdr>
            </w:div>
            <w:div w:id="280579041">
              <w:marLeft w:val="0"/>
              <w:marRight w:val="0"/>
              <w:marTop w:val="0"/>
              <w:marBottom w:val="0"/>
              <w:divBdr>
                <w:top w:val="none" w:sz="0" w:space="0" w:color="auto"/>
                <w:left w:val="none" w:sz="0" w:space="0" w:color="auto"/>
                <w:bottom w:val="none" w:sz="0" w:space="0" w:color="auto"/>
                <w:right w:val="none" w:sz="0" w:space="0" w:color="auto"/>
              </w:divBdr>
            </w:div>
            <w:div w:id="291136976">
              <w:marLeft w:val="0"/>
              <w:marRight w:val="0"/>
              <w:marTop w:val="0"/>
              <w:marBottom w:val="0"/>
              <w:divBdr>
                <w:top w:val="none" w:sz="0" w:space="0" w:color="auto"/>
                <w:left w:val="none" w:sz="0" w:space="0" w:color="auto"/>
                <w:bottom w:val="none" w:sz="0" w:space="0" w:color="auto"/>
                <w:right w:val="none" w:sz="0" w:space="0" w:color="auto"/>
              </w:divBdr>
            </w:div>
            <w:div w:id="204637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8899">
      <w:bodyDiv w:val="1"/>
      <w:marLeft w:val="0"/>
      <w:marRight w:val="0"/>
      <w:marTop w:val="0"/>
      <w:marBottom w:val="0"/>
      <w:divBdr>
        <w:top w:val="none" w:sz="0" w:space="0" w:color="auto"/>
        <w:left w:val="none" w:sz="0" w:space="0" w:color="auto"/>
        <w:bottom w:val="none" w:sz="0" w:space="0" w:color="auto"/>
        <w:right w:val="none" w:sz="0" w:space="0" w:color="auto"/>
      </w:divBdr>
      <w:divsChild>
        <w:div w:id="946738612">
          <w:marLeft w:val="0"/>
          <w:marRight w:val="0"/>
          <w:marTop w:val="0"/>
          <w:marBottom w:val="0"/>
          <w:divBdr>
            <w:top w:val="none" w:sz="0" w:space="0" w:color="auto"/>
            <w:left w:val="none" w:sz="0" w:space="0" w:color="auto"/>
            <w:bottom w:val="none" w:sz="0" w:space="0" w:color="auto"/>
            <w:right w:val="none" w:sz="0" w:space="0" w:color="auto"/>
          </w:divBdr>
          <w:divsChild>
            <w:div w:id="376442501">
              <w:marLeft w:val="0"/>
              <w:marRight w:val="0"/>
              <w:marTop w:val="0"/>
              <w:marBottom w:val="0"/>
              <w:divBdr>
                <w:top w:val="none" w:sz="0" w:space="0" w:color="auto"/>
                <w:left w:val="none" w:sz="0" w:space="0" w:color="auto"/>
                <w:bottom w:val="none" w:sz="0" w:space="0" w:color="auto"/>
                <w:right w:val="none" w:sz="0" w:space="0" w:color="auto"/>
              </w:divBdr>
            </w:div>
            <w:div w:id="244075252">
              <w:marLeft w:val="0"/>
              <w:marRight w:val="0"/>
              <w:marTop w:val="0"/>
              <w:marBottom w:val="0"/>
              <w:divBdr>
                <w:top w:val="none" w:sz="0" w:space="0" w:color="auto"/>
                <w:left w:val="none" w:sz="0" w:space="0" w:color="auto"/>
                <w:bottom w:val="none" w:sz="0" w:space="0" w:color="auto"/>
                <w:right w:val="none" w:sz="0" w:space="0" w:color="auto"/>
              </w:divBdr>
            </w:div>
            <w:div w:id="375815769">
              <w:marLeft w:val="0"/>
              <w:marRight w:val="0"/>
              <w:marTop w:val="0"/>
              <w:marBottom w:val="0"/>
              <w:divBdr>
                <w:top w:val="none" w:sz="0" w:space="0" w:color="auto"/>
                <w:left w:val="none" w:sz="0" w:space="0" w:color="auto"/>
                <w:bottom w:val="none" w:sz="0" w:space="0" w:color="auto"/>
                <w:right w:val="none" w:sz="0" w:space="0" w:color="auto"/>
              </w:divBdr>
            </w:div>
            <w:div w:id="1394814354">
              <w:marLeft w:val="0"/>
              <w:marRight w:val="0"/>
              <w:marTop w:val="0"/>
              <w:marBottom w:val="0"/>
              <w:divBdr>
                <w:top w:val="none" w:sz="0" w:space="0" w:color="auto"/>
                <w:left w:val="none" w:sz="0" w:space="0" w:color="auto"/>
                <w:bottom w:val="none" w:sz="0" w:space="0" w:color="auto"/>
                <w:right w:val="none" w:sz="0" w:space="0" w:color="auto"/>
              </w:divBdr>
            </w:div>
            <w:div w:id="1282958804">
              <w:marLeft w:val="0"/>
              <w:marRight w:val="0"/>
              <w:marTop w:val="0"/>
              <w:marBottom w:val="0"/>
              <w:divBdr>
                <w:top w:val="none" w:sz="0" w:space="0" w:color="auto"/>
                <w:left w:val="none" w:sz="0" w:space="0" w:color="auto"/>
                <w:bottom w:val="none" w:sz="0" w:space="0" w:color="auto"/>
                <w:right w:val="none" w:sz="0" w:space="0" w:color="auto"/>
              </w:divBdr>
            </w:div>
            <w:div w:id="741102229">
              <w:marLeft w:val="0"/>
              <w:marRight w:val="0"/>
              <w:marTop w:val="0"/>
              <w:marBottom w:val="0"/>
              <w:divBdr>
                <w:top w:val="none" w:sz="0" w:space="0" w:color="auto"/>
                <w:left w:val="none" w:sz="0" w:space="0" w:color="auto"/>
                <w:bottom w:val="none" w:sz="0" w:space="0" w:color="auto"/>
                <w:right w:val="none" w:sz="0" w:space="0" w:color="auto"/>
              </w:divBdr>
            </w:div>
            <w:div w:id="1092581400">
              <w:marLeft w:val="0"/>
              <w:marRight w:val="0"/>
              <w:marTop w:val="0"/>
              <w:marBottom w:val="0"/>
              <w:divBdr>
                <w:top w:val="none" w:sz="0" w:space="0" w:color="auto"/>
                <w:left w:val="none" w:sz="0" w:space="0" w:color="auto"/>
                <w:bottom w:val="none" w:sz="0" w:space="0" w:color="auto"/>
                <w:right w:val="none" w:sz="0" w:space="0" w:color="auto"/>
              </w:divBdr>
            </w:div>
            <w:div w:id="132554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3228">
      <w:bodyDiv w:val="1"/>
      <w:marLeft w:val="0"/>
      <w:marRight w:val="0"/>
      <w:marTop w:val="0"/>
      <w:marBottom w:val="0"/>
      <w:divBdr>
        <w:top w:val="none" w:sz="0" w:space="0" w:color="auto"/>
        <w:left w:val="none" w:sz="0" w:space="0" w:color="auto"/>
        <w:bottom w:val="none" w:sz="0" w:space="0" w:color="auto"/>
        <w:right w:val="none" w:sz="0" w:space="0" w:color="auto"/>
      </w:divBdr>
      <w:divsChild>
        <w:div w:id="436874766">
          <w:marLeft w:val="0"/>
          <w:marRight w:val="0"/>
          <w:marTop w:val="0"/>
          <w:marBottom w:val="0"/>
          <w:divBdr>
            <w:top w:val="none" w:sz="0" w:space="0" w:color="auto"/>
            <w:left w:val="none" w:sz="0" w:space="0" w:color="auto"/>
            <w:bottom w:val="none" w:sz="0" w:space="0" w:color="auto"/>
            <w:right w:val="none" w:sz="0" w:space="0" w:color="auto"/>
          </w:divBdr>
          <w:divsChild>
            <w:div w:id="1197817377">
              <w:marLeft w:val="0"/>
              <w:marRight w:val="0"/>
              <w:marTop w:val="0"/>
              <w:marBottom w:val="0"/>
              <w:divBdr>
                <w:top w:val="none" w:sz="0" w:space="0" w:color="auto"/>
                <w:left w:val="none" w:sz="0" w:space="0" w:color="auto"/>
                <w:bottom w:val="none" w:sz="0" w:space="0" w:color="auto"/>
                <w:right w:val="none" w:sz="0" w:space="0" w:color="auto"/>
              </w:divBdr>
              <w:divsChild>
                <w:div w:id="953292116">
                  <w:marLeft w:val="0"/>
                  <w:marRight w:val="0"/>
                  <w:marTop w:val="0"/>
                  <w:marBottom w:val="0"/>
                  <w:divBdr>
                    <w:top w:val="none" w:sz="0" w:space="0" w:color="auto"/>
                    <w:left w:val="none" w:sz="0" w:space="0" w:color="auto"/>
                    <w:bottom w:val="none" w:sz="0" w:space="0" w:color="auto"/>
                    <w:right w:val="none" w:sz="0" w:space="0" w:color="auto"/>
                  </w:divBdr>
                  <w:divsChild>
                    <w:div w:id="93748347">
                      <w:marLeft w:val="0"/>
                      <w:marRight w:val="0"/>
                      <w:marTop w:val="0"/>
                      <w:marBottom w:val="0"/>
                      <w:divBdr>
                        <w:top w:val="none" w:sz="0" w:space="0" w:color="auto"/>
                        <w:left w:val="none" w:sz="0" w:space="0" w:color="auto"/>
                        <w:bottom w:val="none" w:sz="0" w:space="0" w:color="auto"/>
                        <w:right w:val="none" w:sz="0" w:space="0" w:color="auto"/>
                      </w:divBdr>
                      <w:divsChild>
                        <w:div w:id="953364617">
                          <w:marLeft w:val="0"/>
                          <w:marRight w:val="0"/>
                          <w:marTop w:val="0"/>
                          <w:marBottom w:val="0"/>
                          <w:divBdr>
                            <w:top w:val="none" w:sz="0" w:space="0" w:color="auto"/>
                            <w:left w:val="none" w:sz="0" w:space="0" w:color="auto"/>
                            <w:bottom w:val="none" w:sz="0" w:space="0" w:color="auto"/>
                            <w:right w:val="none" w:sz="0" w:space="0" w:color="auto"/>
                          </w:divBdr>
                          <w:divsChild>
                            <w:div w:id="1621305955">
                              <w:marLeft w:val="0"/>
                              <w:marRight w:val="0"/>
                              <w:marTop w:val="0"/>
                              <w:marBottom w:val="0"/>
                              <w:divBdr>
                                <w:top w:val="none" w:sz="0" w:space="0" w:color="auto"/>
                                <w:left w:val="none" w:sz="0" w:space="0" w:color="auto"/>
                                <w:bottom w:val="none" w:sz="0" w:space="0" w:color="auto"/>
                                <w:right w:val="none" w:sz="0" w:space="0" w:color="auto"/>
                              </w:divBdr>
                              <w:divsChild>
                                <w:div w:id="1802843649">
                                  <w:marLeft w:val="0"/>
                                  <w:marRight w:val="0"/>
                                  <w:marTop w:val="0"/>
                                  <w:marBottom w:val="0"/>
                                  <w:divBdr>
                                    <w:top w:val="none" w:sz="0" w:space="0" w:color="auto"/>
                                    <w:left w:val="none" w:sz="0" w:space="0" w:color="auto"/>
                                    <w:bottom w:val="none" w:sz="0" w:space="0" w:color="auto"/>
                                    <w:right w:val="none" w:sz="0" w:space="0" w:color="auto"/>
                                  </w:divBdr>
                                  <w:divsChild>
                                    <w:div w:id="1607732257">
                                      <w:marLeft w:val="0"/>
                                      <w:marRight w:val="0"/>
                                      <w:marTop w:val="0"/>
                                      <w:marBottom w:val="0"/>
                                      <w:divBdr>
                                        <w:top w:val="none" w:sz="0" w:space="0" w:color="auto"/>
                                        <w:left w:val="none" w:sz="0" w:space="0" w:color="auto"/>
                                        <w:bottom w:val="none" w:sz="0" w:space="0" w:color="auto"/>
                                        <w:right w:val="none" w:sz="0" w:space="0" w:color="auto"/>
                                      </w:divBdr>
                                      <w:divsChild>
                                        <w:div w:id="1277325946">
                                          <w:marLeft w:val="0"/>
                                          <w:marRight w:val="0"/>
                                          <w:marTop w:val="0"/>
                                          <w:marBottom w:val="0"/>
                                          <w:divBdr>
                                            <w:top w:val="none" w:sz="0" w:space="0" w:color="auto"/>
                                            <w:left w:val="none" w:sz="0" w:space="0" w:color="auto"/>
                                            <w:bottom w:val="none" w:sz="0" w:space="0" w:color="auto"/>
                                            <w:right w:val="none" w:sz="0" w:space="0" w:color="auto"/>
                                          </w:divBdr>
                                          <w:divsChild>
                                            <w:div w:id="1589656038">
                                              <w:marLeft w:val="0"/>
                                              <w:marRight w:val="0"/>
                                              <w:marTop w:val="0"/>
                                              <w:marBottom w:val="0"/>
                                              <w:divBdr>
                                                <w:top w:val="none" w:sz="0" w:space="0" w:color="auto"/>
                                                <w:left w:val="none" w:sz="0" w:space="0" w:color="auto"/>
                                                <w:bottom w:val="none" w:sz="0" w:space="0" w:color="auto"/>
                                                <w:right w:val="none" w:sz="0" w:space="0" w:color="auto"/>
                                              </w:divBdr>
                                              <w:divsChild>
                                                <w:div w:id="106781196">
                                                  <w:marLeft w:val="0"/>
                                                  <w:marRight w:val="0"/>
                                                  <w:marTop w:val="0"/>
                                                  <w:marBottom w:val="0"/>
                                                  <w:divBdr>
                                                    <w:top w:val="none" w:sz="0" w:space="0" w:color="auto"/>
                                                    <w:left w:val="none" w:sz="0" w:space="0" w:color="auto"/>
                                                    <w:bottom w:val="none" w:sz="0" w:space="0" w:color="auto"/>
                                                    <w:right w:val="none" w:sz="0" w:space="0" w:color="auto"/>
                                                  </w:divBdr>
                                                  <w:divsChild>
                                                    <w:div w:id="461190858">
                                                      <w:marLeft w:val="0"/>
                                                      <w:marRight w:val="0"/>
                                                      <w:marTop w:val="0"/>
                                                      <w:marBottom w:val="0"/>
                                                      <w:divBdr>
                                                        <w:top w:val="none" w:sz="0" w:space="0" w:color="auto"/>
                                                        <w:left w:val="none" w:sz="0" w:space="0" w:color="auto"/>
                                                        <w:bottom w:val="none" w:sz="0" w:space="0" w:color="auto"/>
                                                        <w:right w:val="none" w:sz="0" w:space="0" w:color="auto"/>
                                                      </w:divBdr>
                                                      <w:divsChild>
                                                        <w:div w:id="1551381431">
                                                          <w:marLeft w:val="0"/>
                                                          <w:marRight w:val="0"/>
                                                          <w:marTop w:val="0"/>
                                                          <w:marBottom w:val="0"/>
                                                          <w:divBdr>
                                                            <w:top w:val="none" w:sz="0" w:space="0" w:color="auto"/>
                                                            <w:left w:val="none" w:sz="0" w:space="0" w:color="auto"/>
                                                            <w:bottom w:val="none" w:sz="0" w:space="0" w:color="auto"/>
                                                            <w:right w:val="none" w:sz="0" w:space="0" w:color="auto"/>
                                                          </w:divBdr>
                                                          <w:divsChild>
                                                            <w:div w:id="1472408338">
                                                              <w:marLeft w:val="0"/>
                                                              <w:marRight w:val="0"/>
                                                              <w:marTop w:val="0"/>
                                                              <w:marBottom w:val="0"/>
                                                              <w:divBdr>
                                                                <w:top w:val="none" w:sz="0" w:space="0" w:color="auto"/>
                                                                <w:left w:val="none" w:sz="0" w:space="0" w:color="auto"/>
                                                                <w:bottom w:val="none" w:sz="0" w:space="0" w:color="auto"/>
                                                                <w:right w:val="none" w:sz="0" w:space="0" w:color="auto"/>
                                                              </w:divBdr>
                                                              <w:divsChild>
                                                                <w:div w:id="1613126204">
                                                                  <w:marLeft w:val="0"/>
                                                                  <w:marRight w:val="0"/>
                                                                  <w:marTop w:val="0"/>
                                                                  <w:marBottom w:val="0"/>
                                                                  <w:divBdr>
                                                                    <w:top w:val="none" w:sz="0" w:space="0" w:color="auto"/>
                                                                    <w:left w:val="none" w:sz="0" w:space="0" w:color="auto"/>
                                                                    <w:bottom w:val="single" w:sz="6" w:space="0" w:color="EDEDED"/>
                                                                    <w:right w:val="none" w:sz="0" w:space="0" w:color="auto"/>
                                                                  </w:divBdr>
                                                                  <w:divsChild>
                                                                    <w:div w:id="463039698">
                                                                      <w:marLeft w:val="0"/>
                                                                      <w:marRight w:val="0"/>
                                                                      <w:marTop w:val="0"/>
                                                                      <w:marBottom w:val="0"/>
                                                                      <w:divBdr>
                                                                        <w:top w:val="none" w:sz="0" w:space="0" w:color="auto"/>
                                                                        <w:left w:val="none" w:sz="0" w:space="0" w:color="auto"/>
                                                                        <w:bottom w:val="none" w:sz="0" w:space="0" w:color="auto"/>
                                                                        <w:right w:val="none" w:sz="0" w:space="0" w:color="auto"/>
                                                                      </w:divBdr>
                                                                      <w:divsChild>
                                                                        <w:div w:id="1915044980">
                                                                          <w:marLeft w:val="0"/>
                                                                          <w:marRight w:val="0"/>
                                                                          <w:marTop w:val="0"/>
                                                                          <w:marBottom w:val="0"/>
                                                                          <w:divBdr>
                                                                            <w:top w:val="none" w:sz="0" w:space="0" w:color="auto"/>
                                                                            <w:left w:val="none" w:sz="0" w:space="0" w:color="auto"/>
                                                                            <w:bottom w:val="none" w:sz="0" w:space="0" w:color="auto"/>
                                                                            <w:right w:val="none" w:sz="0" w:space="0" w:color="auto"/>
                                                                          </w:divBdr>
                                                                          <w:divsChild>
                                                                            <w:div w:id="1077242857">
                                                                              <w:marLeft w:val="0"/>
                                                                              <w:marRight w:val="0"/>
                                                                              <w:marTop w:val="0"/>
                                                                              <w:marBottom w:val="0"/>
                                                                              <w:divBdr>
                                                                                <w:top w:val="none" w:sz="0" w:space="0" w:color="auto"/>
                                                                                <w:left w:val="none" w:sz="0" w:space="0" w:color="auto"/>
                                                                                <w:bottom w:val="none" w:sz="0" w:space="0" w:color="auto"/>
                                                                                <w:right w:val="none" w:sz="0" w:space="0" w:color="auto"/>
                                                                              </w:divBdr>
                                                                            </w:div>
                                                                          </w:divsChild>
                                                                        </w:div>
                                                                        <w:div w:id="1675451803">
                                                                          <w:marLeft w:val="0"/>
                                                                          <w:marRight w:val="0"/>
                                                                          <w:marTop w:val="0"/>
                                                                          <w:marBottom w:val="0"/>
                                                                          <w:divBdr>
                                                                            <w:top w:val="none" w:sz="0" w:space="0" w:color="auto"/>
                                                                            <w:left w:val="none" w:sz="0" w:space="0" w:color="auto"/>
                                                                            <w:bottom w:val="none" w:sz="0" w:space="0" w:color="auto"/>
                                                                            <w:right w:val="none" w:sz="0" w:space="0" w:color="auto"/>
                                                                          </w:divBdr>
                                                                          <w:divsChild>
                                                                            <w:div w:id="890725662">
                                                                              <w:marLeft w:val="0"/>
                                                                              <w:marRight w:val="0"/>
                                                                              <w:marTop w:val="0"/>
                                                                              <w:marBottom w:val="0"/>
                                                                              <w:divBdr>
                                                                                <w:top w:val="none" w:sz="0" w:space="0" w:color="auto"/>
                                                                                <w:left w:val="none" w:sz="0" w:space="0" w:color="auto"/>
                                                                                <w:bottom w:val="none" w:sz="0" w:space="0" w:color="auto"/>
                                                                                <w:right w:val="none" w:sz="0" w:space="0" w:color="auto"/>
                                                                              </w:divBdr>
                                                                              <w:divsChild>
                                                                                <w:div w:id="936910756">
                                                                                  <w:marLeft w:val="0"/>
                                                                                  <w:marRight w:val="0"/>
                                                                                  <w:marTop w:val="0"/>
                                                                                  <w:marBottom w:val="0"/>
                                                                                  <w:divBdr>
                                                                                    <w:top w:val="none" w:sz="0" w:space="0" w:color="auto"/>
                                                                                    <w:left w:val="none" w:sz="0" w:space="0" w:color="auto"/>
                                                                                    <w:bottom w:val="none" w:sz="0" w:space="0" w:color="auto"/>
                                                                                    <w:right w:val="none" w:sz="0" w:space="0" w:color="auto"/>
                                                                                  </w:divBdr>
                                                                                </w:div>
                                                                                <w:div w:id="17793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275809">
                                                                  <w:marLeft w:val="0"/>
                                                                  <w:marRight w:val="0"/>
                                                                  <w:marTop w:val="0"/>
                                                                  <w:marBottom w:val="0"/>
                                                                  <w:divBdr>
                                                                    <w:top w:val="none" w:sz="0" w:space="0" w:color="auto"/>
                                                                    <w:left w:val="none" w:sz="0" w:space="0" w:color="auto"/>
                                                                    <w:bottom w:val="none" w:sz="0" w:space="0" w:color="auto"/>
                                                                    <w:right w:val="none" w:sz="0" w:space="0" w:color="auto"/>
                                                                  </w:divBdr>
                                                                  <w:divsChild>
                                                                    <w:div w:id="1753576515">
                                                                      <w:marLeft w:val="0"/>
                                                                      <w:marRight w:val="0"/>
                                                                      <w:marTop w:val="0"/>
                                                                      <w:marBottom w:val="0"/>
                                                                      <w:divBdr>
                                                                        <w:top w:val="none" w:sz="0" w:space="0" w:color="auto"/>
                                                                        <w:left w:val="none" w:sz="0" w:space="0" w:color="auto"/>
                                                                        <w:bottom w:val="none" w:sz="0" w:space="0" w:color="auto"/>
                                                                        <w:right w:val="none" w:sz="0" w:space="0" w:color="auto"/>
                                                                      </w:divBdr>
                                                                      <w:divsChild>
                                                                        <w:div w:id="1466193562">
                                                                          <w:marLeft w:val="0"/>
                                                                          <w:marRight w:val="0"/>
                                                                          <w:marTop w:val="0"/>
                                                                          <w:marBottom w:val="0"/>
                                                                          <w:divBdr>
                                                                            <w:top w:val="none" w:sz="0" w:space="0" w:color="auto"/>
                                                                            <w:left w:val="none" w:sz="0" w:space="0" w:color="auto"/>
                                                                            <w:bottom w:val="none" w:sz="0" w:space="0" w:color="auto"/>
                                                                            <w:right w:val="none" w:sz="0" w:space="0" w:color="auto"/>
                                                                          </w:divBdr>
                                                                          <w:divsChild>
                                                                            <w:div w:id="1168012468">
                                                                              <w:marLeft w:val="0"/>
                                                                              <w:marRight w:val="0"/>
                                                                              <w:marTop w:val="0"/>
                                                                              <w:marBottom w:val="0"/>
                                                                              <w:divBdr>
                                                                                <w:top w:val="none" w:sz="0" w:space="0" w:color="auto"/>
                                                                                <w:left w:val="none" w:sz="0" w:space="0" w:color="auto"/>
                                                                                <w:bottom w:val="none" w:sz="0" w:space="0" w:color="auto"/>
                                                                                <w:right w:val="none" w:sz="0" w:space="0" w:color="auto"/>
                                                                              </w:divBdr>
                                                                            </w:div>
                                                                            <w:div w:id="1506362009">
                                                                              <w:marLeft w:val="0"/>
                                                                              <w:marRight w:val="0"/>
                                                                              <w:marTop w:val="0"/>
                                                                              <w:marBottom w:val="0"/>
                                                                              <w:divBdr>
                                                                                <w:top w:val="none" w:sz="0" w:space="0" w:color="auto"/>
                                                                                <w:left w:val="none" w:sz="0" w:space="0" w:color="auto"/>
                                                                                <w:bottom w:val="none" w:sz="0" w:space="0" w:color="auto"/>
                                                                                <w:right w:val="none" w:sz="0" w:space="0" w:color="auto"/>
                                                                              </w:divBdr>
                                                                            </w:div>
                                                                            <w:div w:id="252783478">
                                                                              <w:marLeft w:val="0"/>
                                                                              <w:marRight w:val="0"/>
                                                                              <w:marTop w:val="0"/>
                                                                              <w:marBottom w:val="0"/>
                                                                              <w:divBdr>
                                                                                <w:top w:val="none" w:sz="0" w:space="0" w:color="auto"/>
                                                                                <w:left w:val="none" w:sz="0" w:space="0" w:color="auto"/>
                                                                                <w:bottom w:val="none" w:sz="0" w:space="0" w:color="auto"/>
                                                                                <w:right w:val="none" w:sz="0" w:space="0" w:color="auto"/>
                                                                              </w:divBdr>
                                                                            </w:div>
                                                                            <w:div w:id="15152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99312">
                                                                      <w:marLeft w:val="0"/>
                                                                      <w:marRight w:val="0"/>
                                                                      <w:marTop w:val="0"/>
                                                                      <w:marBottom w:val="0"/>
                                                                      <w:divBdr>
                                                                        <w:top w:val="none" w:sz="0" w:space="0" w:color="auto"/>
                                                                        <w:left w:val="none" w:sz="0" w:space="0" w:color="auto"/>
                                                                        <w:bottom w:val="none" w:sz="0" w:space="0" w:color="auto"/>
                                                                        <w:right w:val="none" w:sz="0" w:space="0" w:color="auto"/>
                                                                      </w:divBdr>
                                                                      <w:divsChild>
                                                                        <w:div w:id="1970624030">
                                                                          <w:marLeft w:val="0"/>
                                                                          <w:marRight w:val="0"/>
                                                                          <w:marTop w:val="0"/>
                                                                          <w:marBottom w:val="0"/>
                                                                          <w:divBdr>
                                                                            <w:top w:val="none" w:sz="0" w:space="0" w:color="auto"/>
                                                                            <w:left w:val="none" w:sz="0" w:space="0" w:color="auto"/>
                                                                            <w:bottom w:val="none" w:sz="0" w:space="0" w:color="auto"/>
                                                                            <w:right w:val="none" w:sz="0" w:space="0" w:color="auto"/>
                                                                          </w:divBdr>
                                                                          <w:divsChild>
                                                                            <w:div w:id="362024157">
                                                                              <w:marLeft w:val="0"/>
                                                                              <w:marRight w:val="0"/>
                                                                              <w:marTop w:val="0"/>
                                                                              <w:marBottom w:val="0"/>
                                                                              <w:divBdr>
                                                                                <w:top w:val="none" w:sz="0" w:space="0" w:color="auto"/>
                                                                                <w:left w:val="none" w:sz="0" w:space="0" w:color="auto"/>
                                                                                <w:bottom w:val="none" w:sz="0" w:space="0" w:color="auto"/>
                                                                                <w:right w:val="none" w:sz="0" w:space="0" w:color="auto"/>
                                                                              </w:divBdr>
                                                                              <w:divsChild>
                                                                                <w:div w:id="568923218">
                                                                                  <w:marLeft w:val="0"/>
                                                                                  <w:marRight w:val="0"/>
                                                                                  <w:marTop w:val="0"/>
                                                                                  <w:marBottom w:val="0"/>
                                                                                  <w:divBdr>
                                                                                    <w:top w:val="none" w:sz="0" w:space="0" w:color="auto"/>
                                                                                    <w:left w:val="none" w:sz="0" w:space="0" w:color="auto"/>
                                                                                    <w:bottom w:val="none" w:sz="0" w:space="0" w:color="auto"/>
                                                                                    <w:right w:val="none" w:sz="0" w:space="0" w:color="auto"/>
                                                                                  </w:divBdr>
                                                                                  <w:divsChild>
                                                                                    <w:div w:id="2018458976">
                                                                                      <w:marLeft w:val="0"/>
                                                                                      <w:marRight w:val="15"/>
                                                                                      <w:marTop w:val="0"/>
                                                                                      <w:marBottom w:val="0"/>
                                                                                      <w:divBdr>
                                                                                        <w:top w:val="none" w:sz="0" w:space="0" w:color="auto"/>
                                                                                        <w:left w:val="none" w:sz="0" w:space="0" w:color="auto"/>
                                                                                        <w:bottom w:val="none" w:sz="0" w:space="0" w:color="auto"/>
                                                                                        <w:right w:val="none" w:sz="0" w:space="0" w:color="auto"/>
                                                                                      </w:divBdr>
                                                                                      <w:divsChild>
                                                                                        <w:div w:id="1197353329">
                                                                                          <w:marLeft w:val="0"/>
                                                                                          <w:marRight w:val="0"/>
                                                                                          <w:marTop w:val="0"/>
                                                                                          <w:marBottom w:val="0"/>
                                                                                          <w:divBdr>
                                                                                            <w:top w:val="none" w:sz="0" w:space="0" w:color="auto"/>
                                                                                            <w:left w:val="none" w:sz="0" w:space="0" w:color="auto"/>
                                                                                            <w:bottom w:val="none" w:sz="0" w:space="0" w:color="auto"/>
                                                                                            <w:right w:val="none" w:sz="0" w:space="0" w:color="auto"/>
                                                                                          </w:divBdr>
                                                                                          <w:divsChild>
                                                                                            <w:div w:id="1127700224">
                                                                                              <w:marLeft w:val="0"/>
                                                                                              <w:marRight w:val="0"/>
                                                                                              <w:marTop w:val="0"/>
                                                                                              <w:marBottom w:val="0"/>
                                                                                              <w:divBdr>
                                                                                                <w:top w:val="none" w:sz="0" w:space="0" w:color="auto"/>
                                                                                                <w:left w:val="none" w:sz="0" w:space="0" w:color="auto"/>
                                                                                                <w:bottom w:val="none" w:sz="0" w:space="0" w:color="auto"/>
                                                                                                <w:right w:val="none" w:sz="0" w:space="0" w:color="auto"/>
                                                                                              </w:divBdr>
                                                                                              <w:divsChild>
                                                                                                <w:div w:id="546067363">
                                                                                                  <w:marLeft w:val="0"/>
                                                                                                  <w:marRight w:val="0"/>
                                                                                                  <w:marTop w:val="0"/>
                                                                                                  <w:marBottom w:val="0"/>
                                                                                                  <w:divBdr>
                                                                                                    <w:top w:val="none" w:sz="0" w:space="0" w:color="auto"/>
                                                                                                    <w:left w:val="none" w:sz="0" w:space="0" w:color="auto"/>
                                                                                                    <w:bottom w:val="none" w:sz="0" w:space="0" w:color="auto"/>
                                                                                                    <w:right w:val="none" w:sz="0" w:space="0" w:color="auto"/>
                                                                                                  </w:divBdr>
                                                                                                  <w:divsChild>
                                                                                                    <w:div w:id="1982076808">
                                                                                                      <w:marLeft w:val="0"/>
                                                                                                      <w:marRight w:val="0"/>
                                                                                                      <w:marTop w:val="0"/>
                                                                                                      <w:marBottom w:val="0"/>
                                                                                                      <w:divBdr>
                                                                                                        <w:top w:val="none" w:sz="0" w:space="0" w:color="auto"/>
                                                                                                        <w:left w:val="none" w:sz="0" w:space="0" w:color="auto"/>
                                                                                                        <w:bottom w:val="none" w:sz="0" w:space="0" w:color="auto"/>
                                                                                                        <w:right w:val="none" w:sz="0" w:space="0" w:color="auto"/>
                                                                                                      </w:divBdr>
                                                                                                      <w:divsChild>
                                                                                                        <w:div w:id="1805345909">
                                                                                                          <w:marLeft w:val="0"/>
                                                                                                          <w:marRight w:val="0"/>
                                                                                                          <w:marTop w:val="0"/>
                                                                                                          <w:marBottom w:val="0"/>
                                                                                                          <w:divBdr>
                                                                                                            <w:top w:val="none" w:sz="0" w:space="0" w:color="auto"/>
                                                                                                            <w:left w:val="none" w:sz="0" w:space="0" w:color="auto"/>
                                                                                                            <w:bottom w:val="none" w:sz="0" w:space="0" w:color="auto"/>
                                                                                                            <w:right w:val="none" w:sz="0" w:space="0" w:color="auto"/>
                                                                                                          </w:divBdr>
                                                                                                          <w:divsChild>
                                                                                                            <w:div w:id="1255044110">
                                                                                                              <w:marLeft w:val="0"/>
                                                                                                              <w:marRight w:val="0"/>
                                                                                                              <w:marTop w:val="0"/>
                                                                                                              <w:marBottom w:val="0"/>
                                                                                                              <w:divBdr>
                                                                                                                <w:top w:val="none" w:sz="0" w:space="0" w:color="auto"/>
                                                                                                                <w:left w:val="none" w:sz="0" w:space="0" w:color="auto"/>
                                                                                                                <w:bottom w:val="none" w:sz="0" w:space="0" w:color="auto"/>
                                                                                                                <w:right w:val="none" w:sz="0" w:space="0" w:color="auto"/>
                                                                                                              </w:divBdr>
                                                                                                              <w:divsChild>
                                                                                                                <w:div w:id="6636120">
                                                                                                                  <w:marLeft w:val="0"/>
                                                                                                                  <w:marRight w:val="0"/>
                                                                                                                  <w:marTop w:val="0"/>
                                                                                                                  <w:marBottom w:val="0"/>
                                                                                                                  <w:divBdr>
                                                                                                                    <w:top w:val="none" w:sz="0" w:space="0" w:color="auto"/>
                                                                                                                    <w:left w:val="none" w:sz="0" w:space="0" w:color="auto"/>
                                                                                                                    <w:bottom w:val="none" w:sz="0" w:space="0" w:color="auto"/>
                                                                                                                    <w:right w:val="none" w:sz="0" w:space="0" w:color="auto"/>
                                                                                                                  </w:divBdr>
                                                                                                                  <w:divsChild>
                                                                                                                    <w:div w:id="1549099575">
                                                                                                                      <w:marLeft w:val="0"/>
                                                                                                                      <w:marRight w:val="0"/>
                                                                                                                      <w:marTop w:val="0"/>
                                                                                                                      <w:marBottom w:val="0"/>
                                                                                                                      <w:divBdr>
                                                                                                                        <w:top w:val="none" w:sz="0" w:space="0" w:color="auto"/>
                                                                                                                        <w:left w:val="none" w:sz="0" w:space="0" w:color="auto"/>
                                                                                                                        <w:bottom w:val="none" w:sz="0" w:space="0" w:color="auto"/>
                                                                                                                        <w:right w:val="none" w:sz="0" w:space="0" w:color="auto"/>
                                                                                                                      </w:divBdr>
                                                                                                                      <w:divsChild>
                                                                                                                        <w:div w:id="1540048686">
                                                                                                                          <w:marLeft w:val="0"/>
                                                                                                                          <w:marRight w:val="0"/>
                                                                                                                          <w:marTop w:val="0"/>
                                                                                                                          <w:marBottom w:val="0"/>
                                                                                                                          <w:divBdr>
                                                                                                                            <w:top w:val="none" w:sz="0" w:space="0" w:color="auto"/>
                                                                                                                            <w:left w:val="none" w:sz="0" w:space="0" w:color="auto"/>
                                                                                                                            <w:bottom w:val="none" w:sz="0" w:space="0" w:color="auto"/>
                                                                                                                            <w:right w:val="none" w:sz="0" w:space="0" w:color="auto"/>
                                                                                                                          </w:divBdr>
                                                                                                                          <w:divsChild>
                                                                                                                            <w:div w:id="1283226038">
                                                                                                                              <w:marLeft w:val="0"/>
                                                                                                                              <w:marRight w:val="0"/>
                                                                                                                              <w:marTop w:val="0"/>
                                                                                                                              <w:marBottom w:val="0"/>
                                                                                                                              <w:divBdr>
                                                                                                                                <w:top w:val="none" w:sz="0" w:space="0" w:color="auto"/>
                                                                                                                                <w:left w:val="none" w:sz="0" w:space="0" w:color="auto"/>
                                                                                                                                <w:bottom w:val="none" w:sz="0" w:space="0" w:color="auto"/>
                                                                                                                                <w:right w:val="none" w:sz="0" w:space="0" w:color="auto"/>
                                                                                                                              </w:divBdr>
                                                                                                                              <w:divsChild>
                                                                                                                                <w:div w:id="194283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768743">
                                                                                                      <w:marLeft w:val="0"/>
                                                                                                      <w:marRight w:val="0"/>
                                                                                                      <w:marTop w:val="0"/>
                                                                                                      <w:marBottom w:val="0"/>
                                                                                                      <w:divBdr>
                                                                                                        <w:top w:val="none" w:sz="0" w:space="0" w:color="auto"/>
                                                                                                        <w:left w:val="none" w:sz="0" w:space="0" w:color="auto"/>
                                                                                                        <w:bottom w:val="none" w:sz="0" w:space="0" w:color="auto"/>
                                                                                                        <w:right w:val="none" w:sz="0" w:space="0" w:color="auto"/>
                                                                                                      </w:divBdr>
                                                                                                      <w:divsChild>
                                                                                                        <w:div w:id="1941912432">
                                                                                                          <w:marLeft w:val="0"/>
                                                                                                          <w:marRight w:val="0"/>
                                                                                                          <w:marTop w:val="0"/>
                                                                                                          <w:marBottom w:val="0"/>
                                                                                                          <w:divBdr>
                                                                                                            <w:top w:val="none" w:sz="0" w:space="0" w:color="auto"/>
                                                                                                            <w:left w:val="none" w:sz="0" w:space="0" w:color="auto"/>
                                                                                                            <w:bottom w:val="none" w:sz="0" w:space="0" w:color="auto"/>
                                                                                                            <w:right w:val="none" w:sz="0" w:space="0" w:color="auto"/>
                                                                                                          </w:divBdr>
                                                                                                          <w:divsChild>
                                                                                                            <w:div w:id="1523587123">
                                                                                                              <w:marLeft w:val="0"/>
                                                                                                              <w:marRight w:val="0"/>
                                                                                                              <w:marTop w:val="0"/>
                                                                                                              <w:marBottom w:val="0"/>
                                                                                                              <w:divBdr>
                                                                                                                <w:top w:val="none" w:sz="0" w:space="0" w:color="auto"/>
                                                                                                                <w:left w:val="none" w:sz="0" w:space="0" w:color="auto"/>
                                                                                                                <w:bottom w:val="none" w:sz="0" w:space="0" w:color="auto"/>
                                                                                                                <w:right w:val="none" w:sz="0" w:space="0" w:color="auto"/>
                                                                                                              </w:divBdr>
                                                                                                              <w:divsChild>
                                                                                                                <w:div w:id="1898124035">
                                                                                                                  <w:marLeft w:val="0"/>
                                                                                                                  <w:marRight w:val="0"/>
                                                                                                                  <w:marTop w:val="0"/>
                                                                                                                  <w:marBottom w:val="0"/>
                                                                                                                  <w:divBdr>
                                                                                                                    <w:top w:val="none" w:sz="0" w:space="0" w:color="auto"/>
                                                                                                                    <w:left w:val="none" w:sz="0" w:space="0" w:color="auto"/>
                                                                                                                    <w:bottom w:val="none" w:sz="0" w:space="0" w:color="auto"/>
                                                                                                                    <w:right w:val="none" w:sz="0" w:space="0" w:color="auto"/>
                                                                                                                  </w:divBdr>
                                                                                                                  <w:divsChild>
                                                                                                                    <w:div w:id="198127779">
                                                                                                                      <w:marLeft w:val="0"/>
                                                                                                                      <w:marRight w:val="0"/>
                                                                                                                      <w:marTop w:val="0"/>
                                                                                                                      <w:marBottom w:val="0"/>
                                                                                                                      <w:divBdr>
                                                                                                                        <w:top w:val="none" w:sz="0" w:space="0" w:color="auto"/>
                                                                                                                        <w:left w:val="none" w:sz="0" w:space="0" w:color="auto"/>
                                                                                                                        <w:bottom w:val="none" w:sz="0" w:space="0" w:color="auto"/>
                                                                                                                        <w:right w:val="none" w:sz="0" w:space="0" w:color="auto"/>
                                                                                                                      </w:divBdr>
                                                                                                                      <w:divsChild>
                                                                                                                        <w:div w:id="1962690752">
                                                                                                                          <w:marLeft w:val="0"/>
                                                                                                                          <w:marRight w:val="0"/>
                                                                                                                          <w:marTop w:val="0"/>
                                                                                                                          <w:marBottom w:val="0"/>
                                                                                                                          <w:divBdr>
                                                                                                                            <w:top w:val="none" w:sz="0" w:space="0" w:color="auto"/>
                                                                                                                            <w:left w:val="none" w:sz="0" w:space="0" w:color="auto"/>
                                                                                                                            <w:bottom w:val="none" w:sz="0" w:space="0" w:color="auto"/>
                                                                                                                            <w:right w:val="none" w:sz="0" w:space="0" w:color="auto"/>
                                                                                                                          </w:divBdr>
                                                                                                                          <w:divsChild>
                                                                                                                            <w:div w:id="1999384536">
                                                                                                                              <w:marLeft w:val="0"/>
                                                                                                                              <w:marRight w:val="0"/>
                                                                                                                              <w:marTop w:val="0"/>
                                                                                                                              <w:marBottom w:val="0"/>
                                                                                                                              <w:divBdr>
                                                                                                                                <w:top w:val="none" w:sz="0" w:space="0" w:color="auto"/>
                                                                                                                                <w:left w:val="none" w:sz="0" w:space="0" w:color="auto"/>
                                                                                                                                <w:bottom w:val="none" w:sz="0" w:space="0" w:color="auto"/>
                                                                                                                                <w:right w:val="none" w:sz="0" w:space="0" w:color="auto"/>
                                                                                                                              </w:divBdr>
                                                                                                                              <w:divsChild>
                                                                                                                                <w:div w:id="15802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100678">
                                                                                                      <w:marLeft w:val="0"/>
                                                                                                      <w:marRight w:val="0"/>
                                                                                                      <w:marTop w:val="0"/>
                                                                                                      <w:marBottom w:val="0"/>
                                                                                                      <w:divBdr>
                                                                                                        <w:top w:val="none" w:sz="0" w:space="0" w:color="auto"/>
                                                                                                        <w:left w:val="none" w:sz="0" w:space="0" w:color="auto"/>
                                                                                                        <w:bottom w:val="none" w:sz="0" w:space="0" w:color="auto"/>
                                                                                                        <w:right w:val="none" w:sz="0" w:space="0" w:color="auto"/>
                                                                                                      </w:divBdr>
                                                                                                      <w:divsChild>
                                                                                                        <w:div w:id="1352537295">
                                                                                                          <w:marLeft w:val="0"/>
                                                                                                          <w:marRight w:val="0"/>
                                                                                                          <w:marTop w:val="0"/>
                                                                                                          <w:marBottom w:val="0"/>
                                                                                                          <w:divBdr>
                                                                                                            <w:top w:val="none" w:sz="0" w:space="0" w:color="auto"/>
                                                                                                            <w:left w:val="none" w:sz="0" w:space="0" w:color="auto"/>
                                                                                                            <w:bottom w:val="none" w:sz="0" w:space="0" w:color="auto"/>
                                                                                                            <w:right w:val="none" w:sz="0" w:space="0" w:color="auto"/>
                                                                                                          </w:divBdr>
                                                                                                          <w:divsChild>
                                                                                                            <w:div w:id="1995798321">
                                                                                                              <w:marLeft w:val="0"/>
                                                                                                              <w:marRight w:val="0"/>
                                                                                                              <w:marTop w:val="0"/>
                                                                                                              <w:marBottom w:val="0"/>
                                                                                                              <w:divBdr>
                                                                                                                <w:top w:val="none" w:sz="0" w:space="0" w:color="auto"/>
                                                                                                                <w:left w:val="none" w:sz="0" w:space="0" w:color="auto"/>
                                                                                                                <w:bottom w:val="none" w:sz="0" w:space="0" w:color="auto"/>
                                                                                                                <w:right w:val="none" w:sz="0" w:space="0" w:color="auto"/>
                                                                                                              </w:divBdr>
                                                                                                              <w:divsChild>
                                                                                                                <w:div w:id="2126193846">
                                                                                                                  <w:marLeft w:val="0"/>
                                                                                                                  <w:marRight w:val="0"/>
                                                                                                                  <w:marTop w:val="0"/>
                                                                                                                  <w:marBottom w:val="0"/>
                                                                                                                  <w:divBdr>
                                                                                                                    <w:top w:val="none" w:sz="0" w:space="0" w:color="auto"/>
                                                                                                                    <w:left w:val="none" w:sz="0" w:space="0" w:color="auto"/>
                                                                                                                    <w:bottom w:val="none" w:sz="0" w:space="0" w:color="auto"/>
                                                                                                                    <w:right w:val="none" w:sz="0" w:space="0" w:color="auto"/>
                                                                                                                  </w:divBdr>
                                                                                                                  <w:divsChild>
                                                                                                                    <w:div w:id="114837002">
                                                                                                                      <w:marLeft w:val="0"/>
                                                                                                                      <w:marRight w:val="0"/>
                                                                                                                      <w:marTop w:val="0"/>
                                                                                                                      <w:marBottom w:val="0"/>
                                                                                                                      <w:divBdr>
                                                                                                                        <w:top w:val="none" w:sz="0" w:space="0" w:color="auto"/>
                                                                                                                        <w:left w:val="none" w:sz="0" w:space="0" w:color="auto"/>
                                                                                                                        <w:bottom w:val="none" w:sz="0" w:space="0" w:color="auto"/>
                                                                                                                        <w:right w:val="none" w:sz="0" w:space="0" w:color="auto"/>
                                                                                                                      </w:divBdr>
                                                                                                                      <w:divsChild>
                                                                                                                        <w:div w:id="917594743">
                                                                                                                          <w:marLeft w:val="0"/>
                                                                                                                          <w:marRight w:val="0"/>
                                                                                                                          <w:marTop w:val="0"/>
                                                                                                                          <w:marBottom w:val="0"/>
                                                                                                                          <w:divBdr>
                                                                                                                            <w:top w:val="none" w:sz="0" w:space="0" w:color="auto"/>
                                                                                                                            <w:left w:val="none" w:sz="0" w:space="0" w:color="auto"/>
                                                                                                                            <w:bottom w:val="none" w:sz="0" w:space="0" w:color="auto"/>
                                                                                                                            <w:right w:val="none" w:sz="0" w:space="0" w:color="auto"/>
                                                                                                                          </w:divBdr>
                                                                                                                          <w:divsChild>
                                                                                                                            <w:div w:id="1080643017">
                                                                                                                              <w:marLeft w:val="0"/>
                                                                                                                              <w:marRight w:val="0"/>
                                                                                                                              <w:marTop w:val="0"/>
                                                                                                                              <w:marBottom w:val="0"/>
                                                                                                                              <w:divBdr>
                                                                                                                                <w:top w:val="none" w:sz="0" w:space="0" w:color="auto"/>
                                                                                                                                <w:left w:val="none" w:sz="0" w:space="0" w:color="auto"/>
                                                                                                                                <w:bottom w:val="none" w:sz="0" w:space="0" w:color="auto"/>
                                                                                                                                <w:right w:val="none" w:sz="0" w:space="0" w:color="auto"/>
                                                                                                                              </w:divBdr>
                                                                                                                              <w:divsChild>
                                                                                                                                <w:div w:id="126303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04010">
                                                                                                      <w:marLeft w:val="0"/>
                                                                                                      <w:marRight w:val="0"/>
                                                                                                      <w:marTop w:val="0"/>
                                                                                                      <w:marBottom w:val="0"/>
                                                                                                      <w:divBdr>
                                                                                                        <w:top w:val="none" w:sz="0" w:space="0" w:color="auto"/>
                                                                                                        <w:left w:val="none" w:sz="0" w:space="0" w:color="auto"/>
                                                                                                        <w:bottom w:val="none" w:sz="0" w:space="0" w:color="auto"/>
                                                                                                        <w:right w:val="none" w:sz="0" w:space="0" w:color="auto"/>
                                                                                                      </w:divBdr>
                                                                                                      <w:divsChild>
                                                                                                        <w:div w:id="453334089">
                                                                                                          <w:marLeft w:val="0"/>
                                                                                                          <w:marRight w:val="0"/>
                                                                                                          <w:marTop w:val="0"/>
                                                                                                          <w:marBottom w:val="0"/>
                                                                                                          <w:divBdr>
                                                                                                            <w:top w:val="none" w:sz="0" w:space="0" w:color="auto"/>
                                                                                                            <w:left w:val="none" w:sz="0" w:space="0" w:color="auto"/>
                                                                                                            <w:bottom w:val="none" w:sz="0" w:space="0" w:color="auto"/>
                                                                                                            <w:right w:val="none" w:sz="0" w:space="0" w:color="auto"/>
                                                                                                          </w:divBdr>
                                                                                                          <w:divsChild>
                                                                                                            <w:div w:id="1031686313">
                                                                                                              <w:marLeft w:val="0"/>
                                                                                                              <w:marRight w:val="0"/>
                                                                                                              <w:marTop w:val="0"/>
                                                                                                              <w:marBottom w:val="0"/>
                                                                                                              <w:divBdr>
                                                                                                                <w:top w:val="none" w:sz="0" w:space="0" w:color="auto"/>
                                                                                                                <w:left w:val="none" w:sz="0" w:space="0" w:color="auto"/>
                                                                                                                <w:bottom w:val="none" w:sz="0" w:space="0" w:color="auto"/>
                                                                                                                <w:right w:val="none" w:sz="0" w:space="0" w:color="auto"/>
                                                                                                              </w:divBdr>
                                                                                                              <w:divsChild>
                                                                                                                <w:div w:id="864027803">
                                                                                                                  <w:marLeft w:val="0"/>
                                                                                                                  <w:marRight w:val="0"/>
                                                                                                                  <w:marTop w:val="0"/>
                                                                                                                  <w:marBottom w:val="0"/>
                                                                                                                  <w:divBdr>
                                                                                                                    <w:top w:val="none" w:sz="0" w:space="0" w:color="auto"/>
                                                                                                                    <w:left w:val="none" w:sz="0" w:space="0" w:color="auto"/>
                                                                                                                    <w:bottom w:val="none" w:sz="0" w:space="0" w:color="auto"/>
                                                                                                                    <w:right w:val="none" w:sz="0" w:space="0" w:color="auto"/>
                                                                                                                  </w:divBdr>
                                                                                                                  <w:divsChild>
                                                                                                                    <w:div w:id="1719815411">
                                                                                                                      <w:marLeft w:val="0"/>
                                                                                                                      <w:marRight w:val="0"/>
                                                                                                                      <w:marTop w:val="0"/>
                                                                                                                      <w:marBottom w:val="0"/>
                                                                                                                      <w:divBdr>
                                                                                                                        <w:top w:val="none" w:sz="0" w:space="0" w:color="auto"/>
                                                                                                                        <w:left w:val="none" w:sz="0" w:space="0" w:color="auto"/>
                                                                                                                        <w:bottom w:val="none" w:sz="0" w:space="0" w:color="auto"/>
                                                                                                                        <w:right w:val="none" w:sz="0" w:space="0" w:color="auto"/>
                                                                                                                      </w:divBdr>
                                                                                                                      <w:divsChild>
                                                                                                                        <w:div w:id="1942294308">
                                                                                                                          <w:marLeft w:val="0"/>
                                                                                                                          <w:marRight w:val="0"/>
                                                                                                                          <w:marTop w:val="0"/>
                                                                                                                          <w:marBottom w:val="0"/>
                                                                                                                          <w:divBdr>
                                                                                                                            <w:top w:val="none" w:sz="0" w:space="0" w:color="auto"/>
                                                                                                                            <w:left w:val="none" w:sz="0" w:space="0" w:color="auto"/>
                                                                                                                            <w:bottom w:val="none" w:sz="0" w:space="0" w:color="auto"/>
                                                                                                                            <w:right w:val="none" w:sz="0" w:space="0" w:color="auto"/>
                                                                                                                          </w:divBdr>
                                                                                                                          <w:divsChild>
                                                                                                                            <w:div w:id="1085109239">
                                                                                                                              <w:marLeft w:val="0"/>
                                                                                                                              <w:marRight w:val="0"/>
                                                                                                                              <w:marTop w:val="0"/>
                                                                                                                              <w:marBottom w:val="0"/>
                                                                                                                              <w:divBdr>
                                                                                                                                <w:top w:val="none" w:sz="0" w:space="0" w:color="auto"/>
                                                                                                                                <w:left w:val="none" w:sz="0" w:space="0" w:color="auto"/>
                                                                                                                                <w:bottom w:val="none" w:sz="0" w:space="0" w:color="auto"/>
                                                                                                                                <w:right w:val="none" w:sz="0" w:space="0" w:color="auto"/>
                                                                                                                              </w:divBdr>
                                                                                                                              <w:divsChild>
                                                                                                                                <w:div w:id="4527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306077">
                                                                                                      <w:marLeft w:val="0"/>
                                                                                                      <w:marRight w:val="0"/>
                                                                                                      <w:marTop w:val="0"/>
                                                                                                      <w:marBottom w:val="0"/>
                                                                                                      <w:divBdr>
                                                                                                        <w:top w:val="none" w:sz="0" w:space="0" w:color="auto"/>
                                                                                                        <w:left w:val="none" w:sz="0" w:space="0" w:color="auto"/>
                                                                                                        <w:bottom w:val="none" w:sz="0" w:space="0" w:color="auto"/>
                                                                                                        <w:right w:val="none" w:sz="0" w:space="0" w:color="auto"/>
                                                                                                      </w:divBdr>
                                                                                                      <w:divsChild>
                                                                                                        <w:div w:id="2085839480">
                                                                                                          <w:marLeft w:val="0"/>
                                                                                                          <w:marRight w:val="0"/>
                                                                                                          <w:marTop w:val="0"/>
                                                                                                          <w:marBottom w:val="0"/>
                                                                                                          <w:divBdr>
                                                                                                            <w:top w:val="none" w:sz="0" w:space="0" w:color="auto"/>
                                                                                                            <w:left w:val="none" w:sz="0" w:space="0" w:color="auto"/>
                                                                                                            <w:bottom w:val="none" w:sz="0" w:space="0" w:color="auto"/>
                                                                                                            <w:right w:val="none" w:sz="0" w:space="0" w:color="auto"/>
                                                                                                          </w:divBdr>
                                                                                                          <w:divsChild>
                                                                                                            <w:div w:id="1399093229">
                                                                                                              <w:marLeft w:val="0"/>
                                                                                                              <w:marRight w:val="0"/>
                                                                                                              <w:marTop w:val="0"/>
                                                                                                              <w:marBottom w:val="0"/>
                                                                                                              <w:divBdr>
                                                                                                                <w:top w:val="none" w:sz="0" w:space="0" w:color="auto"/>
                                                                                                                <w:left w:val="none" w:sz="0" w:space="0" w:color="auto"/>
                                                                                                                <w:bottom w:val="none" w:sz="0" w:space="0" w:color="auto"/>
                                                                                                                <w:right w:val="none" w:sz="0" w:space="0" w:color="auto"/>
                                                                                                              </w:divBdr>
                                                                                                              <w:divsChild>
                                                                                                                <w:div w:id="1106845988">
                                                                                                                  <w:marLeft w:val="0"/>
                                                                                                                  <w:marRight w:val="0"/>
                                                                                                                  <w:marTop w:val="0"/>
                                                                                                                  <w:marBottom w:val="0"/>
                                                                                                                  <w:divBdr>
                                                                                                                    <w:top w:val="none" w:sz="0" w:space="0" w:color="auto"/>
                                                                                                                    <w:left w:val="none" w:sz="0" w:space="0" w:color="auto"/>
                                                                                                                    <w:bottom w:val="none" w:sz="0" w:space="0" w:color="auto"/>
                                                                                                                    <w:right w:val="none" w:sz="0" w:space="0" w:color="auto"/>
                                                                                                                  </w:divBdr>
                                                                                                                </w:div>
                                                                                                                <w:div w:id="493881924">
                                                                                                                  <w:marLeft w:val="0"/>
                                                                                                                  <w:marRight w:val="0"/>
                                                                                                                  <w:marTop w:val="0"/>
                                                                                                                  <w:marBottom w:val="0"/>
                                                                                                                  <w:divBdr>
                                                                                                                    <w:top w:val="none" w:sz="0" w:space="0" w:color="auto"/>
                                                                                                                    <w:left w:val="none" w:sz="0" w:space="0" w:color="auto"/>
                                                                                                                    <w:bottom w:val="none" w:sz="0" w:space="0" w:color="auto"/>
                                                                                                                    <w:right w:val="none" w:sz="0" w:space="0" w:color="auto"/>
                                                                                                                  </w:divBdr>
                                                                                                                  <w:divsChild>
                                                                                                                    <w:div w:id="97421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2541">
                                                                                                      <w:marLeft w:val="0"/>
                                                                                                      <w:marRight w:val="0"/>
                                                                                                      <w:marTop w:val="0"/>
                                                                                                      <w:marBottom w:val="0"/>
                                                                                                      <w:divBdr>
                                                                                                        <w:top w:val="none" w:sz="0" w:space="0" w:color="auto"/>
                                                                                                        <w:left w:val="none" w:sz="0" w:space="0" w:color="auto"/>
                                                                                                        <w:bottom w:val="none" w:sz="0" w:space="0" w:color="auto"/>
                                                                                                        <w:right w:val="none" w:sz="0" w:space="0" w:color="auto"/>
                                                                                                      </w:divBdr>
                                                                                                      <w:divsChild>
                                                                                                        <w:div w:id="1841382228">
                                                                                                          <w:marLeft w:val="0"/>
                                                                                                          <w:marRight w:val="0"/>
                                                                                                          <w:marTop w:val="0"/>
                                                                                                          <w:marBottom w:val="0"/>
                                                                                                          <w:divBdr>
                                                                                                            <w:top w:val="none" w:sz="0" w:space="0" w:color="auto"/>
                                                                                                            <w:left w:val="none" w:sz="0" w:space="0" w:color="auto"/>
                                                                                                            <w:bottom w:val="none" w:sz="0" w:space="0" w:color="auto"/>
                                                                                                            <w:right w:val="none" w:sz="0" w:space="0" w:color="auto"/>
                                                                                                          </w:divBdr>
                                                                                                          <w:divsChild>
                                                                                                            <w:div w:id="1802840990">
                                                                                                              <w:marLeft w:val="0"/>
                                                                                                              <w:marRight w:val="0"/>
                                                                                                              <w:marTop w:val="0"/>
                                                                                                              <w:marBottom w:val="0"/>
                                                                                                              <w:divBdr>
                                                                                                                <w:top w:val="none" w:sz="0" w:space="0" w:color="auto"/>
                                                                                                                <w:left w:val="none" w:sz="0" w:space="0" w:color="auto"/>
                                                                                                                <w:bottom w:val="none" w:sz="0" w:space="0" w:color="auto"/>
                                                                                                                <w:right w:val="none" w:sz="0" w:space="0" w:color="auto"/>
                                                                                                              </w:divBdr>
                                                                                                              <w:divsChild>
                                                                                                                <w:div w:id="1586453907">
                                                                                                                  <w:marLeft w:val="0"/>
                                                                                                                  <w:marRight w:val="0"/>
                                                                                                                  <w:marTop w:val="0"/>
                                                                                                                  <w:marBottom w:val="0"/>
                                                                                                                  <w:divBdr>
                                                                                                                    <w:top w:val="none" w:sz="0" w:space="0" w:color="auto"/>
                                                                                                                    <w:left w:val="none" w:sz="0" w:space="0" w:color="auto"/>
                                                                                                                    <w:bottom w:val="none" w:sz="0" w:space="0" w:color="auto"/>
                                                                                                                    <w:right w:val="none" w:sz="0" w:space="0" w:color="auto"/>
                                                                                                                  </w:divBdr>
                                                                                                                  <w:divsChild>
                                                                                                                    <w:div w:id="138575239">
                                                                                                                      <w:marLeft w:val="0"/>
                                                                                                                      <w:marRight w:val="0"/>
                                                                                                                      <w:marTop w:val="0"/>
                                                                                                                      <w:marBottom w:val="0"/>
                                                                                                                      <w:divBdr>
                                                                                                                        <w:top w:val="none" w:sz="0" w:space="0" w:color="auto"/>
                                                                                                                        <w:left w:val="none" w:sz="0" w:space="0" w:color="auto"/>
                                                                                                                        <w:bottom w:val="none" w:sz="0" w:space="0" w:color="auto"/>
                                                                                                                        <w:right w:val="none" w:sz="0" w:space="0" w:color="auto"/>
                                                                                                                      </w:divBdr>
                                                                                                                      <w:divsChild>
                                                                                                                        <w:div w:id="634145631">
                                                                                                                          <w:marLeft w:val="0"/>
                                                                                                                          <w:marRight w:val="0"/>
                                                                                                                          <w:marTop w:val="0"/>
                                                                                                                          <w:marBottom w:val="0"/>
                                                                                                                          <w:divBdr>
                                                                                                                            <w:top w:val="none" w:sz="0" w:space="0" w:color="auto"/>
                                                                                                                            <w:left w:val="none" w:sz="0" w:space="0" w:color="auto"/>
                                                                                                                            <w:bottom w:val="none" w:sz="0" w:space="0" w:color="auto"/>
                                                                                                                            <w:right w:val="none" w:sz="0" w:space="0" w:color="auto"/>
                                                                                                                          </w:divBdr>
                                                                                                                          <w:divsChild>
                                                                                                                            <w:div w:id="961837826">
                                                                                                                              <w:marLeft w:val="0"/>
                                                                                                                              <w:marRight w:val="0"/>
                                                                                                                              <w:marTop w:val="0"/>
                                                                                                                              <w:marBottom w:val="0"/>
                                                                                                                              <w:divBdr>
                                                                                                                                <w:top w:val="none" w:sz="0" w:space="0" w:color="auto"/>
                                                                                                                                <w:left w:val="none" w:sz="0" w:space="0" w:color="auto"/>
                                                                                                                                <w:bottom w:val="none" w:sz="0" w:space="0" w:color="auto"/>
                                                                                                                                <w:right w:val="none" w:sz="0" w:space="0" w:color="auto"/>
                                                                                                                              </w:divBdr>
                                                                                                                              <w:divsChild>
                                                                                                                                <w:div w:id="156664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891857">
                                                                                                      <w:marLeft w:val="0"/>
                                                                                                      <w:marRight w:val="0"/>
                                                                                                      <w:marTop w:val="0"/>
                                                                                                      <w:marBottom w:val="0"/>
                                                                                                      <w:divBdr>
                                                                                                        <w:top w:val="none" w:sz="0" w:space="0" w:color="auto"/>
                                                                                                        <w:left w:val="none" w:sz="0" w:space="0" w:color="auto"/>
                                                                                                        <w:bottom w:val="none" w:sz="0" w:space="0" w:color="auto"/>
                                                                                                        <w:right w:val="none" w:sz="0" w:space="0" w:color="auto"/>
                                                                                                      </w:divBdr>
                                                                                                      <w:divsChild>
                                                                                                        <w:div w:id="231623729">
                                                                                                          <w:marLeft w:val="0"/>
                                                                                                          <w:marRight w:val="0"/>
                                                                                                          <w:marTop w:val="0"/>
                                                                                                          <w:marBottom w:val="0"/>
                                                                                                          <w:divBdr>
                                                                                                            <w:top w:val="none" w:sz="0" w:space="0" w:color="auto"/>
                                                                                                            <w:left w:val="none" w:sz="0" w:space="0" w:color="auto"/>
                                                                                                            <w:bottom w:val="none" w:sz="0" w:space="0" w:color="auto"/>
                                                                                                            <w:right w:val="none" w:sz="0" w:space="0" w:color="auto"/>
                                                                                                          </w:divBdr>
                                                                                                          <w:divsChild>
                                                                                                            <w:div w:id="1995059053">
                                                                                                              <w:marLeft w:val="0"/>
                                                                                                              <w:marRight w:val="0"/>
                                                                                                              <w:marTop w:val="0"/>
                                                                                                              <w:marBottom w:val="0"/>
                                                                                                              <w:divBdr>
                                                                                                                <w:top w:val="none" w:sz="0" w:space="0" w:color="auto"/>
                                                                                                                <w:left w:val="none" w:sz="0" w:space="0" w:color="auto"/>
                                                                                                                <w:bottom w:val="none" w:sz="0" w:space="0" w:color="auto"/>
                                                                                                                <w:right w:val="none" w:sz="0" w:space="0" w:color="auto"/>
                                                                                                              </w:divBdr>
                                                                                                              <w:divsChild>
                                                                                                                <w:div w:id="1449739962">
                                                                                                                  <w:marLeft w:val="0"/>
                                                                                                                  <w:marRight w:val="0"/>
                                                                                                                  <w:marTop w:val="0"/>
                                                                                                                  <w:marBottom w:val="0"/>
                                                                                                                  <w:divBdr>
                                                                                                                    <w:top w:val="none" w:sz="0" w:space="0" w:color="auto"/>
                                                                                                                    <w:left w:val="none" w:sz="0" w:space="0" w:color="auto"/>
                                                                                                                    <w:bottom w:val="none" w:sz="0" w:space="0" w:color="auto"/>
                                                                                                                    <w:right w:val="none" w:sz="0" w:space="0" w:color="auto"/>
                                                                                                                  </w:divBdr>
                                                                                                                  <w:divsChild>
                                                                                                                    <w:div w:id="273951692">
                                                                                                                      <w:marLeft w:val="0"/>
                                                                                                                      <w:marRight w:val="0"/>
                                                                                                                      <w:marTop w:val="0"/>
                                                                                                                      <w:marBottom w:val="0"/>
                                                                                                                      <w:divBdr>
                                                                                                                        <w:top w:val="none" w:sz="0" w:space="0" w:color="auto"/>
                                                                                                                        <w:left w:val="none" w:sz="0" w:space="0" w:color="auto"/>
                                                                                                                        <w:bottom w:val="none" w:sz="0" w:space="0" w:color="auto"/>
                                                                                                                        <w:right w:val="none" w:sz="0" w:space="0" w:color="auto"/>
                                                                                                                      </w:divBdr>
                                                                                                                      <w:divsChild>
                                                                                                                        <w:div w:id="1065294333">
                                                                                                                          <w:marLeft w:val="0"/>
                                                                                                                          <w:marRight w:val="0"/>
                                                                                                                          <w:marTop w:val="0"/>
                                                                                                                          <w:marBottom w:val="0"/>
                                                                                                                          <w:divBdr>
                                                                                                                            <w:top w:val="none" w:sz="0" w:space="0" w:color="auto"/>
                                                                                                                            <w:left w:val="none" w:sz="0" w:space="0" w:color="auto"/>
                                                                                                                            <w:bottom w:val="none" w:sz="0" w:space="0" w:color="auto"/>
                                                                                                                            <w:right w:val="none" w:sz="0" w:space="0" w:color="auto"/>
                                                                                                                          </w:divBdr>
                                                                                                                          <w:divsChild>
                                                                                                                            <w:div w:id="837770618">
                                                                                                                              <w:marLeft w:val="0"/>
                                                                                                                              <w:marRight w:val="0"/>
                                                                                                                              <w:marTop w:val="0"/>
                                                                                                                              <w:marBottom w:val="0"/>
                                                                                                                              <w:divBdr>
                                                                                                                                <w:top w:val="none" w:sz="0" w:space="0" w:color="auto"/>
                                                                                                                                <w:left w:val="none" w:sz="0" w:space="0" w:color="auto"/>
                                                                                                                                <w:bottom w:val="none" w:sz="0" w:space="0" w:color="auto"/>
                                                                                                                                <w:right w:val="none" w:sz="0" w:space="0" w:color="auto"/>
                                                                                                                              </w:divBdr>
                                                                                                                              <w:divsChild>
                                                                                                                                <w:div w:id="69219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968419">
                                                                                                      <w:marLeft w:val="0"/>
                                                                                                      <w:marRight w:val="0"/>
                                                                                                      <w:marTop w:val="0"/>
                                                                                                      <w:marBottom w:val="0"/>
                                                                                                      <w:divBdr>
                                                                                                        <w:top w:val="none" w:sz="0" w:space="0" w:color="auto"/>
                                                                                                        <w:left w:val="none" w:sz="0" w:space="0" w:color="auto"/>
                                                                                                        <w:bottom w:val="none" w:sz="0" w:space="0" w:color="auto"/>
                                                                                                        <w:right w:val="none" w:sz="0" w:space="0" w:color="auto"/>
                                                                                                      </w:divBdr>
                                                                                                      <w:divsChild>
                                                                                                        <w:div w:id="2073501918">
                                                                                                          <w:marLeft w:val="0"/>
                                                                                                          <w:marRight w:val="0"/>
                                                                                                          <w:marTop w:val="0"/>
                                                                                                          <w:marBottom w:val="0"/>
                                                                                                          <w:divBdr>
                                                                                                            <w:top w:val="none" w:sz="0" w:space="0" w:color="auto"/>
                                                                                                            <w:left w:val="none" w:sz="0" w:space="0" w:color="auto"/>
                                                                                                            <w:bottom w:val="none" w:sz="0" w:space="0" w:color="auto"/>
                                                                                                            <w:right w:val="none" w:sz="0" w:space="0" w:color="auto"/>
                                                                                                          </w:divBdr>
                                                                                                          <w:divsChild>
                                                                                                            <w:div w:id="589587176">
                                                                                                              <w:marLeft w:val="0"/>
                                                                                                              <w:marRight w:val="0"/>
                                                                                                              <w:marTop w:val="0"/>
                                                                                                              <w:marBottom w:val="0"/>
                                                                                                              <w:divBdr>
                                                                                                                <w:top w:val="none" w:sz="0" w:space="0" w:color="auto"/>
                                                                                                                <w:left w:val="none" w:sz="0" w:space="0" w:color="auto"/>
                                                                                                                <w:bottom w:val="none" w:sz="0" w:space="0" w:color="auto"/>
                                                                                                                <w:right w:val="none" w:sz="0" w:space="0" w:color="auto"/>
                                                                                                              </w:divBdr>
                                                                                                              <w:divsChild>
                                                                                                                <w:div w:id="466167208">
                                                                                                                  <w:marLeft w:val="0"/>
                                                                                                                  <w:marRight w:val="0"/>
                                                                                                                  <w:marTop w:val="0"/>
                                                                                                                  <w:marBottom w:val="0"/>
                                                                                                                  <w:divBdr>
                                                                                                                    <w:top w:val="none" w:sz="0" w:space="0" w:color="auto"/>
                                                                                                                    <w:left w:val="none" w:sz="0" w:space="0" w:color="auto"/>
                                                                                                                    <w:bottom w:val="none" w:sz="0" w:space="0" w:color="auto"/>
                                                                                                                    <w:right w:val="none" w:sz="0" w:space="0" w:color="auto"/>
                                                                                                                  </w:divBdr>
                                                                                                                  <w:divsChild>
                                                                                                                    <w:div w:id="1701273511">
                                                                                                                      <w:marLeft w:val="0"/>
                                                                                                                      <w:marRight w:val="0"/>
                                                                                                                      <w:marTop w:val="0"/>
                                                                                                                      <w:marBottom w:val="0"/>
                                                                                                                      <w:divBdr>
                                                                                                                        <w:top w:val="none" w:sz="0" w:space="0" w:color="auto"/>
                                                                                                                        <w:left w:val="none" w:sz="0" w:space="0" w:color="auto"/>
                                                                                                                        <w:bottom w:val="none" w:sz="0" w:space="0" w:color="auto"/>
                                                                                                                        <w:right w:val="none" w:sz="0" w:space="0" w:color="auto"/>
                                                                                                                      </w:divBdr>
                                                                                                                      <w:divsChild>
                                                                                                                        <w:div w:id="1962413163">
                                                                                                                          <w:marLeft w:val="0"/>
                                                                                                                          <w:marRight w:val="0"/>
                                                                                                                          <w:marTop w:val="0"/>
                                                                                                                          <w:marBottom w:val="0"/>
                                                                                                                          <w:divBdr>
                                                                                                                            <w:top w:val="none" w:sz="0" w:space="0" w:color="auto"/>
                                                                                                                            <w:left w:val="none" w:sz="0" w:space="0" w:color="auto"/>
                                                                                                                            <w:bottom w:val="none" w:sz="0" w:space="0" w:color="auto"/>
                                                                                                                            <w:right w:val="none" w:sz="0" w:space="0" w:color="auto"/>
                                                                                                                          </w:divBdr>
                                                                                                                          <w:divsChild>
                                                                                                                            <w:div w:id="650257083">
                                                                                                                              <w:marLeft w:val="0"/>
                                                                                                                              <w:marRight w:val="0"/>
                                                                                                                              <w:marTop w:val="0"/>
                                                                                                                              <w:marBottom w:val="0"/>
                                                                                                                              <w:divBdr>
                                                                                                                                <w:top w:val="none" w:sz="0" w:space="0" w:color="auto"/>
                                                                                                                                <w:left w:val="none" w:sz="0" w:space="0" w:color="auto"/>
                                                                                                                                <w:bottom w:val="none" w:sz="0" w:space="0" w:color="auto"/>
                                                                                                                                <w:right w:val="none" w:sz="0" w:space="0" w:color="auto"/>
                                                                                                                              </w:divBdr>
                                                                                                                              <w:divsChild>
                                                                                                                                <w:div w:id="52763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9677960">
                                                  <w:marLeft w:val="0"/>
                                                  <w:marRight w:val="0"/>
                                                  <w:marTop w:val="0"/>
                                                  <w:marBottom w:val="0"/>
                                                  <w:divBdr>
                                                    <w:top w:val="none" w:sz="0" w:space="0" w:color="auto"/>
                                                    <w:left w:val="none" w:sz="0" w:space="0" w:color="auto"/>
                                                    <w:bottom w:val="none" w:sz="0" w:space="0" w:color="auto"/>
                                                    <w:right w:val="none" w:sz="0" w:space="0" w:color="auto"/>
                                                  </w:divBdr>
                                                  <w:divsChild>
                                                    <w:div w:id="951547748">
                                                      <w:marLeft w:val="0"/>
                                                      <w:marRight w:val="0"/>
                                                      <w:marTop w:val="0"/>
                                                      <w:marBottom w:val="0"/>
                                                      <w:divBdr>
                                                        <w:top w:val="none" w:sz="0" w:space="0" w:color="auto"/>
                                                        <w:left w:val="none" w:sz="0" w:space="0" w:color="auto"/>
                                                        <w:bottom w:val="none" w:sz="0" w:space="0" w:color="auto"/>
                                                        <w:right w:val="none" w:sz="0" w:space="0" w:color="auto"/>
                                                      </w:divBdr>
                                                      <w:divsChild>
                                                        <w:div w:id="357854831">
                                                          <w:marLeft w:val="0"/>
                                                          <w:marRight w:val="0"/>
                                                          <w:marTop w:val="0"/>
                                                          <w:marBottom w:val="0"/>
                                                          <w:divBdr>
                                                            <w:top w:val="none" w:sz="0" w:space="0" w:color="auto"/>
                                                            <w:left w:val="none" w:sz="0" w:space="0" w:color="auto"/>
                                                            <w:bottom w:val="none" w:sz="0" w:space="0" w:color="auto"/>
                                                            <w:right w:val="none" w:sz="0" w:space="0" w:color="auto"/>
                                                          </w:divBdr>
                                                          <w:divsChild>
                                                            <w:div w:id="1561359175">
                                                              <w:marLeft w:val="0"/>
                                                              <w:marRight w:val="0"/>
                                                              <w:marTop w:val="0"/>
                                                              <w:marBottom w:val="0"/>
                                                              <w:divBdr>
                                                                <w:top w:val="none" w:sz="0" w:space="0" w:color="auto"/>
                                                                <w:left w:val="none" w:sz="0" w:space="0" w:color="auto"/>
                                                                <w:bottom w:val="none" w:sz="0" w:space="0" w:color="auto"/>
                                                                <w:right w:val="none" w:sz="0" w:space="0" w:color="auto"/>
                                                              </w:divBdr>
                                                              <w:divsChild>
                                                                <w:div w:id="2080446166">
                                                                  <w:marLeft w:val="0"/>
                                                                  <w:marRight w:val="0"/>
                                                                  <w:marTop w:val="0"/>
                                                                  <w:marBottom w:val="0"/>
                                                                  <w:divBdr>
                                                                    <w:top w:val="none" w:sz="0" w:space="0" w:color="auto"/>
                                                                    <w:left w:val="none" w:sz="0" w:space="0" w:color="auto"/>
                                                                    <w:bottom w:val="none" w:sz="0" w:space="0" w:color="auto"/>
                                                                    <w:right w:val="none" w:sz="0" w:space="0" w:color="auto"/>
                                                                  </w:divBdr>
                                                                  <w:divsChild>
                                                                    <w:div w:id="1130247948">
                                                                      <w:marLeft w:val="0"/>
                                                                      <w:marRight w:val="0"/>
                                                                      <w:marTop w:val="0"/>
                                                                      <w:marBottom w:val="0"/>
                                                                      <w:divBdr>
                                                                        <w:top w:val="none" w:sz="0" w:space="0" w:color="auto"/>
                                                                        <w:left w:val="none" w:sz="0" w:space="0" w:color="auto"/>
                                                                        <w:bottom w:val="none" w:sz="0" w:space="0" w:color="auto"/>
                                                                        <w:right w:val="none" w:sz="0" w:space="0" w:color="auto"/>
                                                                      </w:divBdr>
                                                                      <w:divsChild>
                                                                        <w:div w:id="36048138">
                                                                          <w:marLeft w:val="0"/>
                                                                          <w:marRight w:val="0"/>
                                                                          <w:marTop w:val="0"/>
                                                                          <w:marBottom w:val="0"/>
                                                                          <w:divBdr>
                                                                            <w:top w:val="none" w:sz="0" w:space="0" w:color="auto"/>
                                                                            <w:left w:val="none" w:sz="0" w:space="0" w:color="auto"/>
                                                                            <w:bottom w:val="none" w:sz="0" w:space="0" w:color="auto"/>
                                                                            <w:right w:val="none" w:sz="0" w:space="0" w:color="auto"/>
                                                                          </w:divBdr>
                                                                          <w:divsChild>
                                                                            <w:div w:id="1557427267">
                                                                              <w:marLeft w:val="0"/>
                                                                              <w:marRight w:val="0"/>
                                                                              <w:marTop w:val="0"/>
                                                                              <w:marBottom w:val="0"/>
                                                                              <w:divBdr>
                                                                                <w:top w:val="none" w:sz="0" w:space="0" w:color="auto"/>
                                                                                <w:left w:val="none" w:sz="0" w:space="0" w:color="auto"/>
                                                                                <w:bottom w:val="none" w:sz="0" w:space="0" w:color="auto"/>
                                                                                <w:right w:val="none" w:sz="0" w:space="0" w:color="auto"/>
                                                                              </w:divBdr>
                                                                              <w:divsChild>
                                                                                <w:div w:id="614488109">
                                                                                  <w:marLeft w:val="0"/>
                                                                                  <w:marRight w:val="0"/>
                                                                                  <w:marTop w:val="0"/>
                                                                                  <w:marBottom w:val="15"/>
                                                                                  <w:divBdr>
                                                                                    <w:top w:val="none" w:sz="0" w:space="0" w:color="auto"/>
                                                                                    <w:left w:val="none" w:sz="0" w:space="0" w:color="auto"/>
                                                                                    <w:bottom w:val="none" w:sz="0" w:space="0" w:color="auto"/>
                                                                                    <w:right w:val="none" w:sz="0" w:space="0" w:color="auto"/>
                                                                                  </w:divBdr>
                                                                                  <w:divsChild>
                                                                                    <w:div w:id="1536306513">
                                                                                      <w:marLeft w:val="0"/>
                                                                                      <w:marRight w:val="0"/>
                                                                                      <w:marTop w:val="0"/>
                                                                                      <w:marBottom w:val="0"/>
                                                                                      <w:divBdr>
                                                                                        <w:top w:val="none" w:sz="0" w:space="0" w:color="auto"/>
                                                                                        <w:left w:val="none" w:sz="0" w:space="0" w:color="auto"/>
                                                                                        <w:bottom w:val="none" w:sz="0" w:space="0" w:color="auto"/>
                                                                                        <w:right w:val="none" w:sz="0" w:space="0" w:color="auto"/>
                                                                                      </w:divBdr>
                                                                                      <w:divsChild>
                                                                                        <w:div w:id="811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262039">
                                                                              <w:marLeft w:val="0"/>
                                                                              <w:marRight w:val="0"/>
                                                                              <w:marTop w:val="0"/>
                                                                              <w:marBottom w:val="0"/>
                                                                              <w:divBdr>
                                                                                <w:top w:val="none" w:sz="0" w:space="0" w:color="auto"/>
                                                                                <w:left w:val="none" w:sz="0" w:space="0" w:color="auto"/>
                                                                                <w:bottom w:val="none" w:sz="0" w:space="0" w:color="auto"/>
                                                                                <w:right w:val="none" w:sz="0" w:space="0" w:color="auto"/>
                                                                              </w:divBdr>
                                                                              <w:divsChild>
                                                                                <w:div w:id="1756198892">
                                                                                  <w:marLeft w:val="0"/>
                                                                                  <w:marRight w:val="0"/>
                                                                                  <w:marTop w:val="0"/>
                                                                                  <w:marBottom w:val="15"/>
                                                                                  <w:divBdr>
                                                                                    <w:top w:val="none" w:sz="0" w:space="0" w:color="auto"/>
                                                                                    <w:left w:val="none" w:sz="0" w:space="0" w:color="auto"/>
                                                                                    <w:bottom w:val="none" w:sz="0" w:space="0" w:color="auto"/>
                                                                                    <w:right w:val="none" w:sz="0" w:space="0" w:color="auto"/>
                                                                                  </w:divBdr>
                                                                                  <w:divsChild>
                                                                                    <w:div w:id="1003052942">
                                                                                      <w:marLeft w:val="0"/>
                                                                                      <w:marRight w:val="0"/>
                                                                                      <w:marTop w:val="0"/>
                                                                                      <w:marBottom w:val="0"/>
                                                                                      <w:divBdr>
                                                                                        <w:top w:val="none" w:sz="0" w:space="0" w:color="auto"/>
                                                                                        <w:left w:val="none" w:sz="0" w:space="0" w:color="auto"/>
                                                                                        <w:bottom w:val="none" w:sz="0" w:space="0" w:color="auto"/>
                                                                                        <w:right w:val="none" w:sz="0" w:space="0" w:color="auto"/>
                                                                                      </w:divBdr>
                                                                                      <w:divsChild>
                                                                                        <w:div w:id="1265846879">
                                                                                          <w:marLeft w:val="0"/>
                                                                                          <w:marRight w:val="0"/>
                                                                                          <w:marTop w:val="0"/>
                                                                                          <w:marBottom w:val="0"/>
                                                                                          <w:divBdr>
                                                                                            <w:top w:val="none" w:sz="0" w:space="0" w:color="auto"/>
                                                                                            <w:left w:val="none" w:sz="0" w:space="0" w:color="auto"/>
                                                                                            <w:bottom w:val="none" w:sz="0" w:space="0" w:color="auto"/>
                                                                                            <w:right w:val="none" w:sz="0" w:space="0" w:color="auto"/>
                                                                                          </w:divBdr>
                                                                                          <w:divsChild>
                                                                                            <w:div w:id="1740982813">
                                                                                              <w:marLeft w:val="0"/>
                                                                                              <w:marRight w:val="0"/>
                                                                                              <w:marTop w:val="15"/>
                                                                                              <w:marBottom w:val="0"/>
                                                                                              <w:divBdr>
                                                                                                <w:top w:val="none" w:sz="0" w:space="0" w:color="auto"/>
                                                                                                <w:left w:val="none" w:sz="0" w:space="0" w:color="auto"/>
                                                                                                <w:bottom w:val="none" w:sz="0" w:space="0" w:color="auto"/>
                                                                                                <w:right w:val="none" w:sz="0" w:space="0" w:color="auto"/>
                                                                                              </w:divBdr>
                                                                                            </w:div>
                                                                                          </w:divsChild>
                                                                                        </w:div>
                                                                                        <w:div w:id="11791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47212">
                                                                              <w:marLeft w:val="0"/>
                                                                              <w:marRight w:val="0"/>
                                                                              <w:marTop w:val="0"/>
                                                                              <w:marBottom w:val="0"/>
                                                                              <w:divBdr>
                                                                                <w:top w:val="none" w:sz="0" w:space="0" w:color="auto"/>
                                                                                <w:left w:val="none" w:sz="0" w:space="0" w:color="auto"/>
                                                                                <w:bottom w:val="none" w:sz="0" w:space="0" w:color="auto"/>
                                                                                <w:right w:val="none" w:sz="0" w:space="0" w:color="auto"/>
                                                                              </w:divBdr>
                                                                              <w:divsChild>
                                                                                <w:div w:id="359549843">
                                                                                  <w:marLeft w:val="0"/>
                                                                                  <w:marRight w:val="0"/>
                                                                                  <w:marTop w:val="0"/>
                                                                                  <w:marBottom w:val="15"/>
                                                                                  <w:divBdr>
                                                                                    <w:top w:val="none" w:sz="0" w:space="0" w:color="auto"/>
                                                                                    <w:left w:val="none" w:sz="0" w:space="0" w:color="auto"/>
                                                                                    <w:bottom w:val="none" w:sz="0" w:space="0" w:color="auto"/>
                                                                                    <w:right w:val="none" w:sz="0" w:space="0" w:color="auto"/>
                                                                                  </w:divBdr>
                                                                                  <w:divsChild>
                                                                                    <w:div w:id="1590694657">
                                                                                      <w:marLeft w:val="0"/>
                                                                                      <w:marRight w:val="0"/>
                                                                                      <w:marTop w:val="0"/>
                                                                                      <w:marBottom w:val="0"/>
                                                                                      <w:divBdr>
                                                                                        <w:top w:val="none" w:sz="0" w:space="0" w:color="auto"/>
                                                                                        <w:left w:val="none" w:sz="0" w:space="0" w:color="auto"/>
                                                                                        <w:bottom w:val="none" w:sz="0" w:space="0" w:color="auto"/>
                                                                                        <w:right w:val="none" w:sz="0" w:space="0" w:color="auto"/>
                                                                                      </w:divBdr>
                                                                                      <w:divsChild>
                                                                                        <w:div w:id="2100251740">
                                                                                          <w:marLeft w:val="0"/>
                                                                                          <w:marRight w:val="0"/>
                                                                                          <w:marTop w:val="0"/>
                                                                                          <w:marBottom w:val="0"/>
                                                                                          <w:divBdr>
                                                                                            <w:top w:val="none" w:sz="0" w:space="0" w:color="auto"/>
                                                                                            <w:left w:val="none" w:sz="0" w:space="0" w:color="auto"/>
                                                                                            <w:bottom w:val="none" w:sz="0" w:space="0" w:color="auto"/>
                                                                                            <w:right w:val="none" w:sz="0" w:space="0" w:color="auto"/>
                                                                                          </w:divBdr>
                                                                                          <w:divsChild>
                                                                                            <w:div w:id="622805650">
                                                                                              <w:marLeft w:val="0"/>
                                                                                              <w:marRight w:val="0"/>
                                                                                              <w:marTop w:val="15"/>
                                                                                              <w:marBottom w:val="0"/>
                                                                                              <w:divBdr>
                                                                                                <w:top w:val="none" w:sz="0" w:space="0" w:color="auto"/>
                                                                                                <w:left w:val="none" w:sz="0" w:space="0" w:color="auto"/>
                                                                                                <w:bottom w:val="none" w:sz="0" w:space="0" w:color="auto"/>
                                                                                                <w:right w:val="none" w:sz="0" w:space="0" w:color="auto"/>
                                                                                              </w:divBdr>
                                                                                            </w:div>
                                                                                          </w:divsChild>
                                                                                        </w:div>
                                                                                        <w:div w:id="20429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949489">
                                                                              <w:marLeft w:val="0"/>
                                                                              <w:marRight w:val="0"/>
                                                                              <w:marTop w:val="0"/>
                                                                              <w:marBottom w:val="0"/>
                                                                              <w:divBdr>
                                                                                <w:top w:val="none" w:sz="0" w:space="0" w:color="auto"/>
                                                                                <w:left w:val="none" w:sz="0" w:space="0" w:color="auto"/>
                                                                                <w:bottom w:val="none" w:sz="0" w:space="0" w:color="auto"/>
                                                                                <w:right w:val="none" w:sz="0" w:space="0" w:color="auto"/>
                                                                              </w:divBdr>
                                                                              <w:divsChild>
                                                                                <w:div w:id="1206068151">
                                                                                  <w:marLeft w:val="0"/>
                                                                                  <w:marRight w:val="0"/>
                                                                                  <w:marTop w:val="0"/>
                                                                                  <w:marBottom w:val="15"/>
                                                                                  <w:divBdr>
                                                                                    <w:top w:val="none" w:sz="0" w:space="0" w:color="auto"/>
                                                                                    <w:left w:val="none" w:sz="0" w:space="0" w:color="auto"/>
                                                                                    <w:bottom w:val="none" w:sz="0" w:space="0" w:color="auto"/>
                                                                                    <w:right w:val="none" w:sz="0" w:space="0" w:color="auto"/>
                                                                                  </w:divBdr>
                                                                                  <w:divsChild>
                                                                                    <w:div w:id="65540923">
                                                                                      <w:marLeft w:val="0"/>
                                                                                      <w:marRight w:val="0"/>
                                                                                      <w:marTop w:val="0"/>
                                                                                      <w:marBottom w:val="0"/>
                                                                                      <w:divBdr>
                                                                                        <w:top w:val="none" w:sz="0" w:space="0" w:color="auto"/>
                                                                                        <w:left w:val="none" w:sz="0" w:space="0" w:color="auto"/>
                                                                                        <w:bottom w:val="none" w:sz="0" w:space="0" w:color="auto"/>
                                                                                        <w:right w:val="none" w:sz="0" w:space="0" w:color="auto"/>
                                                                                      </w:divBdr>
                                                                                      <w:divsChild>
                                                                                        <w:div w:id="1322392174">
                                                                                          <w:marLeft w:val="0"/>
                                                                                          <w:marRight w:val="0"/>
                                                                                          <w:marTop w:val="0"/>
                                                                                          <w:marBottom w:val="0"/>
                                                                                          <w:divBdr>
                                                                                            <w:top w:val="none" w:sz="0" w:space="0" w:color="auto"/>
                                                                                            <w:left w:val="none" w:sz="0" w:space="0" w:color="auto"/>
                                                                                            <w:bottom w:val="none" w:sz="0" w:space="0" w:color="auto"/>
                                                                                            <w:right w:val="none" w:sz="0" w:space="0" w:color="auto"/>
                                                                                          </w:divBdr>
                                                                                          <w:divsChild>
                                                                                            <w:div w:id="1131753414">
                                                                                              <w:marLeft w:val="0"/>
                                                                                              <w:marRight w:val="0"/>
                                                                                              <w:marTop w:val="15"/>
                                                                                              <w:marBottom w:val="0"/>
                                                                                              <w:divBdr>
                                                                                                <w:top w:val="none" w:sz="0" w:space="0" w:color="auto"/>
                                                                                                <w:left w:val="none" w:sz="0" w:space="0" w:color="auto"/>
                                                                                                <w:bottom w:val="none" w:sz="0" w:space="0" w:color="auto"/>
                                                                                                <w:right w:val="none" w:sz="0" w:space="0" w:color="auto"/>
                                                                                              </w:divBdr>
                                                                                            </w:div>
                                                                                          </w:divsChild>
                                                                                        </w:div>
                                                                                        <w:div w:id="3724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079984">
                                                                              <w:marLeft w:val="0"/>
                                                                              <w:marRight w:val="0"/>
                                                                              <w:marTop w:val="0"/>
                                                                              <w:marBottom w:val="0"/>
                                                                              <w:divBdr>
                                                                                <w:top w:val="none" w:sz="0" w:space="0" w:color="auto"/>
                                                                                <w:left w:val="none" w:sz="0" w:space="0" w:color="auto"/>
                                                                                <w:bottom w:val="none" w:sz="0" w:space="0" w:color="auto"/>
                                                                                <w:right w:val="none" w:sz="0" w:space="0" w:color="auto"/>
                                                                              </w:divBdr>
                                                                              <w:divsChild>
                                                                                <w:div w:id="1571384227">
                                                                                  <w:marLeft w:val="0"/>
                                                                                  <w:marRight w:val="0"/>
                                                                                  <w:marTop w:val="0"/>
                                                                                  <w:marBottom w:val="15"/>
                                                                                  <w:divBdr>
                                                                                    <w:top w:val="none" w:sz="0" w:space="0" w:color="auto"/>
                                                                                    <w:left w:val="none" w:sz="0" w:space="0" w:color="auto"/>
                                                                                    <w:bottom w:val="none" w:sz="0" w:space="0" w:color="auto"/>
                                                                                    <w:right w:val="none" w:sz="0" w:space="0" w:color="auto"/>
                                                                                  </w:divBdr>
                                                                                  <w:divsChild>
                                                                                    <w:div w:id="96487698">
                                                                                      <w:marLeft w:val="0"/>
                                                                                      <w:marRight w:val="0"/>
                                                                                      <w:marTop w:val="0"/>
                                                                                      <w:marBottom w:val="0"/>
                                                                                      <w:divBdr>
                                                                                        <w:top w:val="none" w:sz="0" w:space="0" w:color="auto"/>
                                                                                        <w:left w:val="none" w:sz="0" w:space="0" w:color="auto"/>
                                                                                        <w:bottom w:val="none" w:sz="0" w:space="0" w:color="auto"/>
                                                                                        <w:right w:val="none" w:sz="0" w:space="0" w:color="auto"/>
                                                                                      </w:divBdr>
                                                                                      <w:divsChild>
                                                                                        <w:div w:id="759257304">
                                                                                          <w:marLeft w:val="0"/>
                                                                                          <w:marRight w:val="0"/>
                                                                                          <w:marTop w:val="0"/>
                                                                                          <w:marBottom w:val="0"/>
                                                                                          <w:divBdr>
                                                                                            <w:top w:val="none" w:sz="0" w:space="0" w:color="auto"/>
                                                                                            <w:left w:val="none" w:sz="0" w:space="0" w:color="auto"/>
                                                                                            <w:bottom w:val="none" w:sz="0" w:space="0" w:color="auto"/>
                                                                                            <w:right w:val="none" w:sz="0" w:space="0" w:color="auto"/>
                                                                                          </w:divBdr>
                                                                                          <w:divsChild>
                                                                                            <w:div w:id="1160776886">
                                                                                              <w:marLeft w:val="0"/>
                                                                                              <w:marRight w:val="0"/>
                                                                                              <w:marTop w:val="15"/>
                                                                                              <w:marBottom w:val="0"/>
                                                                                              <w:divBdr>
                                                                                                <w:top w:val="none" w:sz="0" w:space="0" w:color="auto"/>
                                                                                                <w:left w:val="none" w:sz="0" w:space="0" w:color="auto"/>
                                                                                                <w:bottom w:val="none" w:sz="0" w:space="0" w:color="auto"/>
                                                                                                <w:right w:val="none" w:sz="0" w:space="0" w:color="auto"/>
                                                                                              </w:divBdr>
                                                                                            </w:div>
                                                                                          </w:divsChild>
                                                                                        </w:div>
                                                                                        <w:div w:id="3384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11345">
                                                                              <w:marLeft w:val="0"/>
                                                                              <w:marRight w:val="0"/>
                                                                              <w:marTop w:val="0"/>
                                                                              <w:marBottom w:val="0"/>
                                                                              <w:divBdr>
                                                                                <w:top w:val="none" w:sz="0" w:space="0" w:color="auto"/>
                                                                                <w:left w:val="none" w:sz="0" w:space="0" w:color="auto"/>
                                                                                <w:bottom w:val="none" w:sz="0" w:space="0" w:color="auto"/>
                                                                                <w:right w:val="none" w:sz="0" w:space="0" w:color="auto"/>
                                                                              </w:divBdr>
                                                                              <w:divsChild>
                                                                                <w:div w:id="2074112988">
                                                                                  <w:marLeft w:val="0"/>
                                                                                  <w:marRight w:val="0"/>
                                                                                  <w:marTop w:val="0"/>
                                                                                  <w:marBottom w:val="15"/>
                                                                                  <w:divBdr>
                                                                                    <w:top w:val="none" w:sz="0" w:space="0" w:color="auto"/>
                                                                                    <w:left w:val="none" w:sz="0" w:space="0" w:color="auto"/>
                                                                                    <w:bottom w:val="none" w:sz="0" w:space="0" w:color="auto"/>
                                                                                    <w:right w:val="none" w:sz="0" w:space="0" w:color="auto"/>
                                                                                  </w:divBdr>
                                                                                  <w:divsChild>
                                                                                    <w:div w:id="457728127">
                                                                                      <w:marLeft w:val="0"/>
                                                                                      <w:marRight w:val="0"/>
                                                                                      <w:marTop w:val="0"/>
                                                                                      <w:marBottom w:val="0"/>
                                                                                      <w:divBdr>
                                                                                        <w:top w:val="none" w:sz="0" w:space="0" w:color="auto"/>
                                                                                        <w:left w:val="none" w:sz="0" w:space="0" w:color="auto"/>
                                                                                        <w:bottom w:val="none" w:sz="0" w:space="0" w:color="auto"/>
                                                                                        <w:right w:val="none" w:sz="0" w:space="0" w:color="auto"/>
                                                                                      </w:divBdr>
                                                                                      <w:divsChild>
                                                                                        <w:div w:id="1177766720">
                                                                                          <w:marLeft w:val="0"/>
                                                                                          <w:marRight w:val="0"/>
                                                                                          <w:marTop w:val="0"/>
                                                                                          <w:marBottom w:val="0"/>
                                                                                          <w:divBdr>
                                                                                            <w:top w:val="none" w:sz="0" w:space="0" w:color="auto"/>
                                                                                            <w:left w:val="none" w:sz="0" w:space="0" w:color="auto"/>
                                                                                            <w:bottom w:val="none" w:sz="0" w:space="0" w:color="auto"/>
                                                                                            <w:right w:val="none" w:sz="0" w:space="0" w:color="auto"/>
                                                                                          </w:divBdr>
                                                                                          <w:divsChild>
                                                                                            <w:div w:id="689835144">
                                                                                              <w:marLeft w:val="0"/>
                                                                                              <w:marRight w:val="0"/>
                                                                                              <w:marTop w:val="15"/>
                                                                                              <w:marBottom w:val="0"/>
                                                                                              <w:divBdr>
                                                                                                <w:top w:val="none" w:sz="0" w:space="0" w:color="auto"/>
                                                                                                <w:left w:val="none" w:sz="0" w:space="0" w:color="auto"/>
                                                                                                <w:bottom w:val="none" w:sz="0" w:space="0" w:color="auto"/>
                                                                                                <w:right w:val="none" w:sz="0" w:space="0" w:color="auto"/>
                                                                                              </w:divBdr>
                                                                                            </w:div>
                                                                                          </w:divsChild>
                                                                                        </w:div>
                                                                                        <w:div w:id="211316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553212">
                                                                      <w:marLeft w:val="0"/>
                                                                      <w:marRight w:val="0"/>
                                                                      <w:marTop w:val="0"/>
                                                                      <w:marBottom w:val="0"/>
                                                                      <w:divBdr>
                                                                        <w:top w:val="none" w:sz="0" w:space="0" w:color="auto"/>
                                                                        <w:left w:val="none" w:sz="0" w:space="0" w:color="auto"/>
                                                                        <w:bottom w:val="none" w:sz="0" w:space="0" w:color="auto"/>
                                                                        <w:right w:val="none" w:sz="0" w:space="0" w:color="auto"/>
                                                                      </w:divBdr>
                                                                      <w:divsChild>
                                                                        <w:div w:id="1847361336">
                                                                          <w:marLeft w:val="0"/>
                                                                          <w:marRight w:val="0"/>
                                                                          <w:marTop w:val="0"/>
                                                                          <w:marBottom w:val="0"/>
                                                                          <w:divBdr>
                                                                            <w:top w:val="none" w:sz="0" w:space="0" w:color="auto"/>
                                                                            <w:left w:val="none" w:sz="0" w:space="0" w:color="auto"/>
                                                                            <w:bottom w:val="none" w:sz="0" w:space="0" w:color="auto"/>
                                                                            <w:right w:val="none" w:sz="0" w:space="0" w:color="auto"/>
                                                                          </w:divBdr>
                                                                          <w:divsChild>
                                                                            <w:div w:id="742410445">
                                                                              <w:marLeft w:val="0"/>
                                                                              <w:marRight w:val="0"/>
                                                                              <w:marTop w:val="0"/>
                                                                              <w:marBottom w:val="0"/>
                                                                              <w:divBdr>
                                                                                <w:top w:val="none" w:sz="0" w:space="0" w:color="auto"/>
                                                                                <w:left w:val="none" w:sz="0" w:space="0" w:color="auto"/>
                                                                                <w:bottom w:val="none" w:sz="0" w:space="0" w:color="auto"/>
                                                                                <w:right w:val="none" w:sz="0" w:space="0" w:color="auto"/>
                                                                              </w:divBdr>
                                                                              <w:divsChild>
                                                                                <w:div w:id="600797193">
                                                                                  <w:marLeft w:val="0"/>
                                                                                  <w:marRight w:val="0"/>
                                                                                  <w:marTop w:val="0"/>
                                                                                  <w:marBottom w:val="0"/>
                                                                                  <w:divBdr>
                                                                                    <w:top w:val="none" w:sz="0" w:space="0" w:color="auto"/>
                                                                                    <w:left w:val="none" w:sz="0" w:space="0" w:color="auto"/>
                                                                                    <w:bottom w:val="none" w:sz="0" w:space="0" w:color="auto"/>
                                                                                    <w:right w:val="none" w:sz="0" w:space="0" w:color="auto"/>
                                                                                  </w:divBdr>
                                                                                  <w:divsChild>
                                                                                    <w:div w:id="1168793074">
                                                                                      <w:marLeft w:val="0"/>
                                                                                      <w:marRight w:val="0"/>
                                                                                      <w:marTop w:val="0"/>
                                                                                      <w:marBottom w:val="0"/>
                                                                                      <w:divBdr>
                                                                                        <w:top w:val="none" w:sz="0" w:space="0" w:color="auto"/>
                                                                                        <w:left w:val="none" w:sz="0" w:space="0" w:color="auto"/>
                                                                                        <w:bottom w:val="none" w:sz="0" w:space="0" w:color="auto"/>
                                                                                        <w:right w:val="none" w:sz="0" w:space="0" w:color="auto"/>
                                                                                      </w:divBdr>
                                                                                      <w:divsChild>
                                                                                        <w:div w:id="1946884850">
                                                                                          <w:marLeft w:val="0"/>
                                                                                          <w:marRight w:val="0"/>
                                                                                          <w:marTop w:val="0"/>
                                                                                          <w:marBottom w:val="0"/>
                                                                                          <w:divBdr>
                                                                                            <w:top w:val="none" w:sz="0" w:space="0" w:color="auto"/>
                                                                                            <w:left w:val="none" w:sz="0" w:space="0" w:color="auto"/>
                                                                                            <w:bottom w:val="none" w:sz="0" w:space="0" w:color="auto"/>
                                                                                            <w:right w:val="none" w:sz="0" w:space="0" w:color="auto"/>
                                                                                          </w:divBdr>
                                                                                          <w:divsChild>
                                                                                            <w:div w:id="489295239">
                                                                                              <w:marLeft w:val="0"/>
                                                                                              <w:marRight w:val="0"/>
                                                                                              <w:marTop w:val="0"/>
                                                                                              <w:marBottom w:val="0"/>
                                                                                              <w:divBdr>
                                                                                                <w:top w:val="none" w:sz="0" w:space="0" w:color="auto"/>
                                                                                                <w:left w:val="none" w:sz="0" w:space="0" w:color="auto"/>
                                                                                                <w:bottom w:val="none" w:sz="0" w:space="0" w:color="auto"/>
                                                                                                <w:right w:val="none" w:sz="0" w:space="0" w:color="auto"/>
                                                                                              </w:divBdr>
                                                                                              <w:divsChild>
                                                                                                <w:div w:id="18616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239524">
                                                                  <w:marLeft w:val="0"/>
                                                                  <w:marRight w:val="0"/>
                                                                  <w:marTop w:val="0"/>
                                                                  <w:marBottom w:val="0"/>
                                                                  <w:divBdr>
                                                                    <w:top w:val="none" w:sz="0" w:space="0" w:color="auto"/>
                                                                    <w:left w:val="none" w:sz="0" w:space="0" w:color="auto"/>
                                                                    <w:bottom w:val="none" w:sz="0" w:space="0" w:color="auto"/>
                                                                    <w:right w:val="none" w:sz="0" w:space="0" w:color="auto"/>
                                                                  </w:divBdr>
                                                                  <w:divsChild>
                                                                    <w:div w:id="1197277315">
                                                                      <w:marLeft w:val="0"/>
                                                                      <w:marRight w:val="0"/>
                                                                      <w:marTop w:val="0"/>
                                                                      <w:marBottom w:val="0"/>
                                                                      <w:divBdr>
                                                                        <w:top w:val="none" w:sz="0" w:space="0" w:color="auto"/>
                                                                        <w:left w:val="none" w:sz="0" w:space="0" w:color="auto"/>
                                                                        <w:bottom w:val="none" w:sz="0" w:space="0" w:color="auto"/>
                                                                        <w:right w:val="none" w:sz="0" w:space="0" w:color="auto"/>
                                                                      </w:divBdr>
                                                                      <w:divsChild>
                                                                        <w:div w:id="1078094827">
                                                                          <w:marLeft w:val="0"/>
                                                                          <w:marRight w:val="0"/>
                                                                          <w:marTop w:val="0"/>
                                                                          <w:marBottom w:val="0"/>
                                                                          <w:divBdr>
                                                                            <w:top w:val="none" w:sz="0" w:space="0" w:color="auto"/>
                                                                            <w:left w:val="none" w:sz="0" w:space="0" w:color="auto"/>
                                                                            <w:bottom w:val="none" w:sz="0" w:space="0" w:color="auto"/>
                                                                            <w:right w:val="none" w:sz="0" w:space="0" w:color="auto"/>
                                                                          </w:divBdr>
                                                                          <w:divsChild>
                                                                            <w:div w:id="1988699507">
                                                                              <w:marLeft w:val="0"/>
                                                                              <w:marRight w:val="0"/>
                                                                              <w:marTop w:val="0"/>
                                                                              <w:marBottom w:val="0"/>
                                                                              <w:divBdr>
                                                                                <w:top w:val="none" w:sz="0" w:space="0" w:color="auto"/>
                                                                                <w:left w:val="none" w:sz="0" w:space="0" w:color="auto"/>
                                                                                <w:bottom w:val="none" w:sz="0" w:space="0" w:color="auto"/>
                                                                                <w:right w:val="none" w:sz="0" w:space="0" w:color="auto"/>
                                                                              </w:divBdr>
                                                                              <w:divsChild>
                                                                                <w:div w:id="1793666414">
                                                                                  <w:marLeft w:val="0"/>
                                                                                  <w:marRight w:val="0"/>
                                                                                  <w:marTop w:val="0"/>
                                                                                  <w:marBottom w:val="0"/>
                                                                                  <w:divBdr>
                                                                                    <w:top w:val="none" w:sz="0" w:space="0" w:color="auto"/>
                                                                                    <w:left w:val="none" w:sz="0" w:space="0" w:color="auto"/>
                                                                                    <w:bottom w:val="none" w:sz="0" w:space="0" w:color="auto"/>
                                                                                    <w:right w:val="none" w:sz="0" w:space="0" w:color="auto"/>
                                                                                  </w:divBdr>
                                                                                  <w:divsChild>
                                                                                    <w:div w:id="338243413">
                                                                                      <w:marLeft w:val="0"/>
                                                                                      <w:marRight w:val="0"/>
                                                                                      <w:marTop w:val="0"/>
                                                                                      <w:marBottom w:val="0"/>
                                                                                      <w:divBdr>
                                                                                        <w:top w:val="none" w:sz="0" w:space="0" w:color="auto"/>
                                                                                        <w:left w:val="none" w:sz="0" w:space="0" w:color="auto"/>
                                                                                        <w:bottom w:val="none" w:sz="0" w:space="0" w:color="auto"/>
                                                                                        <w:right w:val="none" w:sz="0" w:space="0" w:color="auto"/>
                                                                                      </w:divBdr>
                                                                                      <w:divsChild>
                                                                                        <w:div w:id="2055496439">
                                                                                          <w:marLeft w:val="0"/>
                                                                                          <w:marRight w:val="0"/>
                                                                                          <w:marTop w:val="0"/>
                                                                                          <w:marBottom w:val="0"/>
                                                                                          <w:divBdr>
                                                                                            <w:top w:val="none" w:sz="0" w:space="0" w:color="auto"/>
                                                                                            <w:left w:val="none" w:sz="0" w:space="0" w:color="auto"/>
                                                                                            <w:bottom w:val="none" w:sz="0" w:space="0" w:color="auto"/>
                                                                                            <w:right w:val="none" w:sz="0" w:space="0" w:color="auto"/>
                                                                                          </w:divBdr>
                                                                                          <w:divsChild>
                                                                                            <w:div w:id="1060402921">
                                                                                              <w:marLeft w:val="0"/>
                                                                                              <w:marRight w:val="0"/>
                                                                                              <w:marTop w:val="0"/>
                                                                                              <w:marBottom w:val="0"/>
                                                                                              <w:divBdr>
                                                                                                <w:top w:val="none" w:sz="0" w:space="0" w:color="auto"/>
                                                                                                <w:left w:val="none" w:sz="0" w:space="0" w:color="auto"/>
                                                                                                <w:bottom w:val="none" w:sz="0" w:space="0" w:color="auto"/>
                                                                                                <w:right w:val="none" w:sz="0" w:space="0" w:color="auto"/>
                                                                                              </w:divBdr>
                                                                                              <w:divsChild>
                                                                                                <w:div w:id="2106069255">
                                                                                                  <w:marLeft w:val="0"/>
                                                                                                  <w:marRight w:val="0"/>
                                                                                                  <w:marTop w:val="0"/>
                                                                                                  <w:marBottom w:val="0"/>
                                                                                                  <w:divBdr>
                                                                                                    <w:top w:val="none" w:sz="0" w:space="0" w:color="auto"/>
                                                                                                    <w:left w:val="none" w:sz="0" w:space="0" w:color="auto"/>
                                                                                                    <w:bottom w:val="none" w:sz="0" w:space="0" w:color="auto"/>
                                                                                                    <w:right w:val="none" w:sz="0" w:space="0" w:color="auto"/>
                                                                                                  </w:divBdr>
                                                                                                  <w:divsChild>
                                                                                                    <w:div w:id="1056466168">
                                                                                                      <w:marLeft w:val="0"/>
                                                                                                      <w:marRight w:val="0"/>
                                                                                                      <w:marTop w:val="0"/>
                                                                                                      <w:marBottom w:val="0"/>
                                                                                                      <w:divBdr>
                                                                                                        <w:top w:val="none" w:sz="0" w:space="0" w:color="auto"/>
                                                                                                        <w:left w:val="none" w:sz="0" w:space="0" w:color="auto"/>
                                                                                                        <w:bottom w:val="none" w:sz="0" w:space="0" w:color="auto"/>
                                                                                                        <w:right w:val="none" w:sz="0" w:space="0" w:color="auto"/>
                                                                                                      </w:divBdr>
                                                                                                      <w:divsChild>
                                                                                                        <w:div w:id="1395349158">
                                                                                                          <w:marLeft w:val="0"/>
                                                                                                          <w:marRight w:val="0"/>
                                                                                                          <w:marTop w:val="0"/>
                                                                                                          <w:marBottom w:val="0"/>
                                                                                                          <w:divBdr>
                                                                                                            <w:top w:val="none" w:sz="0" w:space="0" w:color="auto"/>
                                                                                                            <w:left w:val="none" w:sz="0" w:space="0" w:color="auto"/>
                                                                                                            <w:bottom w:val="none" w:sz="0" w:space="0" w:color="auto"/>
                                                                                                            <w:right w:val="none" w:sz="0" w:space="0" w:color="auto"/>
                                                                                                          </w:divBdr>
                                                                                                          <w:divsChild>
                                                                                                            <w:div w:id="422385748">
                                                                                                              <w:marLeft w:val="0"/>
                                                                                                              <w:marRight w:val="0"/>
                                                                                                              <w:marTop w:val="0"/>
                                                                                                              <w:marBottom w:val="0"/>
                                                                                                              <w:divBdr>
                                                                                                                <w:top w:val="none" w:sz="0" w:space="0" w:color="auto"/>
                                                                                                                <w:left w:val="none" w:sz="0" w:space="0" w:color="auto"/>
                                                                                                                <w:bottom w:val="none" w:sz="0" w:space="0" w:color="auto"/>
                                                                                                                <w:right w:val="none" w:sz="0" w:space="0" w:color="auto"/>
                                                                                                              </w:divBdr>
                                                                                                              <w:divsChild>
                                                                                                                <w:div w:id="1565725706">
                                                                                                                  <w:marLeft w:val="0"/>
                                                                                                                  <w:marRight w:val="0"/>
                                                                                                                  <w:marTop w:val="0"/>
                                                                                                                  <w:marBottom w:val="0"/>
                                                                                                                  <w:divBdr>
                                                                                                                    <w:top w:val="none" w:sz="0" w:space="0" w:color="auto"/>
                                                                                                                    <w:left w:val="none" w:sz="0" w:space="0" w:color="auto"/>
                                                                                                                    <w:bottom w:val="none" w:sz="0" w:space="0" w:color="auto"/>
                                                                                                                    <w:right w:val="none" w:sz="0" w:space="0" w:color="auto"/>
                                                                                                                  </w:divBdr>
                                                                                                                </w:div>
                                                                                                                <w:div w:id="1042704252">
                                                                                                                  <w:marLeft w:val="0"/>
                                                                                                                  <w:marRight w:val="0"/>
                                                                                                                  <w:marTop w:val="0"/>
                                                                                                                  <w:marBottom w:val="0"/>
                                                                                                                  <w:divBdr>
                                                                                                                    <w:top w:val="none" w:sz="0" w:space="0" w:color="auto"/>
                                                                                                                    <w:left w:val="none" w:sz="0" w:space="0" w:color="auto"/>
                                                                                                                    <w:bottom w:val="none" w:sz="0" w:space="0" w:color="auto"/>
                                                                                                                    <w:right w:val="none" w:sz="0" w:space="0" w:color="auto"/>
                                                                                                                  </w:divBdr>
                                                                                                                  <w:divsChild>
                                                                                                                    <w:div w:id="1351033837">
                                                                                                                      <w:marLeft w:val="0"/>
                                                                                                                      <w:marRight w:val="0"/>
                                                                                                                      <w:marTop w:val="0"/>
                                                                                                                      <w:marBottom w:val="0"/>
                                                                                                                      <w:divBdr>
                                                                                                                        <w:top w:val="none" w:sz="0" w:space="0" w:color="auto"/>
                                                                                                                        <w:left w:val="none" w:sz="0" w:space="0" w:color="auto"/>
                                                                                                                        <w:bottom w:val="none" w:sz="0" w:space="0" w:color="auto"/>
                                                                                                                        <w:right w:val="none" w:sz="0" w:space="0" w:color="auto"/>
                                                                                                                      </w:divBdr>
                                                                                                                      <w:divsChild>
                                                                                                                        <w:div w:id="1613974855">
                                                                                                                          <w:marLeft w:val="0"/>
                                                                                                                          <w:marRight w:val="0"/>
                                                                                                                          <w:marTop w:val="0"/>
                                                                                                                          <w:marBottom w:val="0"/>
                                                                                                                          <w:divBdr>
                                                                                                                            <w:top w:val="none" w:sz="0" w:space="0" w:color="auto"/>
                                                                                                                            <w:left w:val="none" w:sz="0" w:space="0" w:color="auto"/>
                                                                                                                            <w:bottom w:val="none" w:sz="0" w:space="0" w:color="auto"/>
                                                                                                                            <w:right w:val="none" w:sz="0" w:space="0" w:color="auto"/>
                                                                                                                          </w:divBdr>
                                                                                                                          <w:divsChild>
                                                                                                                            <w:div w:id="1476527313">
                                                                                                                              <w:marLeft w:val="0"/>
                                                                                                                              <w:marRight w:val="0"/>
                                                                                                                              <w:marTop w:val="0"/>
                                                                                                                              <w:marBottom w:val="0"/>
                                                                                                                              <w:divBdr>
                                                                                                                                <w:top w:val="none" w:sz="0" w:space="0" w:color="auto"/>
                                                                                                                                <w:left w:val="none" w:sz="0" w:space="0" w:color="auto"/>
                                                                                                                                <w:bottom w:val="none" w:sz="0" w:space="0" w:color="auto"/>
                                                                                                                                <w:right w:val="none" w:sz="0" w:space="0" w:color="auto"/>
                                                                                                                              </w:divBdr>
                                                                                                                              <w:divsChild>
                                                                                                                                <w:div w:id="1787428903">
                                                                                                                                  <w:marLeft w:val="0"/>
                                                                                                                                  <w:marRight w:val="0"/>
                                                                                                                                  <w:marTop w:val="0"/>
                                                                                                                                  <w:marBottom w:val="0"/>
                                                                                                                                  <w:divBdr>
                                                                                                                                    <w:top w:val="none" w:sz="0" w:space="0" w:color="auto"/>
                                                                                                                                    <w:left w:val="none" w:sz="0" w:space="0" w:color="auto"/>
                                                                                                                                    <w:bottom w:val="none" w:sz="0" w:space="0" w:color="auto"/>
                                                                                                                                    <w:right w:val="none" w:sz="0" w:space="0" w:color="auto"/>
                                                                                                                                  </w:divBdr>
                                                                                                                                  <w:divsChild>
                                                                                                                                    <w:div w:id="1896354630">
                                                                                                                                      <w:marLeft w:val="0"/>
                                                                                                                                      <w:marRight w:val="0"/>
                                                                                                                                      <w:marTop w:val="0"/>
                                                                                                                                      <w:marBottom w:val="0"/>
                                                                                                                                      <w:divBdr>
                                                                                                                                        <w:top w:val="none" w:sz="0" w:space="0" w:color="auto"/>
                                                                                                                                        <w:left w:val="none" w:sz="0" w:space="0" w:color="auto"/>
                                                                                                                                        <w:bottom w:val="none" w:sz="0" w:space="0" w:color="auto"/>
                                                                                                                                        <w:right w:val="none" w:sz="0" w:space="0" w:color="auto"/>
                                                                                                                                      </w:divBdr>
                                                                                                                                      <w:divsChild>
                                                                                                                                        <w:div w:id="1374765200">
                                                                                                                                          <w:marLeft w:val="0"/>
                                                                                                                                          <w:marRight w:val="0"/>
                                                                                                                                          <w:marTop w:val="0"/>
                                                                                                                                          <w:marBottom w:val="0"/>
                                                                                                                                          <w:divBdr>
                                                                                                                                            <w:top w:val="none" w:sz="0" w:space="0" w:color="auto"/>
                                                                                                                                            <w:left w:val="none" w:sz="0" w:space="0" w:color="auto"/>
                                                                                                                                            <w:bottom w:val="none" w:sz="0" w:space="0" w:color="auto"/>
                                                                                                                                            <w:right w:val="none" w:sz="0" w:space="0" w:color="auto"/>
                                                                                                                                          </w:divBdr>
                                                                                                                                          <w:divsChild>
                                                                                                                                            <w:div w:id="10485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882888">
                                                                                                      <w:marLeft w:val="0"/>
                                                                                                      <w:marRight w:val="0"/>
                                                                                                      <w:marTop w:val="0"/>
                                                                                                      <w:marBottom w:val="0"/>
                                                                                                      <w:divBdr>
                                                                                                        <w:top w:val="none" w:sz="0" w:space="0" w:color="auto"/>
                                                                                                        <w:left w:val="none" w:sz="0" w:space="0" w:color="auto"/>
                                                                                                        <w:bottom w:val="none" w:sz="0" w:space="0" w:color="auto"/>
                                                                                                        <w:right w:val="none" w:sz="0" w:space="0" w:color="auto"/>
                                                                                                      </w:divBdr>
                                                                                                      <w:divsChild>
                                                                                                        <w:div w:id="1135176092">
                                                                                                          <w:marLeft w:val="0"/>
                                                                                                          <w:marRight w:val="0"/>
                                                                                                          <w:marTop w:val="0"/>
                                                                                                          <w:marBottom w:val="0"/>
                                                                                                          <w:divBdr>
                                                                                                            <w:top w:val="none" w:sz="0" w:space="0" w:color="auto"/>
                                                                                                            <w:left w:val="none" w:sz="0" w:space="0" w:color="auto"/>
                                                                                                            <w:bottom w:val="none" w:sz="0" w:space="0" w:color="auto"/>
                                                                                                            <w:right w:val="none" w:sz="0" w:space="0" w:color="auto"/>
                                                                                                          </w:divBdr>
                                                                                                          <w:divsChild>
                                                                                                            <w:div w:id="1147672062">
                                                                                                              <w:marLeft w:val="0"/>
                                                                                                              <w:marRight w:val="0"/>
                                                                                                              <w:marTop w:val="0"/>
                                                                                                              <w:marBottom w:val="0"/>
                                                                                                              <w:divBdr>
                                                                                                                <w:top w:val="none" w:sz="0" w:space="0" w:color="auto"/>
                                                                                                                <w:left w:val="none" w:sz="0" w:space="0" w:color="auto"/>
                                                                                                                <w:bottom w:val="none" w:sz="0" w:space="0" w:color="auto"/>
                                                                                                                <w:right w:val="none" w:sz="0" w:space="0" w:color="auto"/>
                                                                                                              </w:divBdr>
                                                                                                              <w:divsChild>
                                                                                                                <w:div w:id="1727990233">
                                                                                                                  <w:marLeft w:val="0"/>
                                                                                                                  <w:marRight w:val="0"/>
                                                                                                                  <w:marTop w:val="0"/>
                                                                                                                  <w:marBottom w:val="0"/>
                                                                                                                  <w:divBdr>
                                                                                                                    <w:top w:val="none" w:sz="0" w:space="0" w:color="auto"/>
                                                                                                                    <w:left w:val="none" w:sz="0" w:space="0" w:color="auto"/>
                                                                                                                    <w:bottom w:val="none" w:sz="0" w:space="0" w:color="auto"/>
                                                                                                                    <w:right w:val="none" w:sz="0" w:space="0" w:color="auto"/>
                                                                                                                  </w:divBdr>
                                                                                                                  <w:divsChild>
                                                                                                                    <w:div w:id="1729304503">
                                                                                                                      <w:marLeft w:val="0"/>
                                                                                                                      <w:marRight w:val="0"/>
                                                                                                                      <w:marTop w:val="0"/>
                                                                                                                      <w:marBottom w:val="0"/>
                                                                                                                      <w:divBdr>
                                                                                                                        <w:top w:val="none" w:sz="0" w:space="0" w:color="auto"/>
                                                                                                                        <w:left w:val="none" w:sz="0" w:space="0" w:color="auto"/>
                                                                                                                        <w:bottom w:val="none" w:sz="0" w:space="0" w:color="auto"/>
                                                                                                                        <w:right w:val="none" w:sz="0" w:space="0" w:color="auto"/>
                                                                                                                      </w:divBdr>
                                                                                                                      <w:divsChild>
                                                                                                                        <w:div w:id="1640181589">
                                                                                                                          <w:marLeft w:val="0"/>
                                                                                                                          <w:marRight w:val="0"/>
                                                                                                                          <w:marTop w:val="0"/>
                                                                                                                          <w:marBottom w:val="0"/>
                                                                                                                          <w:divBdr>
                                                                                                                            <w:top w:val="none" w:sz="0" w:space="0" w:color="auto"/>
                                                                                                                            <w:left w:val="none" w:sz="0" w:space="0" w:color="auto"/>
                                                                                                                            <w:bottom w:val="none" w:sz="0" w:space="0" w:color="auto"/>
                                                                                                                            <w:right w:val="none" w:sz="0" w:space="0" w:color="auto"/>
                                                                                                                          </w:divBdr>
                                                                                                                          <w:divsChild>
                                                                                                                            <w:div w:id="573201233">
                                                                                                                              <w:marLeft w:val="0"/>
                                                                                                                              <w:marRight w:val="0"/>
                                                                                                                              <w:marTop w:val="0"/>
                                                                                                                              <w:marBottom w:val="0"/>
                                                                                                                              <w:divBdr>
                                                                                                                                <w:top w:val="none" w:sz="0" w:space="0" w:color="auto"/>
                                                                                                                                <w:left w:val="none" w:sz="0" w:space="0" w:color="auto"/>
                                                                                                                                <w:bottom w:val="none" w:sz="0" w:space="0" w:color="auto"/>
                                                                                                                                <w:right w:val="none" w:sz="0" w:space="0" w:color="auto"/>
                                                                                                                              </w:divBdr>
                                                                                                                              <w:divsChild>
                                                                                                                                <w:div w:id="432479839">
                                                                                                                                  <w:marLeft w:val="0"/>
                                                                                                                                  <w:marRight w:val="0"/>
                                                                                                                                  <w:marTop w:val="0"/>
                                                                                                                                  <w:marBottom w:val="0"/>
                                                                                                                                  <w:divBdr>
                                                                                                                                    <w:top w:val="none" w:sz="0" w:space="0" w:color="auto"/>
                                                                                                                                    <w:left w:val="none" w:sz="0" w:space="0" w:color="auto"/>
                                                                                                                                    <w:bottom w:val="none" w:sz="0" w:space="0" w:color="auto"/>
                                                                                                                                    <w:right w:val="none" w:sz="0" w:space="0" w:color="auto"/>
                                                                                                                                  </w:divBdr>
                                                                                                                                  <w:divsChild>
                                                                                                                                    <w:div w:id="1377898948">
                                                                                                                                      <w:marLeft w:val="0"/>
                                                                                                                                      <w:marRight w:val="0"/>
                                                                                                                                      <w:marTop w:val="0"/>
                                                                                                                                      <w:marBottom w:val="0"/>
                                                                                                                                      <w:divBdr>
                                                                                                                                        <w:top w:val="none" w:sz="0" w:space="0" w:color="auto"/>
                                                                                                                                        <w:left w:val="none" w:sz="0" w:space="0" w:color="auto"/>
                                                                                                                                        <w:bottom w:val="none" w:sz="0" w:space="0" w:color="auto"/>
                                                                                                                                        <w:right w:val="none" w:sz="0" w:space="0" w:color="auto"/>
                                                                                                                                      </w:divBdr>
                                                                                                                                      <w:divsChild>
                                                                                                                                        <w:div w:id="1191382643">
                                                                                                                                          <w:marLeft w:val="0"/>
                                                                                                                                          <w:marRight w:val="0"/>
                                                                                                                                          <w:marTop w:val="0"/>
                                                                                                                                          <w:marBottom w:val="0"/>
                                                                                                                                          <w:divBdr>
                                                                                                                                            <w:top w:val="none" w:sz="0" w:space="0" w:color="auto"/>
                                                                                                                                            <w:left w:val="none" w:sz="0" w:space="0" w:color="auto"/>
                                                                                                                                            <w:bottom w:val="none" w:sz="0" w:space="0" w:color="auto"/>
                                                                                                                                            <w:right w:val="none" w:sz="0" w:space="0" w:color="auto"/>
                                                                                                                                          </w:divBdr>
                                                                                                                                          <w:divsChild>
                                                                                                                                            <w:div w:id="1589077982">
                                                                                                                                              <w:marLeft w:val="0"/>
                                                                                                                                              <w:marRight w:val="0"/>
                                                                                                                                              <w:marTop w:val="0"/>
                                                                                                                                              <w:marBottom w:val="0"/>
                                                                                                                                              <w:divBdr>
                                                                                                                                                <w:top w:val="none" w:sz="0" w:space="0" w:color="auto"/>
                                                                                                                                                <w:left w:val="none" w:sz="0" w:space="0" w:color="auto"/>
                                                                                                                                                <w:bottom w:val="none" w:sz="0" w:space="0" w:color="auto"/>
                                                                                                                                                <w:right w:val="none" w:sz="0" w:space="0" w:color="auto"/>
                                                                                                                                              </w:divBdr>
                                                                                                                                              <w:divsChild>
                                                                                                                                                <w:div w:id="1966302161">
                                                                                                                                                  <w:marLeft w:val="0"/>
                                                                                                                                                  <w:marRight w:val="0"/>
                                                                                                                                                  <w:marTop w:val="0"/>
                                                                                                                                                  <w:marBottom w:val="0"/>
                                                                                                                                                  <w:divBdr>
                                                                                                                                                    <w:top w:val="none" w:sz="0" w:space="0" w:color="auto"/>
                                                                                                                                                    <w:left w:val="none" w:sz="0" w:space="0" w:color="auto"/>
                                                                                                                                                    <w:bottom w:val="none" w:sz="0" w:space="0" w:color="auto"/>
                                                                                                                                                    <w:right w:val="none" w:sz="0" w:space="0" w:color="auto"/>
                                                                                                                                                  </w:divBdr>
                                                                                                                                                  <w:divsChild>
                                                                                                                                                    <w:div w:id="288631460">
                                                                                                                                                      <w:marLeft w:val="0"/>
                                                                                                                                                      <w:marRight w:val="0"/>
                                                                                                                                                      <w:marTop w:val="0"/>
                                                                                                                                                      <w:marBottom w:val="0"/>
                                                                                                                                                      <w:divBdr>
                                                                                                                                                        <w:top w:val="none" w:sz="0" w:space="0" w:color="auto"/>
                                                                                                                                                        <w:left w:val="none" w:sz="0" w:space="0" w:color="auto"/>
                                                                                                                                                        <w:bottom w:val="none" w:sz="0" w:space="0" w:color="auto"/>
                                                                                                                                                        <w:right w:val="none" w:sz="0" w:space="0" w:color="auto"/>
                                                                                                                                                      </w:divBdr>
                                                                                                                                                      <w:divsChild>
                                                                                                                                                        <w:div w:id="54783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2147316">
                                                                                                              <w:marLeft w:val="0"/>
                                                                                                              <w:marRight w:val="0"/>
                                                                                                              <w:marTop w:val="0"/>
                                                                                                              <w:marBottom w:val="0"/>
                                                                                                              <w:divBdr>
                                                                                                                <w:top w:val="none" w:sz="0" w:space="0" w:color="auto"/>
                                                                                                                <w:left w:val="none" w:sz="0" w:space="0" w:color="auto"/>
                                                                                                                <w:bottom w:val="none" w:sz="0" w:space="0" w:color="auto"/>
                                                                                                                <w:right w:val="none" w:sz="0" w:space="0" w:color="auto"/>
                                                                                                              </w:divBdr>
                                                                                                              <w:divsChild>
                                                                                                                <w:div w:id="1313175519">
                                                                                                                  <w:marLeft w:val="0"/>
                                                                                                                  <w:marRight w:val="0"/>
                                                                                                                  <w:marTop w:val="0"/>
                                                                                                                  <w:marBottom w:val="0"/>
                                                                                                                  <w:divBdr>
                                                                                                                    <w:top w:val="none" w:sz="0" w:space="0" w:color="auto"/>
                                                                                                                    <w:left w:val="none" w:sz="0" w:space="0" w:color="auto"/>
                                                                                                                    <w:bottom w:val="none" w:sz="0" w:space="0" w:color="auto"/>
                                                                                                                    <w:right w:val="none" w:sz="0" w:space="0" w:color="auto"/>
                                                                                                                  </w:divBdr>
                                                                                                                  <w:divsChild>
                                                                                                                    <w:div w:id="84686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931972">
                                                                                                      <w:marLeft w:val="0"/>
                                                                                                      <w:marRight w:val="0"/>
                                                                                                      <w:marTop w:val="0"/>
                                                                                                      <w:marBottom w:val="0"/>
                                                                                                      <w:divBdr>
                                                                                                        <w:top w:val="none" w:sz="0" w:space="0" w:color="auto"/>
                                                                                                        <w:left w:val="none" w:sz="0" w:space="0" w:color="auto"/>
                                                                                                        <w:bottom w:val="none" w:sz="0" w:space="0" w:color="auto"/>
                                                                                                        <w:right w:val="none" w:sz="0" w:space="0" w:color="auto"/>
                                                                                                      </w:divBdr>
                                                                                                      <w:divsChild>
                                                                                                        <w:div w:id="2011523640">
                                                                                                          <w:marLeft w:val="0"/>
                                                                                                          <w:marRight w:val="0"/>
                                                                                                          <w:marTop w:val="0"/>
                                                                                                          <w:marBottom w:val="0"/>
                                                                                                          <w:divBdr>
                                                                                                            <w:top w:val="none" w:sz="0" w:space="0" w:color="auto"/>
                                                                                                            <w:left w:val="none" w:sz="0" w:space="0" w:color="auto"/>
                                                                                                            <w:bottom w:val="none" w:sz="0" w:space="0" w:color="auto"/>
                                                                                                            <w:right w:val="none" w:sz="0" w:space="0" w:color="auto"/>
                                                                                                          </w:divBdr>
                                                                                                          <w:divsChild>
                                                                                                            <w:div w:id="1298485864">
                                                                                                              <w:marLeft w:val="0"/>
                                                                                                              <w:marRight w:val="0"/>
                                                                                                              <w:marTop w:val="0"/>
                                                                                                              <w:marBottom w:val="0"/>
                                                                                                              <w:divBdr>
                                                                                                                <w:top w:val="none" w:sz="0" w:space="0" w:color="auto"/>
                                                                                                                <w:left w:val="none" w:sz="0" w:space="0" w:color="auto"/>
                                                                                                                <w:bottom w:val="none" w:sz="0" w:space="0" w:color="auto"/>
                                                                                                                <w:right w:val="none" w:sz="0" w:space="0" w:color="auto"/>
                                                                                                              </w:divBdr>
                                                                                                              <w:divsChild>
                                                                                                                <w:div w:id="552543210">
                                                                                                                  <w:marLeft w:val="0"/>
                                                                                                                  <w:marRight w:val="0"/>
                                                                                                                  <w:marTop w:val="0"/>
                                                                                                                  <w:marBottom w:val="0"/>
                                                                                                                  <w:divBdr>
                                                                                                                    <w:top w:val="none" w:sz="0" w:space="0" w:color="auto"/>
                                                                                                                    <w:left w:val="none" w:sz="0" w:space="0" w:color="auto"/>
                                                                                                                    <w:bottom w:val="none" w:sz="0" w:space="0" w:color="auto"/>
                                                                                                                    <w:right w:val="none" w:sz="0" w:space="0" w:color="auto"/>
                                                                                                                  </w:divBdr>
                                                                                                                  <w:divsChild>
                                                                                                                    <w:div w:id="1806311604">
                                                                                                                      <w:marLeft w:val="0"/>
                                                                                                                      <w:marRight w:val="0"/>
                                                                                                                      <w:marTop w:val="0"/>
                                                                                                                      <w:marBottom w:val="0"/>
                                                                                                                      <w:divBdr>
                                                                                                                        <w:top w:val="none" w:sz="0" w:space="0" w:color="auto"/>
                                                                                                                        <w:left w:val="none" w:sz="0" w:space="0" w:color="auto"/>
                                                                                                                        <w:bottom w:val="none" w:sz="0" w:space="0" w:color="auto"/>
                                                                                                                        <w:right w:val="none" w:sz="0" w:space="0" w:color="auto"/>
                                                                                                                      </w:divBdr>
                                                                                                                      <w:divsChild>
                                                                                                                        <w:div w:id="558055253">
                                                                                                                          <w:marLeft w:val="0"/>
                                                                                                                          <w:marRight w:val="0"/>
                                                                                                                          <w:marTop w:val="0"/>
                                                                                                                          <w:marBottom w:val="0"/>
                                                                                                                          <w:divBdr>
                                                                                                                            <w:top w:val="none" w:sz="0" w:space="0" w:color="auto"/>
                                                                                                                            <w:left w:val="none" w:sz="0" w:space="0" w:color="auto"/>
                                                                                                                            <w:bottom w:val="none" w:sz="0" w:space="0" w:color="auto"/>
                                                                                                                            <w:right w:val="none" w:sz="0" w:space="0" w:color="auto"/>
                                                                                                                          </w:divBdr>
                                                                                                                          <w:divsChild>
                                                                                                                            <w:div w:id="1673020818">
                                                                                                                              <w:marLeft w:val="0"/>
                                                                                                                              <w:marRight w:val="0"/>
                                                                                                                              <w:marTop w:val="0"/>
                                                                                                                              <w:marBottom w:val="0"/>
                                                                                                                              <w:divBdr>
                                                                                                                                <w:top w:val="none" w:sz="0" w:space="0" w:color="auto"/>
                                                                                                                                <w:left w:val="none" w:sz="0" w:space="0" w:color="auto"/>
                                                                                                                                <w:bottom w:val="none" w:sz="0" w:space="0" w:color="auto"/>
                                                                                                                                <w:right w:val="none" w:sz="0" w:space="0" w:color="auto"/>
                                                                                                                              </w:divBdr>
                                                                                                                              <w:divsChild>
                                                                                                                                <w:div w:id="1268584724">
                                                                                                                                  <w:marLeft w:val="0"/>
                                                                                                                                  <w:marRight w:val="0"/>
                                                                                                                                  <w:marTop w:val="0"/>
                                                                                                                                  <w:marBottom w:val="0"/>
                                                                                                                                  <w:divBdr>
                                                                                                                                    <w:top w:val="none" w:sz="0" w:space="0" w:color="auto"/>
                                                                                                                                    <w:left w:val="none" w:sz="0" w:space="0" w:color="auto"/>
                                                                                                                                    <w:bottom w:val="none" w:sz="0" w:space="0" w:color="auto"/>
                                                                                                                                    <w:right w:val="none" w:sz="0" w:space="0" w:color="auto"/>
                                                                                                                                  </w:divBdr>
                                                                                                                                </w:div>
                                                                                                                                <w:div w:id="1242177450">
                                                                                                                                  <w:marLeft w:val="0"/>
                                                                                                                                  <w:marRight w:val="0"/>
                                                                                                                                  <w:marTop w:val="0"/>
                                                                                                                                  <w:marBottom w:val="0"/>
                                                                                                                                  <w:divBdr>
                                                                                                                                    <w:top w:val="none" w:sz="0" w:space="0" w:color="auto"/>
                                                                                                                                    <w:left w:val="none" w:sz="0" w:space="0" w:color="auto"/>
                                                                                                                                    <w:bottom w:val="none" w:sz="0" w:space="0" w:color="auto"/>
                                                                                                                                    <w:right w:val="none" w:sz="0" w:space="0" w:color="auto"/>
                                                                                                                                  </w:divBdr>
                                                                                                                                </w:div>
                                                                                                                                <w:div w:id="1244947018">
                                                                                                                                  <w:marLeft w:val="0"/>
                                                                                                                                  <w:marRight w:val="0"/>
                                                                                                                                  <w:marTop w:val="0"/>
                                                                                                                                  <w:marBottom w:val="0"/>
                                                                                                                                  <w:divBdr>
                                                                                                                                    <w:top w:val="none" w:sz="0" w:space="0" w:color="auto"/>
                                                                                                                                    <w:left w:val="none" w:sz="0" w:space="0" w:color="auto"/>
                                                                                                                                    <w:bottom w:val="none" w:sz="0" w:space="0" w:color="auto"/>
                                                                                                                                    <w:right w:val="none" w:sz="0" w:space="0" w:color="auto"/>
                                                                                                                                  </w:divBdr>
                                                                                                                                </w:div>
                                                                                                                                <w:div w:id="1559708834">
                                                                                                                                  <w:marLeft w:val="0"/>
                                                                                                                                  <w:marRight w:val="0"/>
                                                                                                                                  <w:marTop w:val="0"/>
                                                                                                                                  <w:marBottom w:val="0"/>
                                                                                                                                  <w:divBdr>
                                                                                                                                    <w:top w:val="none" w:sz="0" w:space="0" w:color="auto"/>
                                                                                                                                    <w:left w:val="none" w:sz="0" w:space="0" w:color="auto"/>
                                                                                                                                    <w:bottom w:val="none" w:sz="0" w:space="0" w:color="auto"/>
                                                                                                                                    <w:right w:val="none" w:sz="0" w:space="0" w:color="auto"/>
                                                                                                                                  </w:divBdr>
                                                                                                                                </w:div>
                                                                                                                                <w:div w:id="235895074">
                                                                                                                                  <w:marLeft w:val="0"/>
                                                                                                                                  <w:marRight w:val="0"/>
                                                                                                                                  <w:marTop w:val="0"/>
                                                                                                                                  <w:marBottom w:val="0"/>
                                                                                                                                  <w:divBdr>
                                                                                                                                    <w:top w:val="none" w:sz="0" w:space="0" w:color="auto"/>
                                                                                                                                    <w:left w:val="none" w:sz="0" w:space="0" w:color="auto"/>
                                                                                                                                    <w:bottom w:val="none" w:sz="0" w:space="0" w:color="auto"/>
                                                                                                                                    <w:right w:val="none" w:sz="0" w:space="0" w:color="auto"/>
                                                                                                                                  </w:divBdr>
                                                                                                                                </w:div>
                                                                                                                                <w:div w:id="1255741803">
                                                                                                                                  <w:marLeft w:val="0"/>
                                                                                                                                  <w:marRight w:val="0"/>
                                                                                                                                  <w:marTop w:val="0"/>
                                                                                                                                  <w:marBottom w:val="0"/>
                                                                                                                                  <w:divBdr>
                                                                                                                                    <w:top w:val="none" w:sz="0" w:space="0" w:color="auto"/>
                                                                                                                                    <w:left w:val="none" w:sz="0" w:space="0" w:color="auto"/>
                                                                                                                                    <w:bottom w:val="none" w:sz="0" w:space="0" w:color="auto"/>
                                                                                                                                    <w:right w:val="none" w:sz="0" w:space="0" w:color="auto"/>
                                                                                                                                  </w:divBdr>
                                                                                                                                </w:div>
                                                                                                                                <w:div w:id="53851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07117">
                                                                                                                          <w:marLeft w:val="0"/>
                                                                                                                          <w:marRight w:val="0"/>
                                                                                                                          <w:marTop w:val="0"/>
                                                                                                                          <w:marBottom w:val="0"/>
                                                                                                                          <w:divBdr>
                                                                                                                            <w:top w:val="none" w:sz="0" w:space="0" w:color="auto"/>
                                                                                                                            <w:left w:val="none" w:sz="0" w:space="0" w:color="auto"/>
                                                                                                                            <w:bottom w:val="none" w:sz="0" w:space="0" w:color="auto"/>
                                                                                                                            <w:right w:val="none" w:sz="0" w:space="0" w:color="auto"/>
                                                                                                                          </w:divBdr>
                                                                                                                          <w:divsChild>
                                                                                                                            <w:div w:id="921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91300">
                                                                                                                  <w:marLeft w:val="0"/>
                                                                                                                  <w:marRight w:val="0"/>
                                                                                                                  <w:marTop w:val="0"/>
                                                                                                                  <w:marBottom w:val="0"/>
                                                                                                                  <w:divBdr>
                                                                                                                    <w:top w:val="none" w:sz="0" w:space="0" w:color="auto"/>
                                                                                                                    <w:left w:val="none" w:sz="0" w:space="0" w:color="auto"/>
                                                                                                                    <w:bottom w:val="none" w:sz="0" w:space="0" w:color="auto"/>
                                                                                                                    <w:right w:val="none" w:sz="0" w:space="0" w:color="auto"/>
                                                                                                                  </w:divBdr>
                                                                                                                  <w:divsChild>
                                                                                                                    <w:div w:id="1668170699">
                                                                                                                      <w:marLeft w:val="0"/>
                                                                                                                      <w:marRight w:val="0"/>
                                                                                                                      <w:marTop w:val="0"/>
                                                                                                                      <w:marBottom w:val="0"/>
                                                                                                                      <w:divBdr>
                                                                                                                        <w:top w:val="none" w:sz="0" w:space="0" w:color="auto"/>
                                                                                                                        <w:left w:val="none" w:sz="0" w:space="0" w:color="auto"/>
                                                                                                                        <w:bottom w:val="none" w:sz="0" w:space="0" w:color="auto"/>
                                                                                                                        <w:right w:val="none" w:sz="0" w:space="0" w:color="auto"/>
                                                                                                                      </w:divBdr>
                                                                                                                      <w:divsChild>
                                                                                                                        <w:div w:id="1645810251">
                                                                                                                          <w:marLeft w:val="0"/>
                                                                                                                          <w:marRight w:val="0"/>
                                                                                                                          <w:marTop w:val="0"/>
                                                                                                                          <w:marBottom w:val="0"/>
                                                                                                                          <w:divBdr>
                                                                                                                            <w:top w:val="none" w:sz="0" w:space="0" w:color="auto"/>
                                                                                                                            <w:left w:val="none" w:sz="0" w:space="0" w:color="auto"/>
                                                                                                                            <w:bottom w:val="none" w:sz="0" w:space="0" w:color="auto"/>
                                                                                                                            <w:right w:val="none" w:sz="0" w:space="0" w:color="auto"/>
                                                                                                                          </w:divBdr>
                                                                                                                          <w:divsChild>
                                                                                                                            <w:div w:id="698046813">
                                                                                                                              <w:marLeft w:val="0"/>
                                                                                                                              <w:marRight w:val="0"/>
                                                                                                                              <w:marTop w:val="0"/>
                                                                                                                              <w:marBottom w:val="0"/>
                                                                                                                              <w:divBdr>
                                                                                                                                <w:top w:val="none" w:sz="0" w:space="0" w:color="auto"/>
                                                                                                                                <w:left w:val="none" w:sz="0" w:space="0" w:color="auto"/>
                                                                                                                                <w:bottom w:val="none" w:sz="0" w:space="0" w:color="auto"/>
                                                                                                                                <w:right w:val="none" w:sz="0" w:space="0" w:color="auto"/>
                                                                                                                              </w:divBdr>
                                                                                                                              <w:divsChild>
                                                                                                                                <w:div w:id="1988783146">
                                                                                                                                  <w:marLeft w:val="0"/>
                                                                                                                                  <w:marRight w:val="0"/>
                                                                                                                                  <w:marTop w:val="0"/>
                                                                                                                                  <w:marBottom w:val="0"/>
                                                                                                                                  <w:divBdr>
                                                                                                                                    <w:top w:val="none" w:sz="0" w:space="0" w:color="auto"/>
                                                                                                                                    <w:left w:val="none" w:sz="0" w:space="0" w:color="auto"/>
                                                                                                                                    <w:bottom w:val="none" w:sz="0" w:space="0" w:color="auto"/>
                                                                                                                                    <w:right w:val="none" w:sz="0" w:space="0" w:color="auto"/>
                                                                                                                                  </w:divBdr>
                                                                                                                                  <w:divsChild>
                                                                                                                                    <w:div w:id="1133595182">
                                                                                                                                      <w:marLeft w:val="0"/>
                                                                                                                                      <w:marRight w:val="0"/>
                                                                                                                                      <w:marTop w:val="0"/>
                                                                                                                                      <w:marBottom w:val="0"/>
                                                                                                                                      <w:divBdr>
                                                                                                                                        <w:top w:val="none" w:sz="0" w:space="0" w:color="auto"/>
                                                                                                                                        <w:left w:val="none" w:sz="0" w:space="0" w:color="auto"/>
                                                                                                                                        <w:bottom w:val="none" w:sz="0" w:space="0" w:color="auto"/>
                                                                                                                                        <w:right w:val="none" w:sz="0" w:space="0" w:color="auto"/>
                                                                                                                                      </w:divBdr>
                                                                                                                                      <w:divsChild>
                                                                                                                                        <w:div w:id="1040933515">
                                                                                                                                          <w:marLeft w:val="0"/>
                                                                                                                                          <w:marRight w:val="0"/>
                                                                                                                                          <w:marTop w:val="0"/>
                                                                                                                                          <w:marBottom w:val="0"/>
                                                                                                                                          <w:divBdr>
                                                                                                                                            <w:top w:val="none" w:sz="0" w:space="0" w:color="auto"/>
                                                                                                                                            <w:left w:val="none" w:sz="0" w:space="0" w:color="auto"/>
                                                                                                                                            <w:bottom w:val="none" w:sz="0" w:space="0" w:color="auto"/>
                                                                                                                                            <w:right w:val="none" w:sz="0" w:space="0" w:color="auto"/>
                                                                                                                                          </w:divBdr>
                                                                                                                                          <w:divsChild>
                                                                                                                                            <w:div w:id="324749860">
                                                                                                                                              <w:marLeft w:val="0"/>
                                                                                                                                              <w:marRight w:val="0"/>
                                                                                                                                              <w:marTop w:val="0"/>
                                                                                                                                              <w:marBottom w:val="0"/>
                                                                                                                                              <w:divBdr>
                                                                                                                                                <w:top w:val="none" w:sz="0" w:space="0" w:color="auto"/>
                                                                                                                                                <w:left w:val="none" w:sz="0" w:space="0" w:color="auto"/>
                                                                                                                                                <w:bottom w:val="none" w:sz="0" w:space="0" w:color="auto"/>
                                                                                                                                                <w:right w:val="none" w:sz="0" w:space="0" w:color="auto"/>
                                                                                                                                              </w:divBdr>
                                                                                                                                              <w:divsChild>
                                                                                                                                                <w:div w:id="1471357841">
                                                                                                                                                  <w:marLeft w:val="0"/>
                                                                                                                                                  <w:marRight w:val="0"/>
                                                                                                                                                  <w:marTop w:val="0"/>
                                                                                                                                                  <w:marBottom w:val="0"/>
                                                                                                                                                  <w:divBdr>
                                                                                                                                                    <w:top w:val="none" w:sz="0" w:space="0" w:color="auto"/>
                                                                                                                                                    <w:left w:val="none" w:sz="0" w:space="0" w:color="auto"/>
                                                                                                                                                    <w:bottom w:val="none" w:sz="0" w:space="0" w:color="auto"/>
                                                                                                                                                    <w:right w:val="none" w:sz="0" w:space="0" w:color="auto"/>
                                                                                                                                                  </w:divBdr>
                                                                                                                                                  <w:divsChild>
                                                                                                                                                    <w:div w:id="143787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25920">
                                                                                                                                              <w:marLeft w:val="0"/>
                                                                                                                                              <w:marRight w:val="0"/>
                                                                                                                                              <w:marTop w:val="0"/>
                                                                                                                                              <w:marBottom w:val="0"/>
                                                                                                                                              <w:divBdr>
                                                                                                                                                <w:top w:val="none" w:sz="0" w:space="0" w:color="auto"/>
                                                                                                                                                <w:left w:val="none" w:sz="0" w:space="0" w:color="auto"/>
                                                                                                                                                <w:bottom w:val="none" w:sz="0" w:space="0" w:color="auto"/>
                                                                                                                                                <w:right w:val="none" w:sz="0" w:space="0" w:color="auto"/>
                                                                                                                                              </w:divBdr>
                                                                                                                                              <w:divsChild>
                                                                                                                                                <w:div w:id="1090588241">
                                                                                                                                                  <w:marLeft w:val="0"/>
                                                                                                                                                  <w:marRight w:val="0"/>
                                                                                                                                                  <w:marTop w:val="0"/>
                                                                                                                                                  <w:marBottom w:val="0"/>
                                                                                                                                                  <w:divBdr>
                                                                                                                                                    <w:top w:val="none" w:sz="0" w:space="0" w:color="auto"/>
                                                                                                                                                    <w:left w:val="none" w:sz="0" w:space="0" w:color="auto"/>
                                                                                                                                                    <w:bottom w:val="none" w:sz="0" w:space="0" w:color="auto"/>
                                                                                                                                                    <w:right w:val="none" w:sz="0" w:space="0" w:color="auto"/>
                                                                                                                                                  </w:divBdr>
                                                                                                                                                  <w:divsChild>
                                                                                                                                                    <w:div w:id="1956935780">
                                                                                                                                                      <w:marLeft w:val="0"/>
                                                                                                                                                      <w:marRight w:val="0"/>
                                                                                                                                                      <w:marTop w:val="0"/>
                                                                                                                                                      <w:marBottom w:val="0"/>
                                                                                                                                                      <w:divBdr>
                                                                                                                                                        <w:top w:val="none" w:sz="0" w:space="0" w:color="auto"/>
                                                                                                                                                        <w:left w:val="none" w:sz="0" w:space="0" w:color="auto"/>
                                                                                                                                                        <w:bottom w:val="none" w:sz="0" w:space="0" w:color="auto"/>
                                                                                                                                                        <w:right w:val="none" w:sz="0" w:space="0" w:color="auto"/>
                                                                                                                                                      </w:divBdr>
                                                                                                                                                      <w:divsChild>
                                                                                                                                                        <w:div w:id="1049188748">
                                                                                                                                                          <w:marLeft w:val="0"/>
                                                                                                                                                          <w:marRight w:val="0"/>
                                                                                                                                                          <w:marTop w:val="0"/>
                                                                                                                                                          <w:marBottom w:val="0"/>
                                                                                                                                                          <w:divBdr>
                                                                                                                                                            <w:top w:val="none" w:sz="0" w:space="0" w:color="auto"/>
                                                                                                                                                            <w:left w:val="none" w:sz="0" w:space="0" w:color="auto"/>
                                                                                                                                                            <w:bottom w:val="none" w:sz="0" w:space="0" w:color="auto"/>
                                                                                                                                                            <w:right w:val="none" w:sz="0" w:space="0" w:color="auto"/>
                                                                                                                                                          </w:divBdr>
                                                                                                                                                          <w:divsChild>
                                                                                                                                                            <w:div w:id="14421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562586">
                                                                                                                                                  <w:marLeft w:val="0"/>
                                                                                                                                                  <w:marRight w:val="0"/>
                                                                                                                                                  <w:marTop w:val="0"/>
                                                                                                                                                  <w:marBottom w:val="0"/>
                                                                                                                                                  <w:divBdr>
                                                                                                                                                    <w:top w:val="none" w:sz="0" w:space="0" w:color="auto"/>
                                                                                                                                                    <w:left w:val="none" w:sz="0" w:space="0" w:color="auto"/>
                                                                                                                                                    <w:bottom w:val="none" w:sz="0" w:space="0" w:color="auto"/>
                                                                                                                                                    <w:right w:val="none" w:sz="0" w:space="0" w:color="auto"/>
                                                                                                                                                  </w:divBdr>
                                                                                                                                                  <w:divsChild>
                                                                                                                                                    <w:div w:id="94562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58371">
                                                                                                                                          <w:marLeft w:val="0"/>
                                                                                                                                          <w:marRight w:val="0"/>
                                                                                                                                          <w:marTop w:val="0"/>
                                                                                                                                          <w:marBottom w:val="0"/>
                                                                                                                                          <w:divBdr>
                                                                                                                                            <w:top w:val="none" w:sz="0" w:space="0" w:color="auto"/>
                                                                                                                                            <w:left w:val="none" w:sz="0" w:space="0" w:color="auto"/>
                                                                                                                                            <w:bottom w:val="none" w:sz="0" w:space="0" w:color="auto"/>
                                                                                                                                            <w:right w:val="none" w:sz="0" w:space="0" w:color="auto"/>
                                                                                                                                          </w:divBdr>
                                                                                                                                          <w:divsChild>
                                                                                                                                            <w:div w:id="864490183">
                                                                                                                                              <w:marLeft w:val="0"/>
                                                                                                                                              <w:marRight w:val="0"/>
                                                                                                                                              <w:marTop w:val="0"/>
                                                                                                                                              <w:marBottom w:val="0"/>
                                                                                                                                              <w:divBdr>
                                                                                                                                                <w:top w:val="none" w:sz="0" w:space="0" w:color="auto"/>
                                                                                                                                                <w:left w:val="none" w:sz="0" w:space="0" w:color="auto"/>
                                                                                                                                                <w:bottom w:val="none" w:sz="0" w:space="0" w:color="auto"/>
                                                                                                                                                <w:right w:val="none" w:sz="0" w:space="0" w:color="auto"/>
                                                                                                                                              </w:divBdr>
                                                                                                                                              <w:divsChild>
                                                                                                                                                <w:div w:id="360785907">
                                                                                                                                                  <w:marLeft w:val="0"/>
                                                                                                                                                  <w:marRight w:val="0"/>
                                                                                                                                                  <w:marTop w:val="0"/>
                                                                                                                                                  <w:marBottom w:val="0"/>
                                                                                                                                                  <w:divBdr>
                                                                                                                                                    <w:top w:val="none" w:sz="0" w:space="0" w:color="auto"/>
                                                                                                                                                    <w:left w:val="none" w:sz="0" w:space="0" w:color="auto"/>
                                                                                                                                                    <w:bottom w:val="none" w:sz="0" w:space="0" w:color="auto"/>
                                                                                                                                                    <w:right w:val="none" w:sz="0" w:space="0" w:color="auto"/>
                                                                                                                                                  </w:divBdr>
                                                                                                                                                  <w:divsChild>
                                                                                                                                                    <w:div w:id="689843220">
                                                                                                                                                      <w:marLeft w:val="0"/>
                                                                                                                                                      <w:marRight w:val="0"/>
                                                                                                                                                      <w:marTop w:val="0"/>
                                                                                                                                                      <w:marBottom w:val="0"/>
                                                                                                                                                      <w:divBdr>
                                                                                                                                                        <w:top w:val="none" w:sz="0" w:space="0" w:color="auto"/>
                                                                                                                                                        <w:left w:val="none" w:sz="0" w:space="0" w:color="auto"/>
                                                                                                                                                        <w:bottom w:val="none" w:sz="0" w:space="0" w:color="auto"/>
                                                                                                                                                        <w:right w:val="none" w:sz="0" w:space="0" w:color="auto"/>
                                                                                                                                                      </w:divBdr>
                                                                                                                                                      <w:divsChild>
                                                                                                                                                        <w:div w:id="156849856">
                                                                                                                                                          <w:marLeft w:val="0"/>
                                                                                                                                                          <w:marRight w:val="0"/>
                                                                                                                                                          <w:marTop w:val="0"/>
                                                                                                                                                          <w:marBottom w:val="0"/>
                                                                                                                                                          <w:divBdr>
                                                                                                                                                            <w:top w:val="none" w:sz="0" w:space="0" w:color="auto"/>
                                                                                                                                                            <w:left w:val="none" w:sz="0" w:space="0" w:color="auto"/>
                                                                                                                                                            <w:bottom w:val="none" w:sz="0" w:space="0" w:color="auto"/>
                                                                                                                                                            <w:right w:val="none" w:sz="0" w:space="0" w:color="auto"/>
                                                                                                                                                          </w:divBdr>
                                                                                                                                                          <w:divsChild>
                                                                                                                                                            <w:div w:id="92432805">
                                                                                                                                                              <w:marLeft w:val="0"/>
                                                                                                                                                              <w:marRight w:val="0"/>
                                                                                                                                                              <w:marTop w:val="0"/>
                                                                                                                                                              <w:marBottom w:val="0"/>
                                                                                                                                                              <w:divBdr>
                                                                                                                                                                <w:top w:val="none" w:sz="0" w:space="0" w:color="auto"/>
                                                                                                                                                                <w:left w:val="none" w:sz="0" w:space="0" w:color="auto"/>
                                                                                                                                                                <w:bottom w:val="none" w:sz="0" w:space="0" w:color="auto"/>
                                                                                                                                                                <w:right w:val="none" w:sz="0" w:space="0" w:color="auto"/>
                                                                                                                                                              </w:divBdr>
                                                                                                                                                              <w:divsChild>
                                                                                                                                                                <w:div w:id="1500340561">
                                                                                                                                                                  <w:marLeft w:val="0"/>
                                                                                                                                                                  <w:marRight w:val="0"/>
                                                                                                                                                                  <w:marTop w:val="0"/>
                                                                                                                                                                  <w:marBottom w:val="0"/>
                                                                                                                                                                  <w:divBdr>
                                                                                                                                                                    <w:top w:val="none" w:sz="0" w:space="0" w:color="auto"/>
                                                                                                                                                                    <w:left w:val="none" w:sz="0" w:space="0" w:color="auto"/>
                                                                                                                                                                    <w:bottom w:val="none" w:sz="0" w:space="0" w:color="auto"/>
                                                                                                                                                                    <w:right w:val="none" w:sz="0" w:space="0" w:color="auto"/>
                                                                                                                                                                  </w:divBdr>
                                                                                                                                                                  <w:divsChild>
                                                                                                                                                                    <w:div w:id="1427573933">
                                                                                                                                                                      <w:marLeft w:val="0"/>
                                                                                                                                                                      <w:marRight w:val="0"/>
                                                                                                                                                                      <w:marTop w:val="0"/>
                                                                                                                                                                      <w:marBottom w:val="0"/>
                                                                                                                                                                      <w:divBdr>
                                                                                                                                                                        <w:top w:val="none" w:sz="0" w:space="0" w:color="auto"/>
                                                                                                                                                                        <w:left w:val="none" w:sz="0" w:space="0" w:color="auto"/>
                                                                                                                                                                        <w:bottom w:val="none" w:sz="0" w:space="0" w:color="auto"/>
                                                                                                                                                                        <w:right w:val="none" w:sz="0" w:space="0" w:color="auto"/>
                                                                                                                                                                      </w:divBdr>
                                                                                                                                                                      <w:divsChild>
                                                                                                                                                                        <w:div w:id="580990233">
                                                                                                                                                                          <w:marLeft w:val="0"/>
                                                                                                                                                                          <w:marRight w:val="0"/>
                                                                                                                                                                          <w:marTop w:val="0"/>
                                                                                                                                                                          <w:marBottom w:val="0"/>
                                                                                                                                                                          <w:divBdr>
                                                                                                                                                                            <w:top w:val="none" w:sz="0" w:space="0" w:color="auto"/>
                                                                                                                                                                            <w:left w:val="none" w:sz="0" w:space="0" w:color="auto"/>
                                                                                                                                                                            <w:bottom w:val="none" w:sz="0" w:space="0" w:color="auto"/>
                                                                                                                                                                            <w:right w:val="none" w:sz="0" w:space="0" w:color="auto"/>
                                                                                                                                                                          </w:divBdr>
                                                                                                                                                                          <w:divsChild>
                                                                                                                                                                            <w:div w:id="862060928">
                                                                                                                                                                              <w:marLeft w:val="0"/>
                                                                                                                                                                              <w:marRight w:val="0"/>
                                                                                                                                                                              <w:marTop w:val="0"/>
                                                                                                                                                                              <w:marBottom w:val="0"/>
                                                                                                                                                                              <w:divBdr>
                                                                                                                                                                                <w:top w:val="none" w:sz="0" w:space="0" w:color="auto"/>
                                                                                                                                                                                <w:left w:val="none" w:sz="0" w:space="0" w:color="auto"/>
                                                                                                                                                                                <w:bottom w:val="none" w:sz="0" w:space="0" w:color="auto"/>
                                                                                                                                                                                <w:right w:val="none" w:sz="0" w:space="0" w:color="auto"/>
                                                                                                                                                                              </w:divBdr>
                                                                                                                                                                              <w:divsChild>
                                                                                                                                                                                <w:div w:id="160314458">
                                                                                                                                                                                  <w:marLeft w:val="0"/>
                                                                                                                                                                                  <w:marRight w:val="0"/>
                                                                                                                                                                                  <w:marTop w:val="0"/>
                                                                                                                                                                                  <w:marBottom w:val="0"/>
                                                                                                                                                                                  <w:divBdr>
                                                                                                                                                                                    <w:top w:val="none" w:sz="0" w:space="0" w:color="auto"/>
                                                                                                                                                                                    <w:left w:val="none" w:sz="0" w:space="0" w:color="auto"/>
                                                                                                                                                                                    <w:bottom w:val="none" w:sz="0" w:space="0" w:color="auto"/>
                                                                                                                                                                                    <w:right w:val="none" w:sz="0" w:space="0" w:color="auto"/>
                                                                                                                                                                                  </w:divBdr>
                                                                                                                                                                                </w:div>
                                                                                                                                                                                <w:div w:id="66197425">
                                                                                                                                                                                  <w:marLeft w:val="0"/>
                                                                                                                                                                                  <w:marRight w:val="0"/>
                                                                                                                                                                                  <w:marTop w:val="0"/>
                                                                                                                                                                                  <w:marBottom w:val="0"/>
                                                                                                                                                                                  <w:divBdr>
                                                                                                                                                                                    <w:top w:val="none" w:sz="0" w:space="0" w:color="auto"/>
                                                                                                                                                                                    <w:left w:val="none" w:sz="0" w:space="0" w:color="auto"/>
                                                                                                                                                                                    <w:bottom w:val="none" w:sz="0" w:space="0" w:color="auto"/>
                                                                                                                                                                                    <w:right w:val="none" w:sz="0" w:space="0" w:color="auto"/>
                                                                                                                                                                                  </w:divBdr>
                                                                                                                                                                                </w:div>
                                                                                                                                                                                <w:div w:id="1832869977">
                                                                                                                                                                                  <w:marLeft w:val="0"/>
                                                                                                                                                                                  <w:marRight w:val="0"/>
                                                                                                                                                                                  <w:marTop w:val="0"/>
                                                                                                                                                                                  <w:marBottom w:val="0"/>
                                                                                                                                                                                  <w:divBdr>
                                                                                                                                                                                    <w:top w:val="none" w:sz="0" w:space="0" w:color="auto"/>
                                                                                                                                                                                    <w:left w:val="none" w:sz="0" w:space="0" w:color="auto"/>
                                                                                                                                                                                    <w:bottom w:val="none" w:sz="0" w:space="0" w:color="auto"/>
                                                                                                                                                                                    <w:right w:val="none" w:sz="0" w:space="0" w:color="auto"/>
                                                                                                                                                                                  </w:divBdr>
                                                                                                                                                                                </w:div>
                                                                                                                                                                                <w:div w:id="1679889687">
                                                                                                                                                                                  <w:marLeft w:val="0"/>
                                                                                                                                                                                  <w:marRight w:val="0"/>
                                                                                                                                                                                  <w:marTop w:val="0"/>
                                                                                                                                                                                  <w:marBottom w:val="0"/>
                                                                                                                                                                                  <w:divBdr>
                                                                                                                                                                                    <w:top w:val="none" w:sz="0" w:space="0" w:color="auto"/>
                                                                                                                                                                                    <w:left w:val="none" w:sz="0" w:space="0" w:color="auto"/>
                                                                                                                                                                                    <w:bottom w:val="none" w:sz="0" w:space="0" w:color="auto"/>
                                                                                                                                                                                    <w:right w:val="none" w:sz="0" w:space="0" w:color="auto"/>
                                                                                                                                                                                  </w:divBdr>
                                                                                                                                                                                </w:div>
                                                                                                                                                                                <w:div w:id="758914579">
                                                                                                                                                                                  <w:marLeft w:val="0"/>
                                                                                                                                                                                  <w:marRight w:val="0"/>
                                                                                                                                                                                  <w:marTop w:val="0"/>
                                                                                                                                                                                  <w:marBottom w:val="0"/>
                                                                                                                                                                                  <w:divBdr>
                                                                                                                                                                                    <w:top w:val="none" w:sz="0" w:space="0" w:color="auto"/>
                                                                                                                                                                                    <w:left w:val="none" w:sz="0" w:space="0" w:color="auto"/>
                                                                                                                                                                                    <w:bottom w:val="none" w:sz="0" w:space="0" w:color="auto"/>
                                                                                                                                                                                    <w:right w:val="none" w:sz="0" w:space="0" w:color="auto"/>
                                                                                                                                                                                  </w:divBdr>
                                                                                                                                                                                </w:div>
                                                                                                                                                                                <w:div w:id="1458719037">
                                                                                                                                                                                  <w:marLeft w:val="0"/>
                                                                                                                                                                                  <w:marRight w:val="0"/>
                                                                                                                                                                                  <w:marTop w:val="0"/>
                                                                                                                                                                                  <w:marBottom w:val="0"/>
                                                                                                                                                                                  <w:divBdr>
                                                                                                                                                                                    <w:top w:val="none" w:sz="0" w:space="0" w:color="auto"/>
                                                                                                                                                                                    <w:left w:val="none" w:sz="0" w:space="0" w:color="auto"/>
                                                                                                                                                                                    <w:bottom w:val="none" w:sz="0" w:space="0" w:color="auto"/>
                                                                                                                                                                                    <w:right w:val="none" w:sz="0" w:space="0" w:color="auto"/>
                                                                                                                                                                                  </w:divBdr>
                                                                                                                                                                                </w:div>
                                                                                                                                                                                <w:div w:id="1071854213">
                                                                                                                                                                                  <w:marLeft w:val="0"/>
                                                                                                                                                                                  <w:marRight w:val="0"/>
                                                                                                                                                                                  <w:marTop w:val="0"/>
                                                                                                                                                                                  <w:marBottom w:val="0"/>
                                                                                                                                                                                  <w:divBdr>
                                                                                                                                                                                    <w:top w:val="none" w:sz="0" w:space="0" w:color="auto"/>
                                                                                                                                                                                    <w:left w:val="none" w:sz="0" w:space="0" w:color="auto"/>
                                                                                                                                                                                    <w:bottom w:val="none" w:sz="0" w:space="0" w:color="auto"/>
                                                                                                                                                                                    <w:right w:val="none" w:sz="0" w:space="0" w:color="auto"/>
                                                                                                                                                                                  </w:divBdr>
                                                                                                                                                                                </w:div>
                                                                                                                                                                                <w:div w:id="945387932">
                                                                                                                                                                                  <w:marLeft w:val="0"/>
                                                                                                                                                                                  <w:marRight w:val="0"/>
                                                                                                                                                                                  <w:marTop w:val="0"/>
                                                                                                                                                                                  <w:marBottom w:val="0"/>
                                                                                                                                                                                  <w:divBdr>
                                                                                                                                                                                    <w:top w:val="none" w:sz="0" w:space="0" w:color="auto"/>
                                                                                                                                                                                    <w:left w:val="none" w:sz="0" w:space="0" w:color="auto"/>
                                                                                                                                                                                    <w:bottom w:val="none" w:sz="0" w:space="0" w:color="auto"/>
                                                                                                                                                                                    <w:right w:val="none" w:sz="0" w:space="0" w:color="auto"/>
                                                                                                                                                                                  </w:divBdr>
                                                                                                                                                                                </w:div>
                                                                                                                                                                                <w:div w:id="96995153">
                                                                                                                                                                                  <w:marLeft w:val="0"/>
                                                                                                                                                                                  <w:marRight w:val="0"/>
                                                                                                                                                                                  <w:marTop w:val="0"/>
                                                                                                                                                                                  <w:marBottom w:val="0"/>
                                                                                                                                                                                  <w:divBdr>
                                                                                                                                                                                    <w:top w:val="none" w:sz="0" w:space="0" w:color="auto"/>
                                                                                                                                                                                    <w:left w:val="none" w:sz="0" w:space="0" w:color="auto"/>
                                                                                                                                                                                    <w:bottom w:val="none" w:sz="0" w:space="0" w:color="auto"/>
                                                                                                                                                                                    <w:right w:val="none" w:sz="0" w:space="0" w:color="auto"/>
                                                                                                                                                                                  </w:divBdr>
                                                                                                                                                                                </w:div>
                                                                                                                                                                                <w:div w:id="1049495239">
                                                                                                                                                                                  <w:marLeft w:val="0"/>
                                                                                                                                                                                  <w:marRight w:val="0"/>
                                                                                                                                                                                  <w:marTop w:val="0"/>
                                                                                                                                                                                  <w:marBottom w:val="0"/>
                                                                                                                                                                                  <w:divBdr>
                                                                                                                                                                                    <w:top w:val="none" w:sz="0" w:space="0" w:color="auto"/>
                                                                                                                                                                                    <w:left w:val="none" w:sz="0" w:space="0" w:color="auto"/>
                                                                                                                                                                                    <w:bottom w:val="none" w:sz="0" w:space="0" w:color="auto"/>
                                                                                                                                                                                    <w:right w:val="none" w:sz="0" w:space="0" w:color="auto"/>
                                                                                                                                                                                  </w:divBdr>
                                                                                                                                                                                </w:div>
                                                                                                                                                                                <w:div w:id="307326571">
                                                                                                                                                                                  <w:marLeft w:val="0"/>
                                                                                                                                                                                  <w:marRight w:val="0"/>
                                                                                                                                                                                  <w:marTop w:val="0"/>
                                                                                                                                                                                  <w:marBottom w:val="0"/>
                                                                                                                                                                                  <w:divBdr>
                                                                                                                                                                                    <w:top w:val="none" w:sz="0" w:space="0" w:color="auto"/>
                                                                                                                                                                                    <w:left w:val="none" w:sz="0" w:space="0" w:color="auto"/>
                                                                                                                                                                                    <w:bottom w:val="none" w:sz="0" w:space="0" w:color="auto"/>
                                                                                                                                                                                    <w:right w:val="none" w:sz="0" w:space="0" w:color="auto"/>
                                                                                                                                                                                  </w:divBdr>
                                                                                                                                                                                </w:div>
                                                                                                                                                                                <w:div w:id="470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4200">
                                                                                                                                                                          <w:marLeft w:val="0"/>
                                                                                                                                                                          <w:marRight w:val="0"/>
                                                                                                                                                                          <w:marTop w:val="0"/>
                                                                                                                                                                          <w:marBottom w:val="0"/>
                                                                                                                                                                          <w:divBdr>
                                                                                                                                                                            <w:top w:val="none" w:sz="0" w:space="0" w:color="auto"/>
                                                                                                                                                                            <w:left w:val="none" w:sz="0" w:space="0" w:color="auto"/>
                                                                                                                                                                            <w:bottom w:val="none" w:sz="0" w:space="0" w:color="auto"/>
                                                                                                                                                                            <w:right w:val="none" w:sz="0" w:space="0" w:color="auto"/>
                                                                                                                                                                          </w:divBdr>
                                                                                                                                                                          <w:divsChild>
                                                                                                                                                                            <w:div w:id="1656907796">
                                                                                                                                                                              <w:marLeft w:val="0"/>
                                                                                                                                                                              <w:marRight w:val="0"/>
                                                                                                                                                                              <w:marTop w:val="0"/>
                                                                                                                                                                              <w:marBottom w:val="0"/>
                                                                                                                                                                              <w:divBdr>
                                                                                                                                                                                <w:top w:val="none" w:sz="0" w:space="0" w:color="auto"/>
                                                                                                                                                                                <w:left w:val="none" w:sz="0" w:space="0" w:color="auto"/>
                                                                                                                                                                                <w:bottom w:val="none" w:sz="0" w:space="0" w:color="auto"/>
                                                                                                                                                                                <w:right w:val="none" w:sz="0" w:space="0" w:color="auto"/>
                                                                                                                                                                              </w:divBdr>
                                                                                                                                                                              <w:divsChild>
                                                                                                                                                                                <w:div w:id="149755398">
                                                                                                                                                                                  <w:marLeft w:val="0"/>
                                                                                                                                                                                  <w:marRight w:val="0"/>
                                                                                                                                                                                  <w:marTop w:val="0"/>
                                                                                                                                                                                  <w:marBottom w:val="0"/>
                                                                                                                                                                                  <w:divBdr>
                                                                                                                                                                                    <w:top w:val="none" w:sz="0" w:space="0" w:color="auto"/>
                                                                                                                                                                                    <w:left w:val="none" w:sz="0" w:space="0" w:color="auto"/>
                                                                                                                                                                                    <w:bottom w:val="none" w:sz="0" w:space="0" w:color="auto"/>
                                                                                                                                                                                    <w:right w:val="none" w:sz="0" w:space="0" w:color="auto"/>
                                                                                                                                                                                  </w:divBdr>
                                                                                                                                                                                  <w:divsChild>
                                                                                                                                                                                    <w:div w:id="112408900">
                                                                                                                                                                                      <w:marLeft w:val="0"/>
                                                                                                                                                                                      <w:marRight w:val="0"/>
                                                                                                                                                                                      <w:marTop w:val="0"/>
                                                                                                                                                                                      <w:marBottom w:val="0"/>
                                                                                                                                                                                      <w:divBdr>
                                                                                                                                                                                        <w:top w:val="none" w:sz="0" w:space="0" w:color="auto"/>
                                                                                                                                                                                        <w:left w:val="none" w:sz="0" w:space="0" w:color="auto"/>
                                                                                                                                                                                        <w:bottom w:val="none" w:sz="0" w:space="0" w:color="auto"/>
                                                                                                                                                                                        <w:right w:val="none" w:sz="0" w:space="0" w:color="auto"/>
                                                                                                                                                                                      </w:divBdr>
                                                                                                                                                                                    </w:div>
                                                                                                                                                                                    <w:div w:id="282078290">
                                                                                                                                                                                      <w:marLeft w:val="0"/>
                                                                                                                                                                                      <w:marRight w:val="0"/>
                                                                                                                                                                                      <w:marTop w:val="0"/>
                                                                                                                                                                                      <w:marBottom w:val="0"/>
                                                                                                                                                                                      <w:divBdr>
                                                                                                                                                                                        <w:top w:val="none" w:sz="0" w:space="0" w:color="auto"/>
                                                                                                                                                                                        <w:left w:val="none" w:sz="0" w:space="0" w:color="auto"/>
                                                                                                                                                                                        <w:bottom w:val="none" w:sz="0" w:space="0" w:color="auto"/>
                                                                                                                                                                                        <w:right w:val="none" w:sz="0" w:space="0" w:color="auto"/>
                                                                                                                                                                                      </w:divBdr>
                                                                                                                                                                                    </w:div>
                                                                                                                                                                                    <w:div w:id="1468233315">
                                                                                                                                                                                      <w:marLeft w:val="0"/>
                                                                                                                                                                                      <w:marRight w:val="0"/>
                                                                                                                                                                                      <w:marTop w:val="0"/>
                                                                                                                                                                                      <w:marBottom w:val="0"/>
                                                                                                                                                                                      <w:divBdr>
                                                                                                                                                                                        <w:top w:val="none" w:sz="0" w:space="0" w:color="auto"/>
                                                                                                                                                                                        <w:left w:val="none" w:sz="0" w:space="0" w:color="auto"/>
                                                                                                                                                                                        <w:bottom w:val="none" w:sz="0" w:space="0" w:color="auto"/>
                                                                                                                                                                                        <w:right w:val="none" w:sz="0" w:space="0" w:color="auto"/>
                                                                                                                                                                                      </w:divBdr>
                                                                                                                                                                                    </w:div>
                                                                                                                                                                                    <w:div w:id="1426264578">
                                                                                                                                                                                      <w:marLeft w:val="0"/>
                                                                                                                                                                                      <w:marRight w:val="0"/>
                                                                                                                                                                                      <w:marTop w:val="0"/>
                                                                                                                                                                                      <w:marBottom w:val="0"/>
                                                                                                                                                                                      <w:divBdr>
                                                                                                                                                                                        <w:top w:val="none" w:sz="0" w:space="0" w:color="auto"/>
                                                                                                                                                                                        <w:left w:val="none" w:sz="0" w:space="0" w:color="auto"/>
                                                                                                                                                                                        <w:bottom w:val="none" w:sz="0" w:space="0" w:color="auto"/>
                                                                                                                                                                                        <w:right w:val="none" w:sz="0" w:space="0" w:color="auto"/>
                                                                                                                                                                                      </w:divBdr>
                                                                                                                                                                                    </w:div>
                                                                                                                                                                                    <w:div w:id="1678193927">
                                                                                                                                                                                      <w:marLeft w:val="0"/>
                                                                                                                                                                                      <w:marRight w:val="0"/>
                                                                                                                                                                                      <w:marTop w:val="0"/>
                                                                                                                                                                                      <w:marBottom w:val="0"/>
                                                                                                                                                                                      <w:divBdr>
                                                                                                                                                                                        <w:top w:val="none" w:sz="0" w:space="0" w:color="auto"/>
                                                                                                                                                                                        <w:left w:val="none" w:sz="0" w:space="0" w:color="auto"/>
                                                                                                                                                                                        <w:bottom w:val="none" w:sz="0" w:space="0" w:color="auto"/>
                                                                                                                                                                                        <w:right w:val="none" w:sz="0" w:space="0" w:color="auto"/>
                                                                                                                                                                                      </w:divBdr>
                                                                                                                                                                                    </w:div>
                                                                                                                                                                                    <w:div w:id="1534267841">
                                                                                                                                                                                      <w:marLeft w:val="0"/>
                                                                                                                                                                                      <w:marRight w:val="0"/>
                                                                                                                                                                                      <w:marTop w:val="0"/>
                                                                                                                                                                                      <w:marBottom w:val="0"/>
                                                                                                                                                                                      <w:divBdr>
                                                                                                                                                                                        <w:top w:val="none" w:sz="0" w:space="0" w:color="auto"/>
                                                                                                                                                                                        <w:left w:val="none" w:sz="0" w:space="0" w:color="auto"/>
                                                                                                                                                                                        <w:bottom w:val="none" w:sz="0" w:space="0" w:color="auto"/>
                                                                                                                                                                                        <w:right w:val="none" w:sz="0" w:space="0" w:color="auto"/>
                                                                                                                                                                                      </w:divBdr>
                                                                                                                                                                                    </w:div>
                                                                                                                                                                                    <w:div w:id="544293964">
                                                                                                                                                                                      <w:marLeft w:val="0"/>
                                                                                                                                                                                      <w:marRight w:val="0"/>
                                                                                                                                                                                      <w:marTop w:val="0"/>
                                                                                                                                                                                      <w:marBottom w:val="0"/>
                                                                                                                                                                                      <w:divBdr>
                                                                                                                                                                                        <w:top w:val="none" w:sz="0" w:space="0" w:color="auto"/>
                                                                                                                                                                                        <w:left w:val="none" w:sz="0" w:space="0" w:color="auto"/>
                                                                                                                                                                                        <w:bottom w:val="none" w:sz="0" w:space="0" w:color="auto"/>
                                                                                                                                                                                        <w:right w:val="none" w:sz="0" w:space="0" w:color="auto"/>
                                                                                                                                                                                      </w:divBdr>
                                                                                                                                                                                    </w:div>
                                                                                                                                                                                    <w:div w:id="598754720">
                                                                                                                                                                                      <w:marLeft w:val="0"/>
                                                                                                                                                                                      <w:marRight w:val="0"/>
                                                                                                                                                                                      <w:marTop w:val="0"/>
                                                                                                                                                                                      <w:marBottom w:val="0"/>
                                                                                                                                                                                      <w:divBdr>
                                                                                                                                                                                        <w:top w:val="none" w:sz="0" w:space="0" w:color="auto"/>
                                                                                                                                                                                        <w:left w:val="none" w:sz="0" w:space="0" w:color="auto"/>
                                                                                                                                                                                        <w:bottom w:val="none" w:sz="0" w:space="0" w:color="auto"/>
                                                                                                                                                                                        <w:right w:val="none" w:sz="0" w:space="0" w:color="auto"/>
                                                                                                                                                                                      </w:divBdr>
                                                                                                                                                                                    </w:div>
                                                                                                                                                                                    <w:div w:id="540363547">
                                                                                                                                                                                      <w:marLeft w:val="0"/>
                                                                                                                                                                                      <w:marRight w:val="0"/>
                                                                                                                                                                                      <w:marTop w:val="0"/>
                                                                                                                                                                                      <w:marBottom w:val="0"/>
                                                                                                                                                                                      <w:divBdr>
                                                                                                                                                                                        <w:top w:val="none" w:sz="0" w:space="0" w:color="auto"/>
                                                                                                                                                                                        <w:left w:val="none" w:sz="0" w:space="0" w:color="auto"/>
                                                                                                                                                                                        <w:bottom w:val="none" w:sz="0" w:space="0" w:color="auto"/>
                                                                                                                                                                                        <w:right w:val="none" w:sz="0" w:space="0" w:color="auto"/>
                                                                                                                                                                                      </w:divBdr>
                                                                                                                                                                                    </w:div>
                                                                                                                                                                                    <w:div w:id="1498419640">
                                                                                                                                                                                      <w:marLeft w:val="0"/>
                                                                                                                                                                                      <w:marRight w:val="0"/>
                                                                                                                                                                                      <w:marTop w:val="0"/>
                                                                                                                                                                                      <w:marBottom w:val="0"/>
                                                                                                                                                                                      <w:divBdr>
                                                                                                                                                                                        <w:top w:val="none" w:sz="0" w:space="0" w:color="auto"/>
                                                                                                                                                                                        <w:left w:val="none" w:sz="0" w:space="0" w:color="auto"/>
                                                                                                                                                                                        <w:bottom w:val="none" w:sz="0" w:space="0" w:color="auto"/>
                                                                                                                                                                                        <w:right w:val="none" w:sz="0" w:space="0" w:color="auto"/>
                                                                                                                                                                                      </w:divBdr>
                                                                                                                                                                                    </w:div>
                                                                                                                                                                                    <w:div w:id="13562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1335984">
                                                                                                          <w:marLeft w:val="0"/>
                                                                                                          <w:marRight w:val="0"/>
                                                                                                          <w:marTop w:val="0"/>
                                                                                                          <w:marBottom w:val="0"/>
                                                                                                          <w:divBdr>
                                                                                                            <w:top w:val="none" w:sz="0" w:space="0" w:color="auto"/>
                                                                                                            <w:left w:val="none" w:sz="0" w:space="0" w:color="auto"/>
                                                                                                            <w:bottom w:val="none" w:sz="0" w:space="0" w:color="auto"/>
                                                                                                            <w:right w:val="none" w:sz="0" w:space="0" w:color="auto"/>
                                                                                                          </w:divBdr>
                                                                                                          <w:divsChild>
                                                                                                            <w:div w:id="1423185885">
                                                                                                              <w:marLeft w:val="0"/>
                                                                                                              <w:marRight w:val="0"/>
                                                                                                              <w:marTop w:val="0"/>
                                                                                                              <w:marBottom w:val="0"/>
                                                                                                              <w:divBdr>
                                                                                                                <w:top w:val="none" w:sz="0" w:space="0" w:color="auto"/>
                                                                                                                <w:left w:val="none" w:sz="0" w:space="0" w:color="auto"/>
                                                                                                                <w:bottom w:val="none" w:sz="0" w:space="0" w:color="auto"/>
                                                                                                                <w:right w:val="none" w:sz="0" w:space="0" w:color="auto"/>
                                                                                                              </w:divBdr>
                                                                                                              <w:divsChild>
                                                                                                                <w:div w:id="1460875960">
                                                                                                                  <w:marLeft w:val="0"/>
                                                                                                                  <w:marRight w:val="0"/>
                                                                                                                  <w:marTop w:val="0"/>
                                                                                                                  <w:marBottom w:val="0"/>
                                                                                                                  <w:divBdr>
                                                                                                                    <w:top w:val="none" w:sz="0" w:space="0" w:color="auto"/>
                                                                                                                    <w:left w:val="none" w:sz="0" w:space="0" w:color="auto"/>
                                                                                                                    <w:bottom w:val="none" w:sz="0" w:space="0" w:color="auto"/>
                                                                                                                    <w:right w:val="none" w:sz="0" w:space="0" w:color="auto"/>
                                                                                                                  </w:divBdr>
                                                                                                                  <w:divsChild>
                                                                                                                    <w:div w:id="1053503611">
                                                                                                                      <w:marLeft w:val="0"/>
                                                                                                                      <w:marRight w:val="0"/>
                                                                                                                      <w:marTop w:val="0"/>
                                                                                                                      <w:marBottom w:val="0"/>
                                                                                                                      <w:divBdr>
                                                                                                                        <w:top w:val="none" w:sz="0" w:space="0" w:color="auto"/>
                                                                                                                        <w:left w:val="none" w:sz="0" w:space="0" w:color="auto"/>
                                                                                                                        <w:bottom w:val="none" w:sz="0" w:space="0" w:color="auto"/>
                                                                                                                        <w:right w:val="none" w:sz="0" w:space="0" w:color="auto"/>
                                                                                                                      </w:divBdr>
                                                                                                                      <w:divsChild>
                                                                                                                        <w:div w:id="1582760271">
                                                                                                                          <w:marLeft w:val="0"/>
                                                                                                                          <w:marRight w:val="0"/>
                                                                                                                          <w:marTop w:val="0"/>
                                                                                                                          <w:marBottom w:val="0"/>
                                                                                                                          <w:divBdr>
                                                                                                                            <w:top w:val="none" w:sz="0" w:space="0" w:color="auto"/>
                                                                                                                            <w:left w:val="none" w:sz="0" w:space="0" w:color="auto"/>
                                                                                                                            <w:bottom w:val="none" w:sz="0" w:space="0" w:color="auto"/>
                                                                                                                            <w:right w:val="none" w:sz="0" w:space="0" w:color="auto"/>
                                                                                                                          </w:divBdr>
                                                                                                                          <w:divsChild>
                                                                                                                            <w:div w:id="257183122">
                                                                                                                              <w:marLeft w:val="0"/>
                                                                                                                              <w:marRight w:val="0"/>
                                                                                                                              <w:marTop w:val="0"/>
                                                                                                                              <w:marBottom w:val="0"/>
                                                                                                                              <w:divBdr>
                                                                                                                                <w:top w:val="none" w:sz="0" w:space="0" w:color="auto"/>
                                                                                                                                <w:left w:val="none" w:sz="0" w:space="0" w:color="auto"/>
                                                                                                                                <w:bottom w:val="none" w:sz="0" w:space="0" w:color="auto"/>
                                                                                                                                <w:right w:val="none" w:sz="0" w:space="0" w:color="auto"/>
                                                                                                                              </w:divBdr>
                                                                                                                              <w:divsChild>
                                                                                                                                <w:div w:id="171527507">
                                                                                                                                  <w:marLeft w:val="0"/>
                                                                                                                                  <w:marRight w:val="0"/>
                                                                                                                                  <w:marTop w:val="0"/>
                                                                                                                                  <w:marBottom w:val="0"/>
                                                                                                                                  <w:divBdr>
                                                                                                                                    <w:top w:val="none" w:sz="0" w:space="0" w:color="auto"/>
                                                                                                                                    <w:left w:val="none" w:sz="0" w:space="0" w:color="auto"/>
                                                                                                                                    <w:bottom w:val="none" w:sz="0" w:space="0" w:color="auto"/>
                                                                                                                                    <w:right w:val="none" w:sz="0" w:space="0" w:color="auto"/>
                                                                                                                                  </w:divBdr>
                                                                                                                                  <w:divsChild>
                                                                                                                                    <w:div w:id="661155865">
                                                                                                                                      <w:marLeft w:val="0"/>
                                                                                                                                      <w:marRight w:val="0"/>
                                                                                                                                      <w:marTop w:val="0"/>
                                                                                                                                      <w:marBottom w:val="0"/>
                                                                                                                                      <w:divBdr>
                                                                                                                                        <w:top w:val="none" w:sz="0" w:space="0" w:color="auto"/>
                                                                                                                                        <w:left w:val="none" w:sz="0" w:space="0" w:color="auto"/>
                                                                                                                                        <w:bottom w:val="none" w:sz="0" w:space="0" w:color="auto"/>
                                                                                                                                        <w:right w:val="none" w:sz="0" w:space="0" w:color="auto"/>
                                                                                                                                      </w:divBdr>
                                                                                                                                      <w:divsChild>
                                                                                                                                        <w:div w:id="1256785815">
                                                                                                                                          <w:marLeft w:val="0"/>
                                                                                                                                          <w:marRight w:val="0"/>
                                                                                                                                          <w:marTop w:val="0"/>
                                                                                                                                          <w:marBottom w:val="0"/>
                                                                                                                                          <w:divBdr>
                                                                                                                                            <w:top w:val="none" w:sz="0" w:space="0" w:color="auto"/>
                                                                                                                                            <w:left w:val="none" w:sz="0" w:space="0" w:color="auto"/>
                                                                                                                                            <w:bottom w:val="none" w:sz="0" w:space="0" w:color="auto"/>
                                                                                                                                            <w:right w:val="none" w:sz="0" w:space="0" w:color="auto"/>
                                                                                                                                          </w:divBdr>
                                                                                                                                          <w:divsChild>
                                                                                                                                            <w:div w:id="456489333">
                                                                                                                                              <w:marLeft w:val="0"/>
                                                                                                                                              <w:marRight w:val="0"/>
                                                                                                                                              <w:marTop w:val="0"/>
                                                                                                                                              <w:marBottom w:val="0"/>
                                                                                                                                              <w:divBdr>
                                                                                                                                                <w:top w:val="none" w:sz="0" w:space="0" w:color="auto"/>
                                                                                                                                                <w:left w:val="none" w:sz="0" w:space="0" w:color="auto"/>
                                                                                                                                                <w:bottom w:val="none" w:sz="0" w:space="0" w:color="auto"/>
                                                                                                                                                <w:right w:val="none" w:sz="0" w:space="0" w:color="auto"/>
                                                                                                                                              </w:divBdr>
                                                                                                                                            </w:div>
                                                                                                                                            <w:div w:id="816844598">
                                                                                                                                              <w:marLeft w:val="0"/>
                                                                                                                                              <w:marRight w:val="0"/>
                                                                                                                                              <w:marTop w:val="0"/>
                                                                                                                                              <w:marBottom w:val="0"/>
                                                                                                                                              <w:divBdr>
                                                                                                                                                <w:top w:val="none" w:sz="0" w:space="0" w:color="auto"/>
                                                                                                                                                <w:left w:val="none" w:sz="0" w:space="0" w:color="auto"/>
                                                                                                                                                <w:bottom w:val="none" w:sz="0" w:space="0" w:color="auto"/>
                                                                                                                                                <w:right w:val="none" w:sz="0" w:space="0" w:color="auto"/>
                                                                                                                                              </w:divBdr>
                                                                                                                                            </w:div>
                                                                                                                                            <w:div w:id="171457533">
                                                                                                                                              <w:marLeft w:val="0"/>
                                                                                                                                              <w:marRight w:val="0"/>
                                                                                                                                              <w:marTop w:val="0"/>
                                                                                                                                              <w:marBottom w:val="0"/>
                                                                                                                                              <w:divBdr>
                                                                                                                                                <w:top w:val="none" w:sz="0" w:space="0" w:color="auto"/>
                                                                                                                                                <w:left w:val="none" w:sz="0" w:space="0" w:color="auto"/>
                                                                                                                                                <w:bottom w:val="none" w:sz="0" w:space="0" w:color="auto"/>
                                                                                                                                                <w:right w:val="none" w:sz="0" w:space="0" w:color="auto"/>
                                                                                                                                              </w:divBdr>
                                                                                                                                            </w:div>
                                                                                                                                            <w:div w:id="16947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009892">
                                                                                                                              <w:marLeft w:val="0"/>
                                                                                                                              <w:marRight w:val="0"/>
                                                                                                                              <w:marTop w:val="0"/>
                                                                                                                              <w:marBottom w:val="0"/>
                                                                                                                              <w:divBdr>
                                                                                                                                <w:top w:val="none" w:sz="0" w:space="0" w:color="auto"/>
                                                                                                                                <w:left w:val="none" w:sz="0" w:space="0" w:color="auto"/>
                                                                                                                                <w:bottom w:val="none" w:sz="0" w:space="0" w:color="auto"/>
                                                                                                                                <w:right w:val="none" w:sz="0" w:space="0" w:color="auto"/>
                                                                                                                              </w:divBdr>
                                                                                                                              <w:divsChild>
                                                                                                                                <w:div w:id="552667144">
                                                                                                                                  <w:marLeft w:val="0"/>
                                                                                                                                  <w:marRight w:val="0"/>
                                                                                                                                  <w:marTop w:val="0"/>
                                                                                                                                  <w:marBottom w:val="0"/>
                                                                                                                                  <w:divBdr>
                                                                                                                                    <w:top w:val="none" w:sz="0" w:space="0" w:color="auto"/>
                                                                                                                                    <w:left w:val="none" w:sz="0" w:space="0" w:color="auto"/>
                                                                                                                                    <w:bottom w:val="none" w:sz="0" w:space="0" w:color="auto"/>
                                                                                                                                    <w:right w:val="none" w:sz="0" w:space="0" w:color="auto"/>
                                                                                                                                  </w:divBdr>
                                                                                                                                  <w:divsChild>
                                                                                                                                    <w:div w:id="1676111116">
                                                                                                                                      <w:marLeft w:val="0"/>
                                                                                                                                      <w:marRight w:val="0"/>
                                                                                                                                      <w:marTop w:val="0"/>
                                                                                                                                      <w:marBottom w:val="0"/>
                                                                                                                                      <w:divBdr>
                                                                                                                                        <w:top w:val="none" w:sz="0" w:space="0" w:color="auto"/>
                                                                                                                                        <w:left w:val="none" w:sz="0" w:space="0" w:color="auto"/>
                                                                                                                                        <w:bottom w:val="none" w:sz="0" w:space="0" w:color="auto"/>
                                                                                                                                        <w:right w:val="none" w:sz="0" w:space="0" w:color="auto"/>
                                                                                                                                      </w:divBdr>
                                                                                                                                      <w:divsChild>
                                                                                                                                        <w:div w:id="2142534633">
                                                                                                                                          <w:marLeft w:val="0"/>
                                                                                                                                          <w:marRight w:val="0"/>
                                                                                                                                          <w:marTop w:val="0"/>
                                                                                                                                          <w:marBottom w:val="0"/>
                                                                                                                                          <w:divBdr>
                                                                                                                                            <w:top w:val="none" w:sz="0" w:space="0" w:color="auto"/>
                                                                                                                                            <w:left w:val="none" w:sz="0" w:space="0" w:color="auto"/>
                                                                                                                                            <w:bottom w:val="none" w:sz="0" w:space="0" w:color="auto"/>
                                                                                                                                            <w:right w:val="none" w:sz="0" w:space="0" w:color="auto"/>
                                                                                                                                          </w:divBdr>
                                                                                                                                          <w:divsChild>
                                                                                                                                            <w:div w:id="2130663106">
                                                                                                                                              <w:marLeft w:val="0"/>
                                                                                                                                              <w:marRight w:val="0"/>
                                                                                                                                              <w:marTop w:val="0"/>
                                                                                                                                              <w:marBottom w:val="0"/>
                                                                                                                                              <w:divBdr>
                                                                                                                                                <w:top w:val="none" w:sz="0" w:space="0" w:color="auto"/>
                                                                                                                                                <w:left w:val="none" w:sz="0" w:space="0" w:color="auto"/>
                                                                                                                                                <w:bottom w:val="none" w:sz="0" w:space="0" w:color="auto"/>
                                                                                                                                                <w:right w:val="none" w:sz="0" w:space="0" w:color="auto"/>
                                                                                                                                              </w:divBdr>
                                                                                                                                            </w:div>
                                                                                                                                          </w:divsChild>
                                                                                                                                        </w:div>
                                                                                                                                        <w:div w:id="1244409735">
                                                                                                                                          <w:marLeft w:val="0"/>
                                                                                                                                          <w:marRight w:val="0"/>
                                                                                                                                          <w:marTop w:val="0"/>
                                                                                                                                          <w:marBottom w:val="0"/>
                                                                                                                                          <w:divBdr>
                                                                                                                                            <w:top w:val="none" w:sz="0" w:space="0" w:color="auto"/>
                                                                                                                                            <w:left w:val="none" w:sz="0" w:space="0" w:color="auto"/>
                                                                                                                                            <w:bottom w:val="none" w:sz="0" w:space="0" w:color="auto"/>
                                                                                                                                            <w:right w:val="none" w:sz="0" w:space="0" w:color="auto"/>
                                                                                                                                          </w:divBdr>
                                                                                                                                          <w:divsChild>
                                                                                                                                            <w:div w:id="1055588360">
                                                                                                                                              <w:marLeft w:val="0"/>
                                                                                                                                              <w:marRight w:val="0"/>
                                                                                                                                              <w:marTop w:val="0"/>
                                                                                                                                              <w:marBottom w:val="0"/>
                                                                                                                                              <w:divBdr>
                                                                                                                                                <w:top w:val="none" w:sz="0" w:space="0" w:color="auto"/>
                                                                                                                                                <w:left w:val="none" w:sz="0" w:space="0" w:color="auto"/>
                                                                                                                                                <w:bottom w:val="none" w:sz="0" w:space="0" w:color="auto"/>
                                                                                                                                                <w:right w:val="none" w:sz="0" w:space="0" w:color="auto"/>
                                                                                                                                              </w:divBdr>
                                                                                                                                            </w:div>
                                                                                                                                          </w:divsChild>
                                                                                                                                        </w:div>
                                                                                                                                        <w:div w:id="1464621332">
                                                                                                                                          <w:marLeft w:val="0"/>
                                                                                                                                          <w:marRight w:val="0"/>
                                                                                                                                          <w:marTop w:val="0"/>
                                                                                                                                          <w:marBottom w:val="0"/>
                                                                                                                                          <w:divBdr>
                                                                                                                                            <w:top w:val="none" w:sz="0" w:space="0" w:color="auto"/>
                                                                                                                                            <w:left w:val="none" w:sz="0" w:space="0" w:color="auto"/>
                                                                                                                                            <w:bottom w:val="none" w:sz="0" w:space="0" w:color="auto"/>
                                                                                                                                            <w:right w:val="none" w:sz="0" w:space="0" w:color="auto"/>
                                                                                                                                          </w:divBdr>
                                                                                                                                          <w:divsChild>
                                                                                                                                            <w:div w:id="17859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857116">
                                                                                                                      <w:marLeft w:val="0"/>
                                                                                                                      <w:marRight w:val="0"/>
                                                                                                                      <w:marTop w:val="0"/>
                                                                                                                      <w:marBottom w:val="0"/>
                                                                                                                      <w:divBdr>
                                                                                                                        <w:top w:val="none" w:sz="0" w:space="0" w:color="auto"/>
                                                                                                                        <w:left w:val="none" w:sz="0" w:space="0" w:color="auto"/>
                                                                                                                        <w:bottom w:val="none" w:sz="0" w:space="0" w:color="auto"/>
                                                                                                                        <w:right w:val="none" w:sz="0" w:space="0" w:color="auto"/>
                                                                                                                      </w:divBdr>
                                                                                                                      <w:divsChild>
                                                                                                                        <w:div w:id="258605420">
                                                                                                                          <w:marLeft w:val="0"/>
                                                                                                                          <w:marRight w:val="0"/>
                                                                                                                          <w:marTop w:val="0"/>
                                                                                                                          <w:marBottom w:val="0"/>
                                                                                                                          <w:divBdr>
                                                                                                                            <w:top w:val="none" w:sz="0" w:space="0" w:color="auto"/>
                                                                                                                            <w:left w:val="none" w:sz="0" w:space="0" w:color="auto"/>
                                                                                                                            <w:bottom w:val="none" w:sz="0" w:space="0" w:color="auto"/>
                                                                                                                            <w:right w:val="none" w:sz="0" w:space="0" w:color="auto"/>
                                                                                                                          </w:divBdr>
                                                                                                                          <w:divsChild>
                                                                                                                            <w:div w:id="720593320">
                                                                                                                              <w:marLeft w:val="0"/>
                                                                                                                              <w:marRight w:val="0"/>
                                                                                                                              <w:marTop w:val="0"/>
                                                                                                                              <w:marBottom w:val="0"/>
                                                                                                                              <w:divBdr>
                                                                                                                                <w:top w:val="none" w:sz="0" w:space="0" w:color="auto"/>
                                                                                                                                <w:left w:val="none" w:sz="0" w:space="0" w:color="auto"/>
                                                                                                                                <w:bottom w:val="none" w:sz="0" w:space="0" w:color="auto"/>
                                                                                                                                <w:right w:val="none" w:sz="0" w:space="0" w:color="auto"/>
                                                                                                                              </w:divBdr>
                                                                                                                              <w:divsChild>
                                                                                                                                <w:div w:id="1022826725">
                                                                                                                                  <w:marLeft w:val="0"/>
                                                                                                                                  <w:marRight w:val="0"/>
                                                                                                                                  <w:marTop w:val="0"/>
                                                                                                                                  <w:marBottom w:val="0"/>
                                                                                                                                  <w:divBdr>
                                                                                                                                    <w:top w:val="none" w:sz="0" w:space="0" w:color="auto"/>
                                                                                                                                    <w:left w:val="none" w:sz="0" w:space="0" w:color="auto"/>
                                                                                                                                    <w:bottom w:val="none" w:sz="0" w:space="0" w:color="auto"/>
                                                                                                                                    <w:right w:val="none" w:sz="0" w:space="0" w:color="auto"/>
                                                                                                                                  </w:divBdr>
                                                                                                                                  <w:divsChild>
                                                                                                                                    <w:div w:id="1412577352">
                                                                                                                                      <w:marLeft w:val="0"/>
                                                                                                                                      <w:marRight w:val="0"/>
                                                                                                                                      <w:marTop w:val="0"/>
                                                                                                                                      <w:marBottom w:val="0"/>
                                                                                                                                      <w:divBdr>
                                                                                                                                        <w:top w:val="none" w:sz="0" w:space="0" w:color="auto"/>
                                                                                                                                        <w:left w:val="none" w:sz="0" w:space="0" w:color="auto"/>
                                                                                                                                        <w:bottom w:val="none" w:sz="0" w:space="0" w:color="auto"/>
                                                                                                                                        <w:right w:val="none" w:sz="0" w:space="0" w:color="auto"/>
                                                                                                                                      </w:divBdr>
                                                                                                                                      <w:divsChild>
                                                                                                                                        <w:div w:id="1782796236">
                                                                                                                                          <w:marLeft w:val="0"/>
                                                                                                                                          <w:marRight w:val="0"/>
                                                                                                                                          <w:marTop w:val="0"/>
                                                                                                                                          <w:marBottom w:val="0"/>
                                                                                                                                          <w:divBdr>
                                                                                                                                            <w:top w:val="none" w:sz="0" w:space="0" w:color="auto"/>
                                                                                                                                            <w:left w:val="none" w:sz="0" w:space="0" w:color="auto"/>
                                                                                                                                            <w:bottom w:val="none" w:sz="0" w:space="0" w:color="auto"/>
                                                                                                                                            <w:right w:val="none" w:sz="0" w:space="0" w:color="auto"/>
                                                                                                                                          </w:divBdr>
                                                                                                                                          <w:divsChild>
                                                                                                                                            <w:div w:id="1374694926">
                                                                                                                                              <w:marLeft w:val="0"/>
                                                                                                                                              <w:marRight w:val="0"/>
                                                                                                                                              <w:marTop w:val="0"/>
                                                                                                                                              <w:marBottom w:val="0"/>
                                                                                                                                              <w:divBdr>
                                                                                                                                                <w:top w:val="none" w:sz="0" w:space="0" w:color="auto"/>
                                                                                                                                                <w:left w:val="none" w:sz="0" w:space="0" w:color="auto"/>
                                                                                                                                                <w:bottom w:val="none" w:sz="0" w:space="0" w:color="auto"/>
                                                                                                                                                <w:right w:val="none" w:sz="0" w:space="0" w:color="auto"/>
                                                                                                                                              </w:divBdr>
                                                                                                                                              <w:divsChild>
                                                                                                                                                <w:div w:id="404189781">
                                                                                                                                                  <w:marLeft w:val="0"/>
                                                                                                                                                  <w:marRight w:val="0"/>
                                                                                                                                                  <w:marTop w:val="0"/>
                                                                                                                                                  <w:marBottom w:val="0"/>
                                                                                                                                                  <w:divBdr>
                                                                                                                                                    <w:top w:val="none" w:sz="0" w:space="0" w:color="auto"/>
                                                                                                                                                    <w:left w:val="none" w:sz="0" w:space="0" w:color="auto"/>
                                                                                                                                                    <w:bottom w:val="none" w:sz="0" w:space="0" w:color="auto"/>
                                                                                                                                                    <w:right w:val="none" w:sz="0" w:space="0" w:color="auto"/>
                                                                                                                                                  </w:divBdr>
                                                                                                                                                  <w:divsChild>
                                                                                                                                                    <w:div w:id="1169255719">
                                                                                                                                                      <w:marLeft w:val="0"/>
                                                                                                                                                      <w:marRight w:val="0"/>
                                                                                                                                                      <w:marTop w:val="0"/>
                                                                                                                                                      <w:marBottom w:val="0"/>
                                                                                                                                                      <w:divBdr>
                                                                                                                                                        <w:top w:val="none" w:sz="0" w:space="0" w:color="auto"/>
                                                                                                                                                        <w:left w:val="none" w:sz="0" w:space="0" w:color="auto"/>
                                                                                                                                                        <w:bottom w:val="none" w:sz="0" w:space="0" w:color="auto"/>
                                                                                                                                                        <w:right w:val="none" w:sz="0" w:space="0" w:color="auto"/>
                                                                                                                                                      </w:divBdr>
                                                                                                                                                      <w:divsChild>
                                                                                                                                                        <w:div w:id="673268579">
                                                                                                                                                          <w:marLeft w:val="0"/>
                                                                                                                                                          <w:marRight w:val="0"/>
                                                                                                                                                          <w:marTop w:val="0"/>
                                                                                                                                                          <w:marBottom w:val="0"/>
                                                                                                                                                          <w:divBdr>
                                                                                                                                                            <w:top w:val="none" w:sz="0" w:space="0" w:color="auto"/>
                                                                                                                                                            <w:left w:val="none" w:sz="0" w:space="0" w:color="auto"/>
                                                                                                                                                            <w:bottom w:val="none" w:sz="0" w:space="0" w:color="auto"/>
                                                                                                                                                            <w:right w:val="none" w:sz="0" w:space="0" w:color="auto"/>
                                                                                                                                                          </w:divBdr>
                                                                                                                                                          <w:divsChild>
                                                                                                                                                            <w:div w:id="1485439092">
                                                                                                                                                              <w:marLeft w:val="0"/>
                                                                                                                                                              <w:marRight w:val="0"/>
                                                                                                                                                              <w:marTop w:val="0"/>
                                                                                                                                                              <w:marBottom w:val="60"/>
                                                                                                                                                              <w:divBdr>
                                                                                                                                                                <w:top w:val="none" w:sz="0" w:space="0" w:color="auto"/>
                                                                                                                                                                <w:left w:val="none" w:sz="0" w:space="0" w:color="auto"/>
                                                                                                                                                                <w:bottom w:val="none" w:sz="0" w:space="0" w:color="auto"/>
                                                                                                                                                                <w:right w:val="none" w:sz="0" w:space="0" w:color="auto"/>
                                                                                                                                                              </w:divBdr>
                                                                                                                                                              <w:divsChild>
                                                                                                                                                                <w:div w:id="71397283">
                                                                                                                                                                  <w:marLeft w:val="0"/>
                                                                                                                                                                  <w:marRight w:val="0"/>
                                                                                                                                                                  <w:marTop w:val="0"/>
                                                                                                                                                                  <w:marBottom w:val="0"/>
                                                                                                                                                                  <w:divBdr>
                                                                                                                                                                    <w:top w:val="none" w:sz="0" w:space="0" w:color="auto"/>
                                                                                                                                                                    <w:left w:val="none" w:sz="0" w:space="0" w:color="auto"/>
                                                                                                                                                                    <w:bottom w:val="none" w:sz="0" w:space="0" w:color="auto"/>
                                                                                                                                                                    <w:right w:val="none" w:sz="0" w:space="0" w:color="auto"/>
                                                                                                                                                                  </w:divBdr>
                                                                                                                                                                  <w:divsChild>
                                                                                                                                                                    <w:div w:id="452017378">
                                                                                                                                                                      <w:marLeft w:val="0"/>
                                                                                                                                                                      <w:marRight w:val="0"/>
                                                                                                                                                                      <w:marTop w:val="0"/>
                                                                                                                                                                      <w:marBottom w:val="0"/>
                                                                                                                                                                      <w:divBdr>
                                                                                                                                                                        <w:top w:val="none" w:sz="0" w:space="0" w:color="auto"/>
                                                                                                                                                                        <w:left w:val="none" w:sz="0" w:space="0" w:color="auto"/>
                                                                                                                                                                        <w:bottom w:val="none" w:sz="0" w:space="0" w:color="auto"/>
                                                                                                                                                                        <w:right w:val="none" w:sz="0" w:space="0" w:color="auto"/>
                                                                                                                                                                      </w:divBdr>
                                                                                                                                                                      <w:divsChild>
                                                                                                                                                                        <w:div w:id="102892355">
                                                                                                                                                                          <w:marLeft w:val="0"/>
                                                                                                                                                                          <w:marRight w:val="0"/>
                                                                                                                                                                          <w:marTop w:val="0"/>
                                                                                                                                                                          <w:marBottom w:val="0"/>
                                                                                                                                                                          <w:divBdr>
                                                                                                                                                                            <w:top w:val="none" w:sz="0" w:space="0" w:color="auto"/>
                                                                                                                                                                            <w:left w:val="none" w:sz="0" w:space="0" w:color="auto"/>
                                                                                                                                                                            <w:bottom w:val="none" w:sz="0" w:space="0" w:color="auto"/>
                                                                                                                                                                            <w:right w:val="none" w:sz="0" w:space="0" w:color="auto"/>
                                                                                                                                                                          </w:divBdr>
                                                                                                                                                                        </w:div>
                                                                                                                                                                        <w:div w:id="389227404">
                                                                                                                                                                          <w:marLeft w:val="0"/>
                                                                                                                                                                          <w:marRight w:val="0"/>
                                                                                                                                                                          <w:marTop w:val="0"/>
                                                                                                                                                                          <w:marBottom w:val="0"/>
                                                                                                                                                                          <w:divBdr>
                                                                                                                                                                            <w:top w:val="none" w:sz="0" w:space="0" w:color="auto"/>
                                                                                                                                                                            <w:left w:val="none" w:sz="0" w:space="0" w:color="auto"/>
                                                                                                                                                                            <w:bottom w:val="none" w:sz="0" w:space="0" w:color="auto"/>
                                                                                                                                                                            <w:right w:val="none" w:sz="0" w:space="0" w:color="auto"/>
                                                                                                                                                                          </w:divBdr>
                                                                                                                                                                        </w:div>
                                                                                                                                                                        <w:div w:id="911155551">
                                                                                                                                                                          <w:marLeft w:val="0"/>
                                                                                                                                                                          <w:marRight w:val="0"/>
                                                                                                                                                                          <w:marTop w:val="0"/>
                                                                                                                                                                          <w:marBottom w:val="0"/>
                                                                                                                                                                          <w:divBdr>
                                                                                                                                                                            <w:top w:val="none" w:sz="0" w:space="0" w:color="auto"/>
                                                                                                                                                                            <w:left w:val="none" w:sz="0" w:space="0" w:color="auto"/>
                                                                                                                                                                            <w:bottom w:val="none" w:sz="0" w:space="0" w:color="auto"/>
                                                                                                                                                                            <w:right w:val="none" w:sz="0" w:space="0" w:color="auto"/>
                                                                                                                                                                          </w:divBdr>
                                                                                                                                                                        </w:div>
                                                                                                                                                                        <w:div w:id="1292520627">
                                                                                                                                                                          <w:marLeft w:val="0"/>
                                                                                                                                                                          <w:marRight w:val="0"/>
                                                                                                                                                                          <w:marTop w:val="0"/>
                                                                                                                                                                          <w:marBottom w:val="0"/>
                                                                                                                                                                          <w:divBdr>
                                                                                                                                                                            <w:top w:val="none" w:sz="0" w:space="0" w:color="auto"/>
                                                                                                                                                                            <w:left w:val="none" w:sz="0" w:space="0" w:color="auto"/>
                                                                                                                                                                            <w:bottom w:val="none" w:sz="0" w:space="0" w:color="auto"/>
                                                                                                                                                                            <w:right w:val="none" w:sz="0" w:space="0" w:color="auto"/>
                                                                                                                                                                          </w:divBdr>
                                                                                                                                                                        </w:div>
                                                                                                                                                                      </w:divsChild>
                                                                                                                                                                    </w:div>
                                                                                                                                                                    <w:div w:id="1530677760">
                                                                                                                                                                      <w:marLeft w:val="0"/>
                                                                                                                                                                      <w:marRight w:val="0"/>
                                                                                                                                                                      <w:marTop w:val="0"/>
                                                                                                                                                                      <w:marBottom w:val="0"/>
                                                                                                                                                                      <w:divBdr>
                                                                                                                                                                        <w:top w:val="none" w:sz="0" w:space="0" w:color="auto"/>
                                                                                                                                                                        <w:left w:val="none" w:sz="0" w:space="0" w:color="auto"/>
                                                                                                                                                                        <w:bottom w:val="none" w:sz="0" w:space="0" w:color="auto"/>
                                                                                                                                                                        <w:right w:val="none" w:sz="0" w:space="0" w:color="auto"/>
                                                                                                                                                                      </w:divBdr>
                                                                                                                                                                      <w:divsChild>
                                                                                                                                                                        <w:div w:id="1570844274">
                                                                                                                                                                          <w:marLeft w:val="0"/>
                                                                                                                                                                          <w:marRight w:val="0"/>
                                                                                                                                                                          <w:marTop w:val="0"/>
                                                                                                                                                                          <w:marBottom w:val="0"/>
                                                                                                                                                                          <w:divBdr>
                                                                                                                                                                            <w:top w:val="none" w:sz="0" w:space="0" w:color="auto"/>
                                                                                                                                                                            <w:left w:val="none" w:sz="0" w:space="0" w:color="auto"/>
                                                                                                                                                                            <w:bottom w:val="none" w:sz="0" w:space="0" w:color="auto"/>
                                                                                                                                                                            <w:right w:val="none" w:sz="0" w:space="0" w:color="auto"/>
                                                                                                                                                                          </w:divBdr>
                                                                                                                                                                          <w:divsChild>
                                                                                                                                                                            <w:div w:id="1340891122">
                                                                                                                                                                              <w:marLeft w:val="0"/>
                                                                                                                                                                              <w:marRight w:val="0"/>
                                                                                                                                                                              <w:marTop w:val="0"/>
                                                                                                                                                                              <w:marBottom w:val="0"/>
                                                                                                                                                                              <w:divBdr>
                                                                                                                                                                                <w:top w:val="none" w:sz="0" w:space="0" w:color="auto"/>
                                                                                                                                                                                <w:left w:val="none" w:sz="0" w:space="0" w:color="auto"/>
                                                                                                                                                                                <w:bottom w:val="none" w:sz="0" w:space="0" w:color="auto"/>
                                                                                                                                                                                <w:right w:val="none" w:sz="0" w:space="0" w:color="auto"/>
                                                                                                                                                                              </w:divBdr>
                                                                                                                                                                              <w:divsChild>
                                                                                                                                                                                <w:div w:id="86648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956297">
                                                                                                                                                              <w:marLeft w:val="0"/>
                                                                                                                                                              <w:marRight w:val="0"/>
                                                                                                                                                              <w:marTop w:val="0"/>
                                                                                                                                                              <w:marBottom w:val="0"/>
                                                                                                                                                              <w:divBdr>
                                                                                                                                                                <w:top w:val="none" w:sz="0" w:space="0" w:color="auto"/>
                                                                                                                                                                <w:left w:val="none" w:sz="0" w:space="0" w:color="auto"/>
                                                                                                                                                                <w:bottom w:val="none" w:sz="0" w:space="0" w:color="auto"/>
                                                                                                                                                                <w:right w:val="none" w:sz="0" w:space="0" w:color="auto"/>
                                                                                                                                                              </w:divBdr>
                                                                                                                                                              <w:divsChild>
                                                                                                                                                                <w:div w:id="457726371">
                                                                                                                                                                  <w:marLeft w:val="0"/>
                                                                                                                                                                  <w:marRight w:val="0"/>
                                                                                                                                                                  <w:marTop w:val="0"/>
                                                                                                                                                                  <w:marBottom w:val="0"/>
                                                                                                                                                                  <w:divBdr>
                                                                                                                                                                    <w:top w:val="none" w:sz="0" w:space="0" w:color="auto"/>
                                                                                                                                                                    <w:left w:val="none" w:sz="0" w:space="0" w:color="auto"/>
                                                                                                                                                                    <w:bottom w:val="none" w:sz="0" w:space="0" w:color="auto"/>
                                                                                                                                                                    <w:right w:val="none" w:sz="0" w:space="0" w:color="auto"/>
                                                                                                                                                                  </w:divBdr>
                                                                                                                                                                  <w:divsChild>
                                                                                                                                                                    <w:div w:id="1736312653">
                                                                                                                                                                      <w:marLeft w:val="0"/>
                                                                                                                                                                      <w:marRight w:val="0"/>
                                                                                                                                                                      <w:marTop w:val="0"/>
                                                                                                                                                                      <w:marBottom w:val="0"/>
                                                                                                                                                                      <w:divBdr>
                                                                                                                                                                        <w:top w:val="none" w:sz="0" w:space="0" w:color="auto"/>
                                                                                                                                                                        <w:left w:val="none" w:sz="0" w:space="0" w:color="auto"/>
                                                                                                                                                                        <w:bottom w:val="none" w:sz="0" w:space="0" w:color="auto"/>
                                                                                                                                                                        <w:right w:val="none" w:sz="0" w:space="0" w:color="auto"/>
                                                                                                                                                                      </w:divBdr>
                                                                                                                                                                      <w:divsChild>
                                                                                                                                                                        <w:div w:id="889265546">
                                                                                                                                                                          <w:marLeft w:val="0"/>
                                                                                                                                                                          <w:marRight w:val="0"/>
                                                                                                                                                                          <w:marTop w:val="0"/>
                                                                                                                                                                          <w:marBottom w:val="0"/>
                                                                                                                                                                          <w:divBdr>
                                                                                                                                                                            <w:top w:val="none" w:sz="0" w:space="0" w:color="auto"/>
                                                                                                                                                                            <w:left w:val="none" w:sz="0" w:space="0" w:color="auto"/>
                                                                                                                                                                            <w:bottom w:val="none" w:sz="0" w:space="0" w:color="auto"/>
                                                                                                                                                                            <w:right w:val="none" w:sz="0" w:space="0" w:color="auto"/>
                                                                                                                                                                          </w:divBdr>
                                                                                                                                                                          <w:divsChild>
                                                                                                                                                                            <w:div w:id="117532434">
                                                                                                                                                                              <w:marLeft w:val="0"/>
                                                                                                                                                                              <w:marRight w:val="0"/>
                                                                                                                                                                              <w:marTop w:val="0"/>
                                                                                                                                                                              <w:marBottom w:val="0"/>
                                                                                                                                                                              <w:divBdr>
                                                                                                                                                                                <w:top w:val="none" w:sz="0" w:space="0" w:color="auto"/>
                                                                                                                                                                                <w:left w:val="none" w:sz="0" w:space="0" w:color="auto"/>
                                                                                                                                                                                <w:bottom w:val="none" w:sz="0" w:space="0" w:color="auto"/>
                                                                                                                                                                                <w:right w:val="none" w:sz="0" w:space="0" w:color="auto"/>
                                                                                                                                                                              </w:divBdr>
                                                                                                                                                                              <w:divsChild>
                                                                                                                                                                                <w:div w:id="202697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78455">
                                                                                                                                                                          <w:marLeft w:val="0"/>
                                                                                                                                                                          <w:marRight w:val="0"/>
                                                                                                                                                                          <w:marTop w:val="0"/>
                                                                                                                                                                          <w:marBottom w:val="0"/>
                                                                                                                                                                          <w:divBdr>
                                                                                                                                                                            <w:top w:val="none" w:sz="0" w:space="0" w:color="auto"/>
                                                                                                                                                                            <w:left w:val="none" w:sz="0" w:space="0" w:color="auto"/>
                                                                                                                                                                            <w:bottom w:val="none" w:sz="0" w:space="0" w:color="auto"/>
                                                                                                                                                                            <w:right w:val="none" w:sz="0" w:space="0" w:color="auto"/>
                                                                                                                                                                          </w:divBdr>
                                                                                                                                                                          <w:divsChild>
                                                                                                                                                                            <w:div w:id="215824287">
                                                                                                                                                                              <w:marLeft w:val="0"/>
                                                                                                                                                                              <w:marRight w:val="0"/>
                                                                                                                                                                              <w:marTop w:val="0"/>
                                                                                                                                                                              <w:marBottom w:val="0"/>
                                                                                                                                                                              <w:divBdr>
                                                                                                                                                                                <w:top w:val="none" w:sz="0" w:space="0" w:color="auto"/>
                                                                                                                                                                                <w:left w:val="none" w:sz="0" w:space="0" w:color="auto"/>
                                                                                                                                                                                <w:bottom w:val="none" w:sz="0" w:space="0" w:color="auto"/>
                                                                                                                                                                                <w:right w:val="none" w:sz="0" w:space="0" w:color="auto"/>
                                                                                                                                                                              </w:divBdr>
                                                                                                                                                                              <w:divsChild>
                                                                                                                                                                                <w:div w:id="799957913">
                                                                                                                                                                                  <w:marLeft w:val="0"/>
                                                                                                                                                                                  <w:marRight w:val="0"/>
                                                                                                                                                                                  <w:marTop w:val="0"/>
                                                                                                                                                                                  <w:marBottom w:val="0"/>
                                                                                                                                                                                  <w:divBdr>
                                                                                                                                                                                    <w:top w:val="none" w:sz="0" w:space="0" w:color="auto"/>
                                                                                                                                                                                    <w:left w:val="none" w:sz="0" w:space="0" w:color="auto"/>
                                                                                                                                                                                    <w:bottom w:val="none" w:sz="0" w:space="0" w:color="auto"/>
                                                                                                                                                                                    <w:right w:val="none" w:sz="0" w:space="0" w:color="auto"/>
                                                                                                                                                                                  </w:divBdr>
                                                                                                                                                                                  <w:divsChild>
                                                                                                                                                                                    <w:div w:id="144711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4768290">
                                                                                          <w:marLeft w:val="0"/>
                                                                                          <w:marRight w:val="0"/>
                                                                                          <w:marTop w:val="0"/>
                                                                                          <w:marBottom w:val="0"/>
                                                                                          <w:divBdr>
                                                                                            <w:top w:val="none" w:sz="0" w:space="0" w:color="auto"/>
                                                                                            <w:left w:val="none" w:sz="0" w:space="0" w:color="auto"/>
                                                                                            <w:bottom w:val="none" w:sz="0" w:space="0" w:color="auto"/>
                                                                                            <w:right w:val="none" w:sz="0" w:space="0" w:color="auto"/>
                                                                                          </w:divBdr>
                                                                                          <w:divsChild>
                                                                                            <w:div w:id="624311388">
                                                                                              <w:marLeft w:val="0"/>
                                                                                              <w:marRight w:val="0"/>
                                                                                              <w:marTop w:val="0"/>
                                                                                              <w:marBottom w:val="0"/>
                                                                                              <w:divBdr>
                                                                                                <w:top w:val="none" w:sz="0" w:space="0" w:color="auto"/>
                                                                                                <w:left w:val="none" w:sz="0" w:space="0" w:color="auto"/>
                                                                                                <w:bottom w:val="none" w:sz="0" w:space="0" w:color="auto"/>
                                                                                                <w:right w:val="none" w:sz="0" w:space="0" w:color="auto"/>
                                                                                              </w:divBdr>
                                                                                              <w:divsChild>
                                                                                                <w:div w:id="1894581062">
                                                                                                  <w:marLeft w:val="0"/>
                                                                                                  <w:marRight w:val="0"/>
                                                                                                  <w:marTop w:val="0"/>
                                                                                                  <w:marBottom w:val="0"/>
                                                                                                  <w:divBdr>
                                                                                                    <w:top w:val="none" w:sz="0" w:space="0" w:color="auto"/>
                                                                                                    <w:left w:val="none" w:sz="0" w:space="0" w:color="auto"/>
                                                                                                    <w:bottom w:val="none" w:sz="0" w:space="0" w:color="auto"/>
                                                                                                    <w:right w:val="none" w:sz="0" w:space="0" w:color="auto"/>
                                                                                                  </w:divBdr>
                                                                                                  <w:divsChild>
                                                                                                    <w:div w:id="1298954728">
                                                                                                      <w:marLeft w:val="0"/>
                                                                                                      <w:marRight w:val="0"/>
                                                                                                      <w:marTop w:val="0"/>
                                                                                                      <w:marBottom w:val="0"/>
                                                                                                      <w:divBdr>
                                                                                                        <w:top w:val="none" w:sz="0" w:space="0" w:color="auto"/>
                                                                                                        <w:left w:val="none" w:sz="0" w:space="0" w:color="auto"/>
                                                                                                        <w:bottom w:val="none" w:sz="0" w:space="0" w:color="auto"/>
                                                                                                        <w:right w:val="none" w:sz="0" w:space="0" w:color="auto"/>
                                                                                                      </w:divBdr>
                                                                                                      <w:divsChild>
                                                                                                        <w:div w:id="1888834634">
                                                                                                          <w:marLeft w:val="0"/>
                                                                                                          <w:marRight w:val="0"/>
                                                                                                          <w:marTop w:val="0"/>
                                                                                                          <w:marBottom w:val="0"/>
                                                                                                          <w:divBdr>
                                                                                                            <w:top w:val="none" w:sz="0" w:space="0" w:color="auto"/>
                                                                                                            <w:left w:val="none" w:sz="0" w:space="0" w:color="auto"/>
                                                                                                            <w:bottom w:val="none" w:sz="0" w:space="0" w:color="auto"/>
                                                                                                            <w:right w:val="none" w:sz="0" w:space="0" w:color="auto"/>
                                                                                                          </w:divBdr>
                                                                                                          <w:divsChild>
                                                                                                            <w:div w:id="508453014">
                                                                                                              <w:marLeft w:val="0"/>
                                                                                                              <w:marRight w:val="0"/>
                                                                                                              <w:marTop w:val="0"/>
                                                                                                              <w:marBottom w:val="0"/>
                                                                                                              <w:divBdr>
                                                                                                                <w:top w:val="none" w:sz="0" w:space="0" w:color="auto"/>
                                                                                                                <w:left w:val="none" w:sz="0" w:space="0" w:color="auto"/>
                                                                                                                <w:bottom w:val="none" w:sz="0" w:space="0" w:color="auto"/>
                                                                                                                <w:right w:val="none" w:sz="0" w:space="0" w:color="auto"/>
                                                                                                              </w:divBdr>
                                                                                                              <w:divsChild>
                                                                                                                <w:div w:id="13009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5306115">
                          <w:marLeft w:val="0"/>
                          <w:marRight w:val="0"/>
                          <w:marTop w:val="0"/>
                          <w:marBottom w:val="0"/>
                          <w:divBdr>
                            <w:top w:val="none" w:sz="0" w:space="0" w:color="auto"/>
                            <w:left w:val="none" w:sz="0" w:space="0" w:color="auto"/>
                            <w:bottom w:val="none" w:sz="0" w:space="0" w:color="auto"/>
                            <w:right w:val="none" w:sz="0" w:space="0" w:color="auto"/>
                          </w:divBdr>
                          <w:divsChild>
                            <w:div w:id="1544488484">
                              <w:marLeft w:val="0"/>
                              <w:marRight w:val="0"/>
                              <w:marTop w:val="0"/>
                              <w:marBottom w:val="0"/>
                              <w:divBdr>
                                <w:top w:val="none" w:sz="0" w:space="0" w:color="auto"/>
                                <w:left w:val="none" w:sz="0" w:space="0" w:color="auto"/>
                                <w:bottom w:val="none" w:sz="0" w:space="0" w:color="auto"/>
                                <w:right w:val="none" w:sz="0" w:space="0" w:color="auto"/>
                              </w:divBdr>
                              <w:divsChild>
                                <w:div w:id="884294540">
                                  <w:marLeft w:val="0"/>
                                  <w:marRight w:val="0"/>
                                  <w:marTop w:val="0"/>
                                  <w:marBottom w:val="0"/>
                                  <w:divBdr>
                                    <w:top w:val="none" w:sz="0" w:space="0" w:color="auto"/>
                                    <w:left w:val="none" w:sz="0" w:space="0" w:color="auto"/>
                                    <w:bottom w:val="none" w:sz="0" w:space="0" w:color="auto"/>
                                    <w:right w:val="none" w:sz="0" w:space="0" w:color="auto"/>
                                  </w:divBdr>
                                  <w:divsChild>
                                    <w:div w:id="704796649">
                                      <w:marLeft w:val="0"/>
                                      <w:marRight w:val="0"/>
                                      <w:marTop w:val="0"/>
                                      <w:marBottom w:val="0"/>
                                      <w:divBdr>
                                        <w:top w:val="none" w:sz="0" w:space="0" w:color="auto"/>
                                        <w:left w:val="none" w:sz="0" w:space="0" w:color="auto"/>
                                        <w:bottom w:val="none" w:sz="0" w:space="0" w:color="auto"/>
                                        <w:right w:val="none" w:sz="0" w:space="0" w:color="auto"/>
                                      </w:divBdr>
                                      <w:divsChild>
                                        <w:div w:id="1597522270">
                                          <w:marLeft w:val="0"/>
                                          <w:marRight w:val="0"/>
                                          <w:marTop w:val="0"/>
                                          <w:marBottom w:val="0"/>
                                          <w:divBdr>
                                            <w:top w:val="none" w:sz="0" w:space="0" w:color="auto"/>
                                            <w:left w:val="none" w:sz="0" w:space="0" w:color="auto"/>
                                            <w:bottom w:val="none" w:sz="0" w:space="0" w:color="auto"/>
                                            <w:right w:val="none" w:sz="0" w:space="0" w:color="auto"/>
                                          </w:divBdr>
                                          <w:divsChild>
                                            <w:div w:id="634650960">
                                              <w:marLeft w:val="0"/>
                                              <w:marRight w:val="0"/>
                                              <w:marTop w:val="0"/>
                                              <w:marBottom w:val="0"/>
                                              <w:divBdr>
                                                <w:top w:val="none" w:sz="0" w:space="0" w:color="auto"/>
                                                <w:left w:val="none" w:sz="0" w:space="0" w:color="auto"/>
                                                <w:bottom w:val="none" w:sz="0" w:space="0" w:color="auto"/>
                                                <w:right w:val="none" w:sz="0" w:space="0" w:color="auto"/>
                                              </w:divBdr>
                                              <w:divsChild>
                                                <w:div w:id="92867005">
                                                  <w:marLeft w:val="0"/>
                                                  <w:marRight w:val="0"/>
                                                  <w:marTop w:val="0"/>
                                                  <w:marBottom w:val="0"/>
                                                  <w:divBdr>
                                                    <w:top w:val="none" w:sz="0" w:space="0" w:color="auto"/>
                                                    <w:left w:val="none" w:sz="0" w:space="0" w:color="auto"/>
                                                    <w:bottom w:val="none" w:sz="0" w:space="0" w:color="auto"/>
                                                    <w:right w:val="none" w:sz="0" w:space="0" w:color="auto"/>
                                                  </w:divBdr>
                                                  <w:divsChild>
                                                    <w:div w:id="4255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8914">
                                              <w:marLeft w:val="0"/>
                                              <w:marRight w:val="0"/>
                                              <w:marTop w:val="0"/>
                                              <w:marBottom w:val="0"/>
                                              <w:divBdr>
                                                <w:top w:val="none" w:sz="0" w:space="0" w:color="auto"/>
                                                <w:left w:val="none" w:sz="0" w:space="0" w:color="auto"/>
                                                <w:bottom w:val="none" w:sz="0" w:space="0" w:color="auto"/>
                                                <w:right w:val="none" w:sz="0" w:space="0" w:color="auto"/>
                                              </w:divBdr>
                                              <w:divsChild>
                                                <w:div w:id="1247497617">
                                                  <w:marLeft w:val="0"/>
                                                  <w:marRight w:val="0"/>
                                                  <w:marTop w:val="0"/>
                                                  <w:marBottom w:val="0"/>
                                                  <w:divBdr>
                                                    <w:top w:val="none" w:sz="0" w:space="0" w:color="auto"/>
                                                    <w:left w:val="none" w:sz="0" w:space="0" w:color="auto"/>
                                                    <w:bottom w:val="none" w:sz="0" w:space="0" w:color="auto"/>
                                                    <w:right w:val="none" w:sz="0" w:space="0" w:color="auto"/>
                                                  </w:divBdr>
                                                  <w:divsChild>
                                                    <w:div w:id="1658993419">
                                                      <w:marLeft w:val="0"/>
                                                      <w:marRight w:val="0"/>
                                                      <w:marTop w:val="0"/>
                                                      <w:marBottom w:val="0"/>
                                                      <w:divBdr>
                                                        <w:top w:val="none" w:sz="0" w:space="0" w:color="auto"/>
                                                        <w:left w:val="none" w:sz="0" w:space="0" w:color="auto"/>
                                                        <w:bottom w:val="none" w:sz="0" w:space="0" w:color="auto"/>
                                                        <w:right w:val="none" w:sz="0" w:space="0" w:color="auto"/>
                                                      </w:divBdr>
                                                    </w:div>
                                                    <w:div w:id="5089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939828">
                                          <w:marLeft w:val="0"/>
                                          <w:marRight w:val="0"/>
                                          <w:marTop w:val="0"/>
                                          <w:marBottom w:val="0"/>
                                          <w:divBdr>
                                            <w:top w:val="none" w:sz="0" w:space="0" w:color="auto"/>
                                            <w:left w:val="none" w:sz="0" w:space="0" w:color="auto"/>
                                            <w:bottom w:val="none" w:sz="0" w:space="0" w:color="auto"/>
                                            <w:right w:val="none" w:sz="0" w:space="0" w:color="auto"/>
                                          </w:divBdr>
                                          <w:divsChild>
                                            <w:div w:id="1719818829">
                                              <w:marLeft w:val="0"/>
                                              <w:marRight w:val="0"/>
                                              <w:marTop w:val="0"/>
                                              <w:marBottom w:val="0"/>
                                              <w:divBdr>
                                                <w:top w:val="none" w:sz="0" w:space="0" w:color="auto"/>
                                                <w:left w:val="none" w:sz="0" w:space="0" w:color="auto"/>
                                                <w:bottom w:val="none" w:sz="0" w:space="0" w:color="auto"/>
                                                <w:right w:val="none" w:sz="0" w:space="0" w:color="auto"/>
                                              </w:divBdr>
                                              <w:divsChild>
                                                <w:div w:id="942764248">
                                                  <w:marLeft w:val="0"/>
                                                  <w:marRight w:val="0"/>
                                                  <w:marTop w:val="0"/>
                                                  <w:marBottom w:val="0"/>
                                                  <w:divBdr>
                                                    <w:top w:val="none" w:sz="0" w:space="0" w:color="auto"/>
                                                    <w:left w:val="none" w:sz="0" w:space="0" w:color="auto"/>
                                                    <w:bottom w:val="none" w:sz="0" w:space="0" w:color="auto"/>
                                                    <w:right w:val="none" w:sz="0" w:space="0" w:color="auto"/>
                                                  </w:divBdr>
                                                  <w:divsChild>
                                                    <w:div w:id="372852292">
                                                      <w:marLeft w:val="0"/>
                                                      <w:marRight w:val="0"/>
                                                      <w:marTop w:val="0"/>
                                                      <w:marBottom w:val="0"/>
                                                      <w:divBdr>
                                                        <w:top w:val="none" w:sz="0" w:space="0" w:color="auto"/>
                                                        <w:left w:val="none" w:sz="0" w:space="0" w:color="auto"/>
                                                        <w:bottom w:val="none" w:sz="0" w:space="0" w:color="auto"/>
                                                        <w:right w:val="none" w:sz="0" w:space="0" w:color="auto"/>
                                                      </w:divBdr>
                                                      <w:divsChild>
                                                        <w:div w:id="1169758971">
                                                          <w:marLeft w:val="0"/>
                                                          <w:marRight w:val="0"/>
                                                          <w:marTop w:val="0"/>
                                                          <w:marBottom w:val="0"/>
                                                          <w:divBdr>
                                                            <w:top w:val="none" w:sz="0" w:space="0" w:color="auto"/>
                                                            <w:left w:val="none" w:sz="0" w:space="0" w:color="auto"/>
                                                            <w:bottom w:val="none" w:sz="0" w:space="0" w:color="auto"/>
                                                            <w:right w:val="none" w:sz="0" w:space="0" w:color="auto"/>
                                                          </w:divBdr>
                                                          <w:divsChild>
                                                            <w:div w:id="15757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4040">
                                                  <w:marLeft w:val="0"/>
                                                  <w:marRight w:val="0"/>
                                                  <w:marTop w:val="0"/>
                                                  <w:marBottom w:val="0"/>
                                                  <w:divBdr>
                                                    <w:top w:val="none" w:sz="0" w:space="0" w:color="auto"/>
                                                    <w:left w:val="none" w:sz="0" w:space="0" w:color="auto"/>
                                                    <w:bottom w:val="none" w:sz="0" w:space="0" w:color="auto"/>
                                                    <w:right w:val="none" w:sz="0" w:space="0" w:color="auto"/>
                                                  </w:divBdr>
                                                  <w:divsChild>
                                                    <w:div w:id="850609291">
                                                      <w:marLeft w:val="0"/>
                                                      <w:marRight w:val="0"/>
                                                      <w:marTop w:val="0"/>
                                                      <w:marBottom w:val="0"/>
                                                      <w:divBdr>
                                                        <w:top w:val="none" w:sz="0" w:space="0" w:color="auto"/>
                                                        <w:left w:val="none" w:sz="0" w:space="0" w:color="auto"/>
                                                        <w:bottom w:val="none" w:sz="0" w:space="0" w:color="auto"/>
                                                        <w:right w:val="none" w:sz="0" w:space="0" w:color="auto"/>
                                                      </w:divBdr>
                                                      <w:divsChild>
                                                        <w:div w:id="1201043406">
                                                          <w:marLeft w:val="0"/>
                                                          <w:marRight w:val="0"/>
                                                          <w:marTop w:val="0"/>
                                                          <w:marBottom w:val="0"/>
                                                          <w:divBdr>
                                                            <w:top w:val="none" w:sz="0" w:space="0" w:color="auto"/>
                                                            <w:left w:val="none" w:sz="0" w:space="0" w:color="auto"/>
                                                            <w:bottom w:val="none" w:sz="0" w:space="0" w:color="auto"/>
                                                            <w:right w:val="none" w:sz="0" w:space="0" w:color="auto"/>
                                                          </w:divBdr>
                                                          <w:divsChild>
                                                            <w:div w:id="113201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296010">
                                                  <w:marLeft w:val="0"/>
                                                  <w:marRight w:val="0"/>
                                                  <w:marTop w:val="0"/>
                                                  <w:marBottom w:val="0"/>
                                                  <w:divBdr>
                                                    <w:top w:val="none" w:sz="0" w:space="0" w:color="auto"/>
                                                    <w:left w:val="none" w:sz="0" w:space="0" w:color="auto"/>
                                                    <w:bottom w:val="none" w:sz="0" w:space="0" w:color="auto"/>
                                                    <w:right w:val="none" w:sz="0" w:space="0" w:color="auto"/>
                                                  </w:divBdr>
                                                  <w:divsChild>
                                                    <w:div w:id="181096784">
                                                      <w:marLeft w:val="0"/>
                                                      <w:marRight w:val="0"/>
                                                      <w:marTop w:val="0"/>
                                                      <w:marBottom w:val="0"/>
                                                      <w:divBdr>
                                                        <w:top w:val="none" w:sz="0" w:space="0" w:color="auto"/>
                                                        <w:left w:val="none" w:sz="0" w:space="0" w:color="auto"/>
                                                        <w:bottom w:val="none" w:sz="0" w:space="0" w:color="auto"/>
                                                        <w:right w:val="none" w:sz="0" w:space="0" w:color="auto"/>
                                                      </w:divBdr>
                                                      <w:divsChild>
                                                        <w:div w:id="965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4769">
                                                  <w:marLeft w:val="0"/>
                                                  <w:marRight w:val="0"/>
                                                  <w:marTop w:val="0"/>
                                                  <w:marBottom w:val="0"/>
                                                  <w:divBdr>
                                                    <w:top w:val="none" w:sz="0" w:space="0" w:color="auto"/>
                                                    <w:left w:val="none" w:sz="0" w:space="0" w:color="auto"/>
                                                    <w:bottom w:val="none" w:sz="0" w:space="0" w:color="auto"/>
                                                    <w:right w:val="none" w:sz="0" w:space="0" w:color="auto"/>
                                                  </w:divBdr>
                                                  <w:divsChild>
                                                    <w:div w:id="633293238">
                                                      <w:marLeft w:val="0"/>
                                                      <w:marRight w:val="0"/>
                                                      <w:marTop w:val="0"/>
                                                      <w:marBottom w:val="0"/>
                                                      <w:divBdr>
                                                        <w:top w:val="none" w:sz="0" w:space="0" w:color="auto"/>
                                                        <w:left w:val="none" w:sz="0" w:space="0" w:color="auto"/>
                                                        <w:bottom w:val="none" w:sz="0" w:space="0" w:color="auto"/>
                                                        <w:right w:val="none" w:sz="0" w:space="0" w:color="auto"/>
                                                      </w:divBdr>
                                                      <w:divsChild>
                                                        <w:div w:id="3613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5822">
                                                  <w:marLeft w:val="0"/>
                                                  <w:marRight w:val="0"/>
                                                  <w:marTop w:val="0"/>
                                                  <w:marBottom w:val="0"/>
                                                  <w:divBdr>
                                                    <w:top w:val="none" w:sz="0" w:space="0" w:color="auto"/>
                                                    <w:left w:val="none" w:sz="0" w:space="0" w:color="auto"/>
                                                    <w:bottom w:val="none" w:sz="0" w:space="0" w:color="auto"/>
                                                    <w:right w:val="none" w:sz="0" w:space="0" w:color="auto"/>
                                                  </w:divBdr>
                                                  <w:divsChild>
                                                    <w:div w:id="633216966">
                                                      <w:marLeft w:val="0"/>
                                                      <w:marRight w:val="0"/>
                                                      <w:marTop w:val="0"/>
                                                      <w:marBottom w:val="0"/>
                                                      <w:divBdr>
                                                        <w:top w:val="none" w:sz="0" w:space="0" w:color="auto"/>
                                                        <w:left w:val="none" w:sz="0" w:space="0" w:color="auto"/>
                                                        <w:bottom w:val="none" w:sz="0" w:space="0" w:color="auto"/>
                                                        <w:right w:val="none" w:sz="0" w:space="0" w:color="auto"/>
                                                      </w:divBdr>
                                                      <w:divsChild>
                                                        <w:div w:id="1043797605">
                                                          <w:marLeft w:val="0"/>
                                                          <w:marRight w:val="0"/>
                                                          <w:marTop w:val="0"/>
                                                          <w:marBottom w:val="0"/>
                                                          <w:divBdr>
                                                            <w:top w:val="none" w:sz="0" w:space="0" w:color="auto"/>
                                                            <w:left w:val="none" w:sz="0" w:space="0" w:color="auto"/>
                                                            <w:bottom w:val="none" w:sz="0" w:space="0" w:color="auto"/>
                                                            <w:right w:val="none" w:sz="0" w:space="0" w:color="auto"/>
                                                          </w:divBdr>
                                                          <w:divsChild>
                                                            <w:div w:id="1453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109078">
                                                  <w:marLeft w:val="0"/>
                                                  <w:marRight w:val="0"/>
                                                  <w:marTop w:val="0"/>
                                                  <w:marBottom w:val="0"/>
                                                  <w:divBdr>
                                                    <w:top w:val="none" w:sz="0" w:space="0" w:color="auto"/>
                                                    <w:left w:val="none" w:sz="0" w:space="0" w:color="auto"/>
                                                    <w:bottom w:val="none" w:sz="0" w:space="0" w:color="auto"/>
                                                    <w:right w:val="none" w:sz="0" w:space="0" w:color="auto"/>
                                                  </w:divBdr>
                                                  <w:divsChild>
                                                    <w:div w:id="766853496">
                                                      <w:marLeft w:val="0"/>
                                                      <w:marRight w:val="0"/>
                                                      <w:marTop w:val="0"/>
                                                      <w:marBottom w:val="0"/>
                                                      <w:divBdr>
                                                        <w:top w:val="none" w:sz="0" w:space="0" w:color="auto"/>
                                                        <w:left w:val="none" w:sz="0" w:space="0" w:color="auto"/>
                                                        <w:bottom w:val="none" w:sz="0" w:space="0" w:color="auto"/>
                                                        <w:right w:val="none" w:sz="0" w:space="0" w:color="auto"/>
                                                      </w:divBdr>
                                                      <w:divsChild>
                                                        <w:div w:id="6655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851223">
          <w:marLeft w:val="0"/>
          <w:marRight w:val="0"/>
          <w:marTop w:val="0"/>
          <w:marBottom w:val="0"/>
          <w:divBdr>
            <w:top w:val="none" w:sz="0" w:space="0" w:color="auto"/>
            <w:left w:val="none" w:sz="0" w:space="0" w:color="auto"/>
            <w:bottom w:val="none" w:sz="0" w:space="0" w:color="auto"/>
            <w:right w:val="none" w:sz="0" w:space="0" w:color="auto"/>
          </w:divBdr>
          <w:divsChild>
            <w:div w:id="6013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22809">
      <w:bodyDiv w:val="1"/>
      <w:marLeft w:val="0"/>
      <w:marRight w:val="0"/>
      <w:marTop w:val="0"/>
      <w:marBottom w:val="0"/>
      <w:divBdr>
        <w:top w:val="none" w:sz="0" w:space="0" w:color="auto"/>
        <w:left w:val="none" w:sz="0" w:space="0" w:color="auto"/>
        <w:bottom w:val="none" w:sz="0" w:space="0" w:color="auto"/>
        <w:right w:val="none" w:sz="0" w:space="0" w:color="auto"/>
      </w:divBdr>
      <w:divsChild>
        <w:div w:id="982387824">
          <w:marLeft w:val="0"/>
          <w:marRight w:val="0"/>
          <w:marTop w:val="0"/>
          <w:marBottom w:val="0"/>
          <w:divBdr>
            <w:top w:val="none" w:sz="0" w:space="0" w:color="auto"/>
            <w:left w:val="none" w:sz="0" w:space="0" w:color="auto"/>
            <w:bottom w:val="none" w:sz="0" w:space="0" w:color="auto"/>
            <w:right w:val="none" w:sz="0" w:space="0" w:color="auto"/>
          </w:divBdr>
          <w:divsChild>
            <w:div w:id="1219635753">
              <w:marLeft w:val="0"/>
              <w:marRight w:val="0"/>
              <w:marTop w:val="0"/>
              <w:marBottom w:val="0"/>
              <w:divBdr>
                <w:top w:val="none" w:sz="0" w:space="0" w:color="auto"/>
                <w:left w:val="none" w:sz="0" w:space="0" w:color="auto"/>
                <w:bottom w:val="none" w:sz="0" w:space="0" w:color="auto"/>
                <w:right w:val="none" w:sz="0" w:space="0" w:color="auto"/>
              </w:divBdr>
            </w:div>
            <w:div w:id="115373129">
              <w:marLeft w:val="0"/>
              <w:marRight w:val="0"/>
              <w:marTop w:val="0"/>
              <w:marBottom w:val="0"/>
              <w:divBdr>
                <w:top w:val="none" w:sz="0" w:space="0" w:color="auto"/>
                <w:left w:val="none" w:sz="0" w:space="0" w:color="auto"/>
                <w:bottom w:val="none" w:sz="0" w:space="0" w:color="auto"/>
                <w:right w:val="none" w:sz="0" w:space="0" w:color="auto"/>
              </w:divBdr>
            </w:div>
            <w:div w:id="793792009">
              <w:marLeft w:val="0"/>
              <w:marRight w:val="0"/>
              <w:marTop w:val="0"/>
              <w:marBottom w:val="0"/>
              <w:divBdr>
                <w:top w:val="none" w:sz="0" w:space="0" w:color="auto"/>
                <w:left w:val="none" w:sz="0" w:space="0" w:color="auto"/>
                <w:bottom w:val="none" w:sz="0" w:space="0" w:color="auto"/>
                <w:right w:val="none" w:sz="0" w:space="0" w:color="auto"/>
              </w:divBdr>
            </w:div>
            <w:div w:id="1541360570">
              <w:marLeft w:val="0"/>
              <w:marRight w:val="0"/>
              <w:marTop w:val="0"/>
              <w:marBottom w:val="0"/>
              <w:divBdr>
                <w:top w:val="none" w:sz="0" w:space="0" w:color="auto"/>
                <w:left w:val="none" w:sz="0" w:space="0" w:color="auto"/>
                <w:bottom w:val="none" w:sz="0" w:space="0" w:color="auto"/>
                <w:right w:val="none" w:sz="0" w:space="0" w:color="auto"/>
              </w:divBdr>
            </w:div>
            <w:div w:id="890460899">
              <w:marLeft w:val="0"/>
              <w:marRight w:val="0"/>
              <w:marTop w:val="0"/>
              <w:marBottom w:val="0"/>
              <w:divBdr>
                <w:top w:val="none" w:sz="0" w:space="0" w:color="auto"/>
                <w:left w:val="none" w:sz="0" w:space="0" w:color="auto"/>
                <w:bottom w:val="none" w:sz="0" w:space="0" w:color="auto"/>
                <w:right w:val="none" w:sz="0" w:space="0" w:color="auto"/>
              </w:divBdr>
            </w:div>
            <w:div w:id="1586186936">
              <w:marLeft w:val="0"/>
              <w:marRight w:val="0"/>
              <w:marTop w:val="0"/>
              <w:marBottom w:val="0"/>
              <w:divBdr>
                <w:top w:val="none" w:sz="0" w:space="0" w:color="auto"/>
                <w:left w:val="none" w:sz="0" w:space="0" w:color="auto"/>
                <w:bottom w:val="none" w:sz="0" w:space="0" w:color="auto"/>
                <w:right w:val="none" w:sz="0" w:space="0" w:color="auto"/>
              </w:divBdr>
            </w:div>
            <w:div w:id="3640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2283">
      <w:bodyDiv w:val="1"/>
      <w:marLeft w:val="0"/>
      <w:marRight w:val="0"/>
      <w:marTop w:val="0"/>
      <w:marBottom w:val="0"/>
      <w:divBdr>
        <w:top w:val="none" w:sz="0" w:space="0" w:color="auto"/>
        <w:left w:val="none" w:sz="0" w:space="0" w:color="auto"/>
        <w:bottom w:val="none" w:sz="0" w:space="0" w:color="auto"/>
        <w:right w:val="none" w:sz="0" w:space="0" w:color="auto"/>
      </w:divBdr>
      <w:divsChild>
        <w:div w:id="241716344">
          <w:marLeft w:val="0"/>
          <w:marRight w:val="0"/>
          <w:marTop w:val="0"/>
          <w:marBottom w:val="0"/>
          <w:divBdr>
            <w:top w:val="none" w:sz="0" w:space="0" w:color="auto"/>
            <w:left w:val="none" w:sz="0" w:space="0" w:color="auto"/>
            <w:bottom w:val="none" w:sz="0" w:space="0" w:color="auto"/>
            <w:right w:val="none" w:sz="0" w:space="0" w:color="auto"/>
          </w:divBdr>
          <w:divsChild>
            <w:div w:id="402145462">
              <w:marLeft w:val="0"/>
              <w:marRight w:val="0"/>
              <w:marTop w:val="0"/>
              <w:marBottom w:val="0"/>
              <w:divBdr>
                <w:top w:val="none" w:sz="0" w:space="0" w:color="auto"/>
                <w:left w:val="none" w:sz="0" w:space="0" w:color="auto"/>
                <w:bottom w:val="none" w:sz="0" w:space="0" w:color="auto"/>
                <w:right w:val="none" w:sz="0" w:space="0" w:color="auto"/>
              </w:divBdr>
            </w:div>
            <w:div w:id="342360290">
              <w:marLeft w:val="0"/>
              <w:marRight w:val="0"/>
              <w:marTop w:val="0"/>
              <w:marBottom w:val="0"/>
              <w:divBdr>
                <w:top w:val="none" w:sz="0" w:space="0" w:color="auto"/>
                <w:left w:val="none" w:sz="0" w:space="0" w:color="auto"/>
                <w:bottom w:val="none" w:sz="0" w:space="0" w:color="auto"/>
                <w:right w:val="none" w:sz="0" w:space="0" w:color="auto"/>
              </w:divBdr>
            </w:div>
            <w:div w:id="1564297316">
              <w:marLeft w:val="0"/>
              <w:marRight w:val="0"/>
              <w:marTop w:val="0"/>
              <w:marBottom w:val="0"/>
              <w:divBdr>
                <w:top w:val="none" w:sz="0" w:space="0" w:color="auto"/>
                <w:left w:val="none" w:sz="0" w:space="0" w:color="auto"/>
                <w:bottom w:val="none" w:sz="0" w:space="0" w:color="auto"/>
                <w:right w:val="none" w:sz="0" w:space="0" w:color="auto"/>
              </w:divBdr>
            </w:div>
            <w:div w:id="942883541">
              <w:marLeft w:val="0"/>
              <w:marRight w:val="0"/>
              <w:marTop w:val="0"/>
              <w:marBottom w:val="0"/>
              <w:divBdr>
                <w:top w:val="none" w:sz="0" w:space="0" w:color="auto"/>
                <w:left w:val="none" w:sz="0" w:space="0" w:color="auto"/>
                <w:bottom w:val="none" w:sz="0" w:space="0" w:color="auto"/>
                <w:right w:val="none" w:sz="0" w:space="0" w:color="auto"/>
              </w:divBdr>
            </w:div>
            <w:div w:id="2023508269">
              <w:marLeft w:val="0"/>
              <w:marRight w:val="0"/>
              <w:marTop w:val="0"/>
              <w:marBottom w:val="0"/>
              <w:divBdr>
                <w:top w:val="none" w:sz="0" w:space="0" w:color="auto"/>
                <w:left w:val="none" w:sz="0" w:space="0" w:color="auto"/>
                <w:bottom w:val="none" w:sz="0" w:space="0" w:color="auto"/>
                <w:right w:val="none" w:sz="0" w:space="0" w:color="auto"/>
              </w:divBdr>
            </w:div>
            <w:div w:id="1680616400">
              <w:marLeft w:val="0"/>
              <w:marRight w:val="0"/>
              <w:marTop w:val="0"/>
              <w:marBottom w:val="0"/>
              <w:divBdr>
                <w:top w:val="none" w:sz="0" w:space="0" w:color="auto"/>
                <w:left w:val="none" w:sz="0" w:space="0" w:color="auto"/>
                <w:bottom w:val="none" w:sz="0" w:space="0" w:color="auto"/>
                <w:right w:val="none" w:sz="0" w:space="0" w:color="auto"/>
              </w:divBdr>
            </w:div>
            <w:div w:id="1664311499">
              <w:marLeft w:val="0"/>
              <w:marRight w:val="0"/>
              <w:marTop w:val="0"/>
              <w:marBottom w:val="0"/>
              <w:divBdr>
                <w:top w:val="none" w:sz="0" w:space="0" w:color="auto"/>
                <w:left w:val="none" w:sz="0" w:space="0" w:color="auto"/>
                <w:bottom w:val="none" w:sz="0" w:space="0" w:color="auto"/>
                <w:right w:val="none" w:sz="0" w:space="0" w:color="auto"/>
              </w:divBdr>
            </w:div>
            <w:div w:id="1807426517">
              <w:marLeft w:val="0"/>
              <w:marRight w:val="0"/>
              <w:marTop w:val="0"/>
              <w:marBottom w:val="0"/>
              <w:divBdr>
                <w:top w:val="none" w:sz="0" w:space="0" w:color="auto"/>
                <w:left w:val="none" w:sz="0" w:space="0" w:color="auto"/>
                <w:bottom w:val="none" w:sz="0" w:space="0" w:color="auto"/>
                <w:right w:val="none" w:sz="0" w:space="0" w:color="auto"/>
              </w:divBdr>
            </w:div>
            <w:div w:id="752553967">
              <w:marLeft w:val="0"/>
              <w:marRight w:val="0"/>
              <w:marTop w:val="0"/>
              <w:marBottom w:val="0"/>
              <w:divBdr>
                <w:top w:val="none" w:sz="0" w:space="0" w:color="auto"/>
                <w:left w:val="none" w:sz="0" w:space="0" w:color="auto"/>
                <w:bottom w:val="none" w:sz="0" w:space="0" w:color="auto"/>
                <w:right w:val="none" w:sz="0" w:space="0" w:color="auto"/>
              </w:divBdr>
            </w:div>
            <w:div w:id="1103766000">
              <w:marLeft w:val="0"/>
              <w:marRight w:val="0"/>
              <w:marTop w:val="0"/>
              <w:marBottom w:val="0"/>
              <w:divBdr>
                <w:top w:val="none" w:sz="0" w:space="0" w:color="auto"/>
                <w:left w:val="none" w:sz="0" w:space="0" w:color="auto"/>
                <w:bottom w:val="none" w:sz="0" w:space="0" w:color="auto"/>
                <w:right w:val="none" w:sz="0" w:space="0" w:color="auto"/>
              </w:divBdr>
            </w:div>
            <w:div w:id="2069528219">
              <w:marLeft w:val="0"/>
              <w:marRight w:val="0"/>
              <w:marTop w:val="0"/>
              <w:marBottom w:val="0"/>
              <w:divBdr>
                <w:top w:val="none" w:sz="0" w:space="0" w:color="auto"/>
                <w:left w:val="none" w:sz="0" w:space="0" w:color="auto"/>
                <w:bottom w:val="none" w:sz="0" w:space="0" w:color="auto"/>
                <w:right w:val="none" w:sz="0" w:space="0" w:color="auto"/>
              </w:divBdr>
            </w:div>
            <w:div w:id="872037200">
              <w:marLeft w:val="0"/>
              <w:marRight w:val="0"/>
              <w:marTop w:val="0"/>
              <w:marBottom w:val="0"/>
              <w:divBdr>
                <w:top w:val="none" w:sz="0" w:space="0" w:color="auto"/>
                <w:left w:val="none" w:sz="0" w:space="0" w:color="auto"/>
                <w:bottom w:val="none" w:sz="0" w:space="0" w:color="auto"/>
                <w:right w:val="none" w:sz="0" w:space="0" w:color="auto"/>
              </w:divBdr>
            </w:div>
            <w:div w:id="17122010">
              <w:marLeft w:val="0"/>
              <w:marRight w:val="0"/>
              <w:marTop w:val="0"/>
              <w:marBottom w:val="0"/>
              <w:divBdr>
                <w:top w:val="none" w:sz="0" w:space="0" w:color="auto"/>
                <w:left w:val="none" w:sz="0" w:space="0" w:color="auto"/>
                <w:bottom w:val="none" w:sz="0" w:space="0" w:color="auto"/>
                <w:right w:val="none" w:sz="0" w:space="0" w:color="auto"/>
              </w:divBdr>
            </w:div>
            <w:div w:id="9468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268609">
      <w:bodyDiv w:val="1"/>
      <w:marLeft w:val="0"/>
      <w:marRight w:val="0"/>
      <w:marTop w:val="0"/>
      <w:marBottom w:val="0"/>
      <w:divBdr>
        <w:top w:val="none" w:sz="0" w:space="0" w:color="auto"/>
        <w:left w:val="none" w:sz="0" w:space="0" w:color="auto"/>
        <w:bottom w:val="none" w:sz="0" w:space="0" w:color="auto"/>
        <w:right w:val="none" w:sz="0" w:space="0" w:color="auto"/>
      </w:divBdr>
      <w:divsChild>
        <w:div w:id="1197235281">
          <w:marLeft w:val="0"/>
          <w:marRight w:val="0"/>
          <w:marTop w:val="0"/>
          <w:marBottom w:val="0"/>
          <w:divBdr>
            <w:top w:val="none" w:sz="0" w:space="0" w:color="auto"/>
            <w:left w:val="none" w:sz="0" w:space="0" w:color="auto"/>
            <w:bottom w:val="none" w:sz="0" w:space="0" w:color="auto"/>
            <w:right w:val="none" w:sz="0" w:space="0" w:color="auto"/>
          </w:divBdr>
          <w:divsChild>
            <w:div w:id="1530948501">
              <w:marLeft w:val="0"/>
              <w:marRight w:val="0"/>
              <w:marTop w:val="0"/>
              <w:marBottom w:val="0"/>
              <w:divBdr>
                <w:top w:val="none" w:sz="0" w:space="0" w:color="auto"/>
                <w:left w:val="none" w:sz="0" w:space="0" w:color="auto"/>
                <w:bottom w:val="none" w:sz="0" w:space="0" w:color="auto"/>
                <w:right w:val="none" w:sz="0" w:space="0" w:color="auto"/>
              </w:divBdr>
            </w:div>
            <w:div w:id="1532262673">
              <w:marLeft w:val="0"/>
              <w:marRight w:val="0"/>
              <w:marTop w:val="0"/>
              <w:marBottom w:val="0"/>
              <w:divBdr>
                <w:top w:val="none" w:sz="0" w:space="0" w:color="auto"/>
                <w:left w:val="none" w:sz="0" w:space="0" w:color="auto"/>
                <w:bottom w:val="none" w:sz="0" w:space="0" w:color="auto"/>
                <w:right w:val="none" w:sz="0" w:space="0" w:color="auto"/>
              </w:divBdr>
            </w:div>
            <w:div w:id="551385663">
              <w:marLeft w:val="0"/>
              <w:marRight w:val="0"/>
              <w:marTop w:val="0"/>
              <w:marBottom w:val="0"/>
              <w:divBdr>
                <w:top w:val="none" w:sz="0" w:space="0" w:color="auto"/>
                <w:left w:val="none" w:sz="0" w:space="0" w:color="auto"/>
                <w:bottom w:val="none" w:sz="0" w:space="0" w:color="auto"/>
                <w:right w:val="none" w:sz="0" w:space="0" w:color="auto"/>
              </w:divBdr>
            </w:div>
            <w:div w:id="1737320274">
              <w:marLeft w:val="0"/>
              <w:marRight w:val="0"/>
              <w:marTop w:val="0"/>
              <w:marBottom w:val="0"/>
              <w:divBdr>
                <w:top w:val="none" w:sz="0" w:space="0" w:color="auto"/>
                <w:left w:val="none" w:sz="0" w:space="0" w:color="auto"/>
                <w:bottom w:val="none" w:sz="0" w:space="0" w:color="auto"/>
                <w:right w:val="none" w:sz="0" w:space="0" w:color="auto"/>
              </w:divBdr>
            </w:div>
            <w:div w:id="1778600524">
              <w:marLeft w:val="0"/>
              <w:marRight w:val="0"/>
              <w:marTop w:val="0"/>
              <w:marBottom w:val="0"/>
              <w:divBdr>
                <w:top w:val="none" w:sz="0" w:space="0" w:color="auto"/>
                <w:left w:val="none" w:sz="0" w:space="0" w:color="auto"/>
                <w:bottom w:val="none" w:sz="0" w:space="0" w:color="auto"/>
                <w:right w:val="none" w:sz="0" w:space="0" w:color="auto"/>
              </w:divBdr>
            </w:div>
            <w:div w:id="1591235173">
              <w:marLeft w:val="0"/>
              <w:marRight w:val="0"/>
              <w:marTop w:val="0"/>
              <w:marBottom w:val="0"/>
              <w:divBdr>
                <w:top w:val="none" w:sz="0" w:space="0" w:color="auto"/>
                <w:left w:val="none" w:sz="0" w:space="0" w:color="auto"/>
                <w:bottom w:val="none" w:sz="0" w:space="0" w:color="auto"/>
                <w:right w:val="none" w:sz="0" w:space="0" w:color="auto"/>
              </w:divBdr>
            </w:div>
            <w:div w:id="2140105232">
              <w:marLeft w:val="0"/>
              <w:marRight w:val="0"/>
              <w:marTop w:val="0"/>
              <w:marBottom w:val="0"/>
              <w:divBdr>
                <w:top w:val="none" w:sz="0" w:space="0" w:color="auto"/>
                <w:left w:val="none" w:sz="0" w:space="0" w:color="auto"/>
                <w:bottom w:val="none" w:sz="0" w:space="0" w:color="auto"/>
                <w:right w:val="none" w:sz="0" w:space="0" w:color="auto"/>
              </w:divBdr>
            </w:div>
            <w:div w:id="309142247">
              <w:marLeft w:val="0"/>
              <w:marRight w:val="0"/>
              <w:marTop w:val="0"/>
              <w:marBottom w:val="0"/>
              <w:divBdr>
                <w:top w:val="none" w:sz="0" w:space="0" w:color="auto"/>
                <w:left w:val="none" w:sz="0" w:space="0" w:color="auto"/>
                <w:bottom w:val="none" w:sz="0" w:space="0" w:color="auto"/>
                <w:right w:val="none" w:sz="0" w:space="0" w:color="auto"/>
              </w:divBdr>
            </w:div>
            <w:div w:id="116490093">
              <w:marLeft w:val="0"/>
              <w:marRight w:val="0"/>
              <w:marTop w:val="0"/>
              <w:marBottom w:val="0"/>
              <w:divBdr>
                <w:top w:val="none" w:sz="0" w:space="0" w:color="auto"/>
                <w:left w:val="none" w:sz="0" w:space="0" w:color="auto"/>
                <w:bottom w:val="none" w:sz="0" w:space="0" w:color="auto"/>
                <w:right w:val="none" w:sz="0" w:space="0" w:color="auto"/>
              </w:divBdr>
            </w:div>
            <w:div w:id="867334335">
              <w:marLeft w:val="0"/>
              <w:marRight w:val="0"/>
              <w:marTop w:val="0"/>
              <w:marBottom w:val="0"/>
              <w:divBdr>
                <w:top w:val="none" w:sz="0" w:space="0" w:color="auto"/>
                <w:left w:val="none" w:sz="0" w:space="0" w:color="auto"/>
                <w:bottom w:val="none" w:sz="0" w:space="0" w:color="auto"/>
                <w:right w:val="none" w:sz="0" w:space="0" w:color="auto"/>
              </w:divBdr>
            </w:div>
            <w:div w:id="1644656968">
              <w:marLeft w:val="0"/>
              <w:marRight w:val="0"/>
              <w:marTop w:val="0"/>
              <w:marBottom w:val="0"/>
              <w:divBdr>
                <w:top w:val="none" w:sz="0" w:space="0" w:color="auto"/>
                <w:left w:val="none" w:sz="0" w:space="0" w:color="auto"/>
                <w:bottom w:val="none" w:sz="0" w:space="0" w:color="auto"/>
                <w:right w:val="none" w:sz="0" w:space="0" w:color="auto"/>
              </w:divBdr>
            </w:div>
            <w:div w:id="1857763716">
              <w:marLeft w:val="0"/>
              <w:marRight w:val="0"/>
              <w:marTop w:val="0"/>
              <w:marBottom w:val="0"/>
              <w:divBdr>
                <w:top w:val="none" w:sz="0" w:space="0" w:color="auto"/>
                <w:left w:val="none" w:sz="0" w:space="0" w:color="auto"/>
                <w:bottom w:val="none" w:sz="0" w:space="0" w:color="auto"/>
                <w:right w:val="none" w:sz="0" w:space="0" w:color="auto"/>
              </w:divBdr>
            </w:div>
            <w:div w:id="599261978">
              <w:marLeft w:val="0"/>
              <w:marRight w:val="0"/>
              <w:marTop w:val="0"/>
              <w:marBottom w:val="0"/>
              <w:divBdr>
                <w:top w:val="none" w:sz="0" w:space="0" w:color="auto"/>
                <w:left w:val="none" w:sz="0" w:space="0" w:color="auto"/>
                <w:bottom w:val="none" w:sz="0" w:space="0" w:color="auto"/>
                <w:right w:val="none" w:sz="0" w:space="0" w:color="auto"/>
              </w:divBdr>
            </w:div>
            <w:div w:id="390202688">
              <w:marLeft w:val="0"/>
              <w:marRight w:val="0"/>
              <w:marTop w:val="0"/>
              <w:marBottom w:val="0"/>
              <w:divBdr>
                <w:top w:val="none" w:sz="0" w:space="0" w:color="auto"/>
                <w:left w:val="none" w:sz="0" w:space="0" w:color="auto"/>
                <w:bottom w:val="none" w:sz="0" w:space="0" w:color="auto"/>
                <w:right w:val="none" w:sz="0" w:space="0" w:color="auto"/>
              </w:divBdr>
            </w:div>
            <w:div w:id="2012293951">
              <w:marLeft w:val="0"/>
              <w:marRight w:val="0"/>
              <w:marTop w:val="0"/>
              <w:marBottom w:val="0"/>
              <w:divBdr>
                <w:top w:val="none" w:sz="0" w:space="0" w:color="auto"/>
                <w:left w:val="none" w:sz="0" w:space="0" w:color="auto"/>
                <w:bottom w:val="none" w:sz="0" w:space="0" w:color="auto"/>
                <w:right w:val="none" w:sz="0" w:space="0" w:color="auto"/>
              </w:divBdr>
            </w:div>
            <w:div w:id="352733784">
              <w:marLeft w:val="0"/>
              <w:marRight w:val="0"/>
              <w:marTop w:val="0"/>
              <w:marBottom w:val="0"/>
              <w:divBdr>
                <w:top w:val="none" w:sz="0" w:space="0" w:color="auto"/>
                <w:left w:val="none" w:sz="0" w:space="0" w:color="auto"/>
                <w:bottom w:val="none" w:sz="0" w:space="0" w:color="auto"/>
                <w:right w:val="none" w:sz="0" w:space="0" w:color="auto"/>
              </w:divBdr>
            </w:div>
            <w:div w:id="1007443019">
              <w:marLeft w:val="0"/>
              <w:marRight w:val="0"/>
              <w:marTop w:val="0"/>
              <w:marBottom w:val="0"/>
              <w:divBdr>
                <w:top w:val="none" w:sz="0" w:space="0" w:color="auto"/>
                <w:left w:val="none" w:sz="0" w:space="0" w:color="auto"/>
                <w:bottom w:val="none" w:sz="0" w:space="0" w:color="auto"/>
                <w:right w:val="none" w:sz="0" w:space="0" w:color="auto"/>
              </w:divBdr>
            </w:div>
            <w:div w:id="1383596188">
              <w:marLeft w:val="0"/>
              <w:marRight w:val="0"/>
              <w:marTop w:val="0"/>
              <w:marBottom w:val="0"/>
              <w:divBdr>
                <w:top w:val="none" w:sz="0" w:space="0" w:color="auto"/>
                <w:left w:val="none" w:sz="0" w:space="0" w:color="auto"/>
                <w:bottom w:val="none" w:sz="0" w:space="0" w:color="auto"/>
                <w:right w:val="none" w:sz="0" w:space="0" w:color="auto"/>
              </w:divBdr>
            </w:div>
            <w:div w:id="1762723342">
              <w:marLeft w:val="0"/>
              <w:marRight w:val="0"/>
              <w:marTop w:val="0"/>
              <w:marBottom w:val="0"/>
              <w:divBdr>
                <w:top w:val="none" w:sz="0" w:space="0" w:color="auto"/>
                <w:left w:val="none" w:sz="0" w:space="0" w:color="auto"/>
                <w:bottom w:val="none" w:sz="0" w:space="0" w:color="auto"/>
                <w:right w:val="none" w:sz="0" w:space="0" w:color="auto"/>
              </w:divBdr>
            </w:div>
            <w:div w:id="1237664299">
              <w:marLeft w:val="0"/>
              <w:marRight w:val="0"/>
              <w:marTop w:val="0"/>
              <w:marBottom w:val="0"/>
              <w:divBdr>
                <w:top w:val="none" w:sz="0" w:space="0" w:color="auto"/>
                <w:left w:val="none" w:sz="0" w:space="0" w:color="auto"/>
                <w:bottom w:val="none" w:sz="0" w:space="0" w:color="auto"/>
                <w:right w:val="none" w:sz="0" w:space="0" w:color="auto"/>
              </w:divBdr>
            </w:div>
            <w:div w:id="2074083333">
              <w:marLeft w:val="0"/>
              <w:marRight w:val="0"/>
              <w:marTop w:val="0"/>
              <w:marBottom w:val="0"/>
              <w:divBdr>
                <w:top w:val="none" w:sz="0" w:space="0" w:color="auto"/>
                <w:left w:val="none" w:sz="0" w:space="0" w:color="auto"/>
                <w:bottom w:val="none" w:sz="0" w:space="0" w:color="auto"/>
                <w:right w:val="none" w:sz="0" w:space="0" w:color="auto"/>
              </w:divBdr>
            </w:div>
            <w:div w:id="1144929136">
              <w:marLeft w:val="0"/>
              <w:marRight w:val="0"/>
              <w:marTop w:val="0"/>
              <w:marBottom w:val="0"/>
              <w:divBdr>
                <w:top w:val="none" w:sz="0" w:space="0" w:color="auto"/>
                <w:left w:val="none" w:sz="0" w:space="0" w:color="auto"/>
                <w:bottom w:val="none" w:sz="0" w:space="0" w:color="auto"/>
                <w:right w:val="none" w:sz="0" w:space="0" w:color="auto"/>
              </w:divBdr>
            </w:div>
            <w:div w:id="1422919140">
              <w:marLeft w:val="0"/>
              <w:marRight w:val="0"/>
              <w:marTop w:val="0"/>
              <w:marBottom w:val="0"/>
              <w:divBdr>
                <w:top w:val="none" w:sz="0" w:space="0" w:color="auto"/>
                <w:left w:val="none" w:sz="0" w:space="0" w:color="auto"/>
                <w:bottom w:val="none" w:sz="0" w:space="0" w:color="auto"/>
                <w:right w:val="none" w:sz="0" w:space="0" w:color="auto"/>
              </w:divBdr>
            </w:div>
            <w:div w:id="1931154423">
              <w:marLeft w:val="0"/>
              <w:marRight w:val="0"/>
              <w:marTop w:val="0"/>
              <w:marBottom w:val="0"/>
              <w:divBdr>
                <w:top w:val="none" w:sz="0" w:space="0" w:color="auto"/>
                <w:left w:val="none" w:sz="0" w:space="0" w:color="auto"/>
                <w:bottom w:val="none" w:sz="0" w:space="0" w:color="auto"/>
                <w:right w:val="none" w:sz="0" w:space="0" w:color="auto"/>
              </w:divBdr>
            </w:div>
            <w:div w:id="57478355">
              <w:marLeft w:val="0"/>
              <w:marRight w:val="0"/>
              <w:marTop w:val="0"/>
              <w:marBottom w:val="0"/>
              <w:divBdr>
                <w:top w:val="none" w:sz="0" w:space="0" w:color="auto"/>
                <w:left w:val="none" w:sz="0" w:space="0" w:color="auto"/>
                <w:bottom w:val="none" w:sz="0" w:space="0" w:color="auto"/>
                <w:right w:val="none" w:sz="0" w:space="0" w:color="auto"/>
              </w:divBdr>
            </w:div>
            <w:div w:id="1967856770">
              <w:marLeft w:val="0"/>
              <w:marRight w:val="0"/>
              <w:marTop w:val="0"/>
              <w:marBottom w:val="0"/>
              <w:divBdr>
                <w:top w:val="none" w:sz="0" w:space="0" w:color="auto"/>
                <w:left w:val="none" w:sz="0" w:space="0" w:color="auto"/>
                <w:bottom w:val="none" w:sz="0" w:space="0" w:color="auto"/>
                <w:right w:val="none" w:sz="0" w:space="0" w:color="auto"/>
              </w:divBdr>
            </w:div>
            <w:div w:id="1061825984">
              <w:marLeft w:val="0"/>
              <w:marRight w:val="0"/>
              <w:marTop w:val="0"/>
              <w:marBottom w:val="0"/>
              <w:divBdr>
                <w:top w:val="none" w:sz="0" w:space="0" w:color="auto"/>
                <w:left w:val="none" w:sz="0" w:space="0" w:color="auto"/>
                <w:bottom w:val="none" w:sz="0" w:space="0" w:color="auto"/>
                <w:right w:val="none" w:sz="0" w:space="0" w:color="auto"/>
              </w:divBdr>
            </w:div>
            <w:div w:id="572544501">
              <w:marLeft w:val="0"/>
              <w:marRight w:val="0"/>
              <w:marTop w:val="0"/>
              <w:marBottom w:val="0"/>
              <w:divBdr>
                <w:top w:val="none" w:sz="0" w:space="0" w:color="auto"/>
                <w:left w:val="none" w:sz="0" w:space="0" w:color="auto"/>
                <w:bottom w:val="none" w:sz="0" w:space="0" w:color="auto"/>
                <w:right w:val="none" w:sz="0" w:space="0" w:color="auto"/>
              </w:divBdr>
            </w:div>
            <w:div w:id="961422884">
              <w:marLeft w:val="0"/>
              <w:marRight w:val="0"/>
              <w:marTop w:val="0"/>
              <w:marBottom w:val="0"/>
              <w:divBdr>
                <w:top w:val="none" w:sz="0" w:space="0" w:color="auto"/>
                <w:left w:val="none" w:sz="0" w:space="0" w:color="auto"/>
                <w:bottom w:val="none" w:sz="0" w:space="0" w:color="auto"/>
                <w:right w:val="none" w:sz="0" w:space="0" w:color="auto"/>
              </w:divBdr>
            </w:div>
            <w:div w:id="874344714">
              <w:marLeft w:val="0"/>
              <w:marRight w:val="0"/>
              <w:marTop w:val="0"/>
              <w:marBottom w:val="0"/>
              <w:divBdr>
                <w:top w:val="none" w:sz="0" w:space="0" w:color="auto"/>
                <w:left w:val="none" w:sz="0" w:space="0" w:color="auto"/>
                <w:bottom w:val="none" w:sz="0" w:space="0" w:color="auto"/>
                <w:right w:val="none" w:sz="0" w:space="0" w:color="auto"/>
              </w:divBdr>
            </w:div>
            <w:div w:id="888761950">
              <w:marLeft w:val="0"/>
              <w:marRight w:val="0"/>
              <w:marTop w:val="0"/>
              <w:marBottom w:val="0"/>
              <w:divBdr>
                <w:top w:val="none" w:sz="0" w:space="0" w:color="auto"/>
                <w:left w:val="none" w:sz="0" w:space="0" w:color="auto"/>
                <w:bottom w:val="none" w:sz="0" w:space="0" w:color="auto"/>
                <w:right w:val="none" w:sz="0" w:space="0" w:color="auto"/>
              </w:divBdr>
            </w:div>
            <w:div w:id="586035319">
              <w:marLeft w:val="0"/>
              <w:marRight w:val="0"/>
              <w:marTop w:val="0"/>
              <w:marBottom w:val="0"/>
              <w:divBdr>
                <w:top w:val="none" w:sz="0" w:space="0" w:color="auto"/>
                <w:left w:val="none" w:sz="0" w:space="0" w:color="auto"/>
                <w:bottom w:val="none" w:sz="0" w:space="0" w:color="auto"/>
                <w:right w:val="none" w:sz="0" w:space="0" w:color="auto"/>
              </w:divBdr>
            </w:div>
            <w:div w:id="1607927942">
              <w:marLeft w:val="0"/>
              <w:marRight w:val="0"/>
              <w:marTop w:val="0"/>
              <w:marBottom w:val="0"/>
              <w:divBdr>
                <w:top w:val="none" w:sz="0" w:space="0" w:color="auto"/>
                <w:left w:val="none" w:sz="0" w:space="0" w:color="auto"/>
                <w:bottom w:val="none" w:sz="0" w:space="0" w:color="auto"/>
                <w:right w:val="none" w:sz="0" w:space="0" w:color="auto"/>
              </w:divBdr>
            </w:div>
            <w:div w:id="82341679">
              <w:marLeft w:val="0"/>
              <w:marRight w:val="0"/>
              <w:marTop w:val="0"/>
              <w:marBottom w:val="0"/>
              <w:divBdr>
                <w:top w:val="none" w:sz="0" w:space="0" w:color="auto"/>
                <w:left w:val="none" w:sz="0" w:space="0" w:color="auto"/>
                <w:bottom w:val="none" w:sz="0" w:space="0" w:color="auto"/>
                <w:right w:val="none" w:sz="0" w:space="0" w:color="auto"/>
              </w:divBdr>
            </w:div>
            <w:div w:id="403456250">
              <w:marLeft w:val="0"/>
              <w:marRight w:val="0"/>
              <w:marTop w:val="0"/>
              <w:marBottom w:val="0"/>
              <w:divBdr>
                <w:top w:val="none" w:sz="0" w:space="0" w:color="auto"/>
                <w:left w:val="none" w:sz="0" w:space="0" w:color="auto"/>
                <w:bottom w:val="none" w:sz="0" w:space="0" w:color="auto"/>
                <w:right w:val="none" w:sz="0" w:space="0" w:color="auto"/>
              </w:divBdr>
            </w:div>
            <w:div w:id="1212230047">
              <w:marLeft w:val="0"/>
              <w:marRight w:val="0"/>
              <w:marTop w:val="0"/>
              <w:marBottom w:val="0"/>
              <w:divBdr>
                <w:top w:val="none" w:sz="0" w:space="0" w:color="auto"/>
                <w:left w:val="none" w:sz="0" w:space="0" w:color="auto"/>
                <w:bottom w:val="none" w:sz="0" w:space="0" w:color="auto"/>
                <w:right w:val="none" w:sz="0" w:space="0" w:color="auto"/>
              </w:divBdr>
            </w:div>
            <w:div w:id="1596326250">
              <w:marLeft w:val="0"/>
              <w:marRight w:val="0"/>
              <w:marTop w:val="0"/>
              <w:marBottom w:val="0"/>
              <w:divBdr>
                <w:top w:val="none" w:sz="0" w:space="0" w:color="auto"/>
                <w:left w:val="none" w:sz="0" w:space="0" w:color="auto"/>
                <w:bottom w:val="none" w:sz="0" w:space="0" w:color="auto"/>
                <w:right w:val="none" w:sz="0" w:space="0" w:color="auto"/>
              </w:divBdr>
            </w:div>
            <w:div w:id="1145928702">
              <w:marLeft w:val="0"/>
              <w:marRight w:val="0"/>
              <w:marTop w:val="0"/>
              <w:marBottom w:val="0"/>
              <w:divBdr>
                <w:top w:val="none" w:sz="0" w:space="0" w:color="auto"/>
                <w:left w:val="none" w:sz="0" w:space="0" w:color="auto"/>
                <w:bottom w:val="none" w:sz="0" w:space="0" w:color="auto"/>
                <w:right w:val="none" w:sz="0" w:space="0" w:color="auto"/>
              </w:divBdr>
            </w:div>
            <w:div w:id="1763648488">
              <w:marLeft w:val="0"/>
              <w:marRight w:val="0"/>
              <w:marTop w:val="0"/>
              <w:marBottom w:val="0"/>
              <w:divBdr>
                <w:top w:val="none" w:sz="0" w:space="0" w:color="auto"/>
                <w:left w:val="none" w:sz="0" w:space="0" w:color="auto"/>
                <w:bottom w:val="none" w:sz="0" w:space="0" w:color="auto"/>
                <w:right w:val="none" w:sz="0" w:space="0" w:color="auto"/>
              </w:divBdr>
            </w:div>
            <w:div w:id="359673133">
              <w:marLeft w:val="0"/>
              <w:marRight w:val="0"/>
              <w:marTop w:val="0"/>
              <w:marBottom w:val="0"/>
              <w:divBdr>
                <w:top w:val="none" w:sz="0" w:space="0" w:color="auto"/>
                <w:left w:val="none" w:sz="0" w:space="0" w:color="auto"/>
                <w:bottom w:val="none" w:sz="0" w:space="0" w:color="auto"/>
                <w:right w:val="none" w:sz="0" w:space="0" w:color="auto"/>
              </w:divBdr>
            </w:div>
            <w:div w:id="473255838">
              <w:marLeft w:val="0"/>
              <w:marRight w:val="0"/>
              <w:marTop w:val="0"/>
              <w:marBottom w:val="0"/>
              <w:divBdr>
                <w:top w:val="none" w:sz="0" w:space="0" w:color="auto"/>
                <w:left w:val="none" w:sz="0" w:space="0" w:color="auto"/>
                <w:bottom w:val="none" w:sz="0" w:space="0" w:color="auto"/>
                <w:right w:val="none" w:sz="0" w:space="0" w:color="auto"/>
              </w:divBdr>
            </w:div>
            <w:div w:id="2115123747">
              <w:marLeft w:val="0"/>
              <w:marRight w:val="0"/>
              <w:marTop w:val="0"/>
              <w:marBottom w:val="0"/>
              <w:divBdr>
                <w:top w:val="none" w:sz="0" w:space="0" w:color="auto"/>
                <w:left w:val="none" w:sz="0" w:space="0" w:color="auto"/>
                <w:bottom w:val="none" w:sz="0" w:space="0" w:color="auto"/>
                <w:right w:val="none" w:sz="0" w:space="0" w:color="auto"/>
              </w:divBdr>
            </w:div>
            <w:div w:id="1557470989">
              <w:marLeft w:val="0"/>
              <w:marRight w:val="0"/>
              <w:marTop w:val="0"/>
              <w:marBottom w:val="0"/>
              <w:divBdr>
                <w:top w:val="none" w:sz="0" w:space="0" w:color="auto"/>
                <w:left w:val="none" w:sz="0" w:space="0" w:color="auto"/>
                <w:bottom w:val="none" w:sz="0" w:space="0" w:color="auto"/>
                <w:right w:val="none" w:sz="0" w:space="0" w:color="auto"/>
              </w:divBdr>
            </w:div>
            <w:div w:id="1088312767">
              <w:marLeft w:val="0"/>
              <w:marRight w:val="0"/>
              <w:marTop w:val="0"/>
              <w:marBottom w:val="0"/>
              <w:divBdr>
                <w:top w:val="none" w:sz="0" w:space="0" w:color="auto"/>
                <w:left w:val="none" w:sz="0" w:space="0" w:color="auto"/>
                <w:bottom w:val="none" w:sz="0" w:space="0" w:color="auto"/>
                <w:right w:val="none" w:sz="0" w:space="0" w:color="auto"/>
              </w:divBdr>
            </w:div>
            <w:div w:id="257098856">
              <w:marLeft w:val="0"/>
              <w:marRight w:val="0"/>
              <w:marTop w:val="0"/>
              <w:marBottom w:val="0"/>
              <w:divBdr>
                <w:top w:val="none" w:sz="0" w:space="0" w:color="auto"/>
                <w:left w:val="none" w:sz="0" w:space="0" w:color="auto"/>
                <w:bottom w:val="none" w:sz="0" w:space="0" w:color="auto"/>
                <w:right w:val="none" w:sz="0" w:space="0" w:color="auto"/>
              </w:divBdr>
            </w:div>
            <w:div w:id="389621235">
              <w:marLeft w:val="0"/>
              <w:marRight w:val="0"/>
              <w:marTop w:val="0"/>
              <w:marBottom w:val="0"/>
              <w:divBdr>
                <w:top w:val="none" w:sz="0" w:space="0" w:color="auto"/>
                <w:left w:val="none" w:sz="0" w:space="0" w:color="auto"/>
                <w:bottom w:val="none" w:sz="0" w:space="0" w:color="auto"/>
                <w:right w:val="none" w:sz="0" w:space="0" w:color="auto"/>
              </w:divBdr>
            </w:div>
            <w:div w:id="2022007324">
              <w:marLeft w:val="0"/>
              <w:marRight w:val="0"/>
              <w:marTop w:val="0"/>
              <w:marBottom w:val="0"/>
              <w:divBdr>
                <w:top w:val="none" w:sz="0" w:space="0" w:color="auto"/>
                <w:left w:val="none" w:sz="0" w:space="0" w:color="auto"/>
                <w:bottom w:val="none" w:sz="0" w:space="0" w:color="auto"/>
                <w:right w:val="none" w:sz="0" w:space="0" w:color="auto"/>
              </w:divBdr>
            </w:div>
            <w:div w:id="1678116005">
              <w:marLeft w:val="0"/>
              <w:marRight w:val="0"/>
              <w:marTop w:val="0"/>
              <w:marBottom w:val="0"/>
              <w:divBdr>
                <w:top w:val="none" w:sz="0" w:space="0" w:color="auto"/>
                <w:left w:val="none" w:sz="0" w:space="0" w:color="auto"/>
                <w:bottom w:val="none" w:sz="0" w:space="0" w:color="auto"/>
                <w:right w:val="none" w:sz="0" w:space="0" w:color="auto"/>
              </w:divBdr>
            </w:div>
            <w:div w:id="626009197">
              <w:marLeft w:val="0"/>
              <w:marRight w:val="0"/>
              <w:marTop w:val="0"/>
              <w:marBottom w:val="0"/>
              <w:divBdr>
                <w:top w:val="none" w:sz="0" w:space="0" w:color="auto"/>
                <w:left w:val="none" w:sz="0" w:space="0" w:color="auto"/>
                <w:bottom w:val="none" w:sz="0" w:space="0" w:color="auto"/>
                <w:right w:val="none" w:sz="0" w:space="0" w:color="auto"/>
              </w:divBdr>
            </w:div>
            <w:div w:id="1823421289">
              <w:marLeft w:val="0"/>
              <w:marRight w:val="0"/>
              <w:marTop w:val="0"/>
              <w:marBottom w:val="0"/>
              <w:divBdr>
                <w:top w:val="none" w:sz="0" w:space="0" w:color="auto"/>
                <w:left w:val="none" w:sz="0" w:space="0" w:color="auto"/>
                <w:bottom w:val="none" w:sz="0" w:space="0" w:color="auto"/>
                <w:right w:val="none" w:sz="0" w:space="0" w:color="auto"/>
              </w:divBdr>
            </w:div>
            <w:div w:id="1277256957">
              <w:marLeft w:val="0"/>
              <w:marRight w:val="0"/>
              <w:marTop w:val="0"/>
              <w:marBottom w:val="0"/>
              <w:divBdr>
                <w:top w:val="none" w:sz="0" w:space="0" w:color="auto"/>
                <w:left w:val="none" w:sz="0" w:space="0" w:color="auto"/>
                <w:bottom w:val="none" w:sz="0" w:space="0" w:color="auto"/>
                <w:right w:val="none" w:sz="0" w:space="0" w:color="auto"/>
              </w:divBdr>
            </w:div>
            <w:div w:id="190691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6648">
      <w:bodyDiv w:val="1"/>
      <w:marLeft w:val="0"/>
      <w:marRight w:val="0"/>
      <w:marTop w:val="0"/>
      <w:marBottom w:val="0"/>
      <w:divBdr>
        <w:top w:val="none" w:sz="0" w:space="0" w:color="auto"/>
        <w:left w:val="none" w:sz="0" w:space="0" w:color="auto"/>
        <w:bottom w:val="none" w:sz="0" w:space="0" w:color="auto"/>
        <w:right w:val="none" w:sz="0" w:space="0" w:color="auto"/>
      </w:divBdr>
      <w:divsChild>
        <w:div w:id="1042899162">
          <w:marLeft w:val="0"/>
          <w:marRight w:val="0"/>
          <w:marTop w:val="0"/>
          <w:marBottom w:val="0"/>
          <w:divBdr>
            <w:top w:val="none" w:sz="0" w:space="0" w:color="auto"/>
            <w:left w:val="none" w:sz="0" w:space="0" w:color="auto"/>
            <w:bottom w:val="none" w:sz="0" w:space="0" w:color="auto"/>
            <w:right w:val="none" w:sz="0" w:space="0" w:color="auto"/>
          </w:divBdr>
          <w:divsChild>
            <w:div w:id="1644115991">
              <w:marLeft w:val="0"/>
              <w:marRight w:val="0"/>
              <w:marTop w:val="0"/>
              <w:marBottom w:val="0"/>
              <w:divBdr>
                <w:top w:val="none" w:sz="0" w:space="0" w:color="auto"/>
                <w:left w:val="none" w:sz="0" w:space="0" w:color="auto"/>
                <w:bottom w:val="none" w:sz="0" w:space="0" w:color="auto"/>
                <w:right w:val="none" w:sz="0" w:space="0" w:color="auto"/>
              </w:divBdr>
            </w:div>
            <w:div w:id="1677070377">
              <w:marLeft w:val="0"/>
              <w:marRight w:val="0"/>
              <w:marTop w:val="0"/>
              <w:marBottom w:val="0"/>
              <w:divBdr>
                <w:top w:val="none" w:sz="0" w:space="0" w:color="auto"/>
                <w:left w:val="none" w:sz="0" w:space="0" w:color="auto"/>
                <w:bottom w:val="none" w:sz="0" w:space="0" w:color="auto"/>
                <w:right w:val="none" w:sz="0" w:space="0" w:color="auto"/>
              </w:divBdr>
            </w:div>
            <w:div w:id="2017919585">
              <w:marLeft w:val="0"/>
              <w:marRight w:val="0"/>
              <w:marTop w:val="0"/>
              <w:marBottom w:val="0"/>
              <w:divBdr>
                <w:top w:val="none" w:sz="0" w:space="0" w:color="auto"/>
                <w:left w:val="none" w:sz="0" w:space="0" w:color="auto"/>
                <w:bottom w:val="none" w:sz="0" w:space="0" w:color="auto"/>
                <w:right w:val="none" w:sz="0" w:space="0" w:color="auto"/>
              </w:divBdr>
            </w:div>
            <w:div w:id="1475562909">
              <w:marLeft w:val="0"/>
              <w:marRight w:val="0"/>
              <w:marTop w:val="0"/>
              <w:marBottom w:val="0"/>
              <w:divBdr>
                <w:top w:val="none" w:sz="0" w:space="0" w:color="auto"/>
                <w:left w:val="none" w:sz="0" w:space="0" w:color="auto"/>
                <w:bottom w:val="none" w:sz="0" w:space="0" w:color="auto"/>
                <w:right w:val="none" w:sz="0" w:space="0" w:color="auto"/>
              </w:divBdr>
            </w:div>
            <w:div w:id="368074052">
              <w:marLeft w:val="0"/>
              <w:marRight w:val="0"/>
              <w:marTop w:val="0"/>
              <w:marBottom w:val="0"/>
              <w:divBdr>
                <w:top w:val="none" w:sz="0" w:space="0" w:color="auto"/>
                <w:left w:val="none" w:sz="0" w:space="0" w:color="auto"/>
                <w:bottom w:val="none" w:sz="0" w:space="0" w:color="auto"/>
                <w:right w:val="none" w:sz="0" w:space="0" w:color="auto"/>
              </w:divBdr>
            </w:div>
            <w:div w:id="321734677">
              <w:marLeft w:val="0"/>
              <w:marRight w:val="0"/>
              <w:marTop w:val="0"/>
              <w:marBottom w:val="0"/>
              <w:divBdr>
                <w:top w:val="none" w:sz="0" w:space="0" w:color="auto"/>
                <w:left w:val="none" w:sz="0" w:space="0" w:color="auto"/>
                <w:bottom w:val="none" w:sz="0" w:space="0" w:color="auto"/>
                <w:right w:val="none" w:sz="0" w:space="0" w:color="auto"/>
              </w:divBdr>
            </w:div>
            <w:div w:id="1559438698">
              <w:marLeft w:val="0"/>
              <w:marRight w:val="0"/>
              <w:marTop w:val="0"/>
              <w:marBottom w:val="0"/>
              <w:divBdr>
                <w:top w:val="none" w:sz="0" w:space="0" w:color="auto"/>
                <w:left w:val="none" w:sz="0" w:space="0" w:color="auto"/>
                <w:bottom w:val="none" w:sz="0" w:space="0" w:color="auto"/>
                <w:right w:val="none" w:sz="0" w:space="0" w:color="auto"/>
              </w:divBdr>
            </w:div>
            <w:div w:id="1409769656">
              <w:marLeft w:val="0"/>
              <w:marRight w:val="0"/>
              <w:marTop w:val="0"/>
              <w:marBottom w:val="0"/>
              <w:divBdr>
                <w:top w:val="none" w:sz="0" w:space="0" w:color="auto"/>
                <w:left w:val="none" w:sz="0" w:space="0" w:color="auto"/>
                <w:bottom w:val="none" w:sz="0" w:space="0" w:color="auto"/>
                <w:right w:val="none" w:sz="0" w:space="0" w:color="auto"/>
              </w:divBdr>
            </w:div>
            <w:div w:id="109513256">
              <w:marLeft w:val="0"/>
              <w:marRight w:val="0"/>
              <w:marTop w:val="0"/>
              <w:marBottom w:val="0"/>
              <w:divBdr>
                <w:top w:val="none" w:sz="0" w:space="0" w:color="auto"/>
                <w:left w:val="none" w:sz="0" w:space="0" w:color="auto"/>
                <w:bottom w:val="none" w:sz="0" w:space="0" w:color="auto"/>
                <w:right w:val="none" w:sz="0" w:space="0" w:color="auto"/>
              </w:divBdr>
            </w:div>
            <w:div w:id="962492452">
              <w:marLeft w:val="0"/>
              <w:marRight w:val="0"/>
              <w:marTop w:val="0"/>
              <w:marBottom w:val="0"/>
              <w:divBdr>
                <w:top w:val="none" w:sz="0" w:space="0" w:color="auto"/>
                <w:left w:val="none" w:sz="0" w:space="0" w:color="auto"/>
                <w:bottom w:val="none" w:sz="0" w:space="0" w:color="auto"/>
                <w:right w:val="none" w:sz="0" w:space="0" w:color="auto"/>
              </w:divBdr>
            </w:div>
            <w:div w:id="771625730">
              <w:marLeft w:val="0"/>
              <w:marRight w:val="0"/>
              <w:marTop w:val="0"/>
              <w:marBottom w:val="0"/>
              <w:divBdr>
                <w:top w:val="none" w:sz="0" w:space="0" w:color="auto"/>
                <w:left w:val="none" w:sz="0" w:space="0" w:color="auto"/>
                <w:bottom w:val="none" w:sz="0" w:space="0" w:color="auto"/>
                <w:right w:val="none" w:sz="0" w:space="0" w:color="auto"/>
              </w:divBdr>
            </w:div>
            <w:div w:id="9557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16131">
      <w:bodyDiv w:val="1"/>
      <w:marLeft w:val="0"/>
      <w:marRight w:val="0"/>
      <w:marTop w:val="0"/>
      <w:marBottom w:val="0"/>
      <w:divBdr>
        <w:top w:val="none" w:sz="0" w:space="0" w:color="auto"/>
        <w:left w:val="none" w:sz="0" w:space="0" w:color="auto"/>
        <w:bottom w:val="none" w:sz="0" w:space="0" w:color="auto"/>
        <w:right w:val="none" w:sz="0" w:space="0" w:color="auto"/>
      </w:divBdr>
      <w:divsChild>
        <w:div w:id="528957832">
          <w:marLeft w:val="0"/>
          <w:marRight w:val="0"/>
          <w:marTop w:val="0"/>
          <w:marBottom w:val="0"/>
          <w:divBdr>
            <w:top w:val="none" w:sz="0" w:space="0" w:color="auto"/>
            <w:left w:val="none" w:sz="0" w:space="0" w:color="auto"/>
            <w:bottom w:val="none" w:sz="0" w:space="0" w:color="auto"/>
            <w:right w:val="none" w:sz="0" w:space="0" w:color="auto"/>
          </w:divBdr>
          <w:divsChild>
            <w:div w:id="299772421">
              <w:marLeft w:val="0"/>
              <w:marRight w:val="0"/>
              <w:marTop w:val="0"/>
              <w:marBottom w:val="0"/>
              <w:divBdr>
                <w:top w:val="none" w:sz="0" w:space="0" w:color="auto"/>
                <w:left w:val="none" w:sz="0" w:space="0" w:color="auto"/>
                <w:bottom w:val="none" w:sz="0" w:space="0" w:color="auto"/>
                <w:right w:val="none" w:sz="0" w:space="0" w:color="auto"/>
              </w:divBdr>
            </w:div>
            <w:div w:id="64618609">
              <w:marLeft w:val="0"/>
              <w:marRight w:val="0"/>
              <w:marTop w:val="0"/>
              <w:marBottom w:val="0"/>
              <w:divBdr>
                <w:top w:val="none" w:sz="0" w:space="0" w:color="auto"/>
                <w:left w:val="none" w:sz="0" w:space="0" w:color="auto"/>
                <w:bottom w:val="none" w:sz="0" w:space="0" w:color="auto"/>
                <w:right w:val="none" w:sz="0" w:space="0" w:color="auto"/>
              </w:divBdr>
            </w:div>
            <w:div w:id="19490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256406257">
          <w:marLeft w:val="0"/>
          <w:marRight w:val="0"/>
          <w:marTop w:val="0"/>
          <w:marBottom w:val="0"/>
          <w:divBdr>
            <w:top w:val="none" w:sz="0" w:space="0" w:color="auto"/>
            <w:left w:val="none" w:sz="0" w:space="0" w:color="auto"/>
            <w:bottom w:val="none" w:sz="0" w:space="0" w:color="auto"/>
            <w:right w:val="none" w:sz="0" w:space="0" w:color="auto"/>
          </w:divBdr>
          <w:divsChild>
            <w:div w:id="268513299">
              <w:marLeft w:val="0"/>
              <w:marRight w:val="0"/>
              <w:marTop w:val="0"/>
              <w:marBottom w:val="0"/>
              <w:divBdr>
                <w:top w:val="none" w:sz="0" w:space="0" w:color="auto"/>
                <w:left w:val="none" w:sz="0" w:space="0" w:color="auto"/>
                <w:bottom w:val="none" w:sz="0" w:space="0" w:color="auto"/>
                <w:right w:val="none" w:sz="0" w:space="0" w:color="auto"/>
              </w:divBdr>
            </w:div>
            <w:div w:id="1285312352">
              <w:marLeft w:val="0"/>
              <w:marRight w:val="0"/>
              <w:marTop w:val="0"/>
              <w:marBottom w:val="0"/>
              <w:divBdr>
                <w:top w:val="none" w:sz="0" w:space="0" w:color="auto"/>
                <w:left w:val="none" w:sz="0" w:space="0" w:color="auto"/>
                <w:bottom w:val="none" w:sz="0" w:space="0" w:color="auto"/>
                <w:right w:val="none" w:sz="0" w:space="0" w:color="auto"/>
              </w:divBdr>
            </w:div>
            <w:div w:id="761023629">
              <w:marLeft w:val="0"/>
              <w:marRight w:val="0"/>
              <w:marTop w:val="0"/>
              <w:marBottom w:val="0"/>
              <w:divBdr>
                <w:top w:val="none" w:sz="0" w:space="0" w:color="auto"/>
                <w:left w:val="none" w:sz="0" w:space="0" w:color="auto"/>
                <w:bottom w:val="none" w:sz="0" w:space="0" w:color="auto"/>
                <w:right w:val="none" w:sz="0" w:space="0" w:color="auto"/>
              </w:divBdr>
            </w:div>
            <w:div w:id="1331759362">
              <w:marLeft w:val="0"/>
              <w:marRight w:val="0"/>
              <w:marTop w:val="0"/>
              <w:marBottom w:val="0"/>
              <w:divBdr>
                <w:top w:val="none" w:sz="0" w:space="0" w:color="auto"/>
                <w:left w:val="none" w:sz="0" w:space="0" w:color="auto"/>
                <w:bottom w:val="none" w:sz="0" w:space="0" w:color="auto"/>
                <w:right w:val="none" w:sz="0" w:space="0" w:color="auto"/>
              </w:divBdr>
            </w:div>
            <w:div w:id="247545484">
              <w:marLeft w:val="0"/>
              <w:marRight w:val="0"/>
              <w:marTop w:val="0"/>
              <w:marBottom w:val="0"/>
              <w:divBdr>
                <w:top w:val="none" w:sz="0" w:space="0" w:color="auto"/>
                <w:left w:val="none" w:sz="0" w:space="0" w:color="auto"/>
                <w:bottom w:val="none" w:sz="0" w:space="0" w:color="auto"/>
                <w:right w:val="none" w:sz="0" w:space="0" w:color="auto"/>
              </w:divBdr>
            </w:div>
            <w:div w:id="217867009">
              <w:marLeft w:val="0"/>
              <w:marRight w:val="0"/>
              <w:marTop w:val="0"/>
              <w:marBottom w:val="0"/>
              <w:divBdr>
                <w:top w:val="none" w:sz="0" w:space="0" w:color="auto"/>
                <w:left w:val="none" w:sz="0" w:space="0" w:color="auto"/>
                <w:bottom w:val="none" w:sz="0" w:space="0" w:color="auto"/>
                <w:right w:val="none" w:sz="0" w:space="0" w:color="auto"/>
              </w:divBdr>
            </w:div>
            <w:div w:id="993485207">
              <w:marLeft w:val="0"/>
              <w:marRight w:val="0"/>
              <w:marTop w:val="0"/>
              <w:marBottom w:val="0"/>
              <w:divBdr>
                <w:top w:val="none" w:sz="0" w:space="0" w:color="auto"/>
                <w:left w:val="none" w:sz="0" w:space="0" w:color="auto"/>
                <w:bottom w:val="none" w:sz="0" w:space="0" w:color="auto"/>
                <w:right w:val="none" w:sz="0" w:space="0" w:color="auto"/>
              </w:divBdr>
            </w:div>
            <w:div w:id="1979721309">
              <w:marLeft w:val="0"/>
              <w:marRight w:val="0"/>
              <w:marTop w:val="0"/>
              <w:marBottom w:val="0"/>
              <w:divBdr>
                <w:top w:val="none" w:sz="0" w:space="0" w:color="auto"/>
                <w:left w:val="none" w:sz="0" w:space="0" w:color="auto"/>
                <w:bottom w:val="none" w:sz="0" w:space="0" w:color="auto"/>
                <w:right w:val="none" w:sz="0" w:space="0" w:color="auto"/>
              </w:divBdr>
            </w:div>
            <w:div w:id="11459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94608">
      <w:bodyDiv w:val="1"/>
      <w:marLeft w:val="0"/>
      <w:marRight w:val="0"/>
      <w:marTop w:val="0"/>
      <w:marBottom w:val="0"/>
      <w:divBdr>
        <w:top w:val="none" w:sz="0" w:space="0" w:color="auto"/>
        <w:left w:val="none" w:sz="0" w:space="0" w:color="auto"/>
        <w:bottom w:val="none" w:sz="0" w:space="0" w:color="auto"/>
        <w:right w:val="none" w:sz="0" w:space="0" w:color="auto"/>
      </w:divBdr>
      <w:divsChild>
        <w:div w:id="1590692832">
          <w:marLeft w:val="0"/>
          <w:marRight w:val="0"/>
          <w:marTop w:val="0"/>
          <w:marBottom w:val="0"/>
          <w:divBdr>
            <w:top w:val="none" w:sz="0" w:space="0" w:color="auto"/>
            <w:left w:val="none" w:sz="0" w:space="0" w:color="auto"/>
            <w:bottom w:val="none" w:sz="0" w:space="0" w:color="auto"/>
            <w:right w:val="none" w:sz="0" w:space="0" w:color="auto"/>
          </w:divBdr>
          <w:divsChild>
            <w:div w:id="781657086">
              <w:marLeft w:val="0"/>
              <w:marRight w:val="0"/>
              <w:marTop w:val="0"/>
              <w:marBottom w:val="0"/>
              <w:divBdr>
                <w:top w:val="none" w:sz="0" w:space="0" w:color="auto"/>
                <w:left w:val="none" w:sz="0" w:space="0" w:color="auto"/>
                <w:bottom w:val="none" w:sz="0" w:space="0" w:color="auto"/>
                <w:right w:val="none" w:sz="0" w:space="0" w:color="auto"/>
              </w:divBdr>
            </w:div>
            <w:div w:id="1795713955">
              <w:marLeft w:val="0"/>
              <w:marRight w:val="0"/>
              <w:marTop w:val="0"/>
              <w:marBottom w:val="0"/>
              <w:divBdr>
                <w:top w:val="none" w:sz="0" w:space="0" w:color="auto"/>
                <w:left w:val="none" w:sz="0" w:space="0" w:color="auto"/>
                <w:bottom w:val="none" w:sz="0" w:space="0" w:color="auto"/>
                <w:right w:val="none" w:sz="0" w:space="0" w:color="auto"/>
              </w:divBdr>
            </w:div>
            <w:div w:id="99379200">
              <w:marLeft w:val="0"/>
              <w:marRight w:val="0"/>
              <w:marTop w:val="0"/>
              <w:marBottom w:val="0"/>
              <w:divBdr>
                <w:top w:val="none" w:sz="0" w:space="0" w:color="auto"/>
                <w:left w:val="none" w:sz="0" w:space="0" w:color="auto"/>
                <w:bottom w:val="none" w:sz="0" w:space="0" w:color="auto"/>
                <w:right w:val="none" w:sz="0" w:space="0" w:color="auto"/>
              </w:divBdr>
            </w:div>
            <w:div w:id="2075199289">
              <w:marLeft w:val="0"/>
              <w:marRight w:val="0"/>
              <w:marTop w:val="0"/>
              <w:marBottom w:val="0"/>
              <w:divBdr>
                <w:top w:val="none" w:sz="0" w:space="0" w:color="auto"/>
                <w:left w:val="none" w:sz="0" w:space="0" w:color="auto"/>
                <w:bottom w:val="none" w:sz="0" w:space="0" w:color="auto"/>
                <w:right w:val="none" w:sz="0" w:space="0" w:color="auto"/>
              </w:divBdr>
            </w:div>
            <w:div w:id="618990928">
              <w:marLeft w:val="0"/>
              <w:marRight w:val="0"/>
              <w:marTop w:val="0"/>
              <w:marBottom w:val="0"/>
              <w:divBdr>
                <w:top w:val="none" w:sz="0" w:space="0" w:color="auto"/>
                <w:left w:val="none" w:sz="0" w:space="0" w:color="auto"/>
                <w:bottom w:val="none" w:sz="0" w:space="0" w:color="auto"/>
                <w:right w:val="none" w:sz="0" w:space="0" w:color="auto"/>
              </w:divBdr>
            </w:div>
            <w:div w:id="1117918174">
              <w:marLeft w:val="0"/>
              <w:marRight w:val="0"/>
              <w:marTop w:val="0"/>
              <w:marBottom w:val="0"/>
              <w:divBdr>
                <w:top w:val="none" w:sz="0" w:space="0" w:color="auto"/>
                <w:left w:val="none" w:sz="0" w:space="0" w:color="auto"/>
                <w:bottom w:val="none" w:sz="0" w:space="0" w:color="auto"/>
                <w:right w:val="none" w:sz="0" w:space="0" w:color="auto"/>
              </w:divBdr>
            </w:div>
            <w:div w:id="1095781854">
              <w:marLeft w:val="0"/>
              <w:marRight w:val="0"/>
              <w:marTop w:val="0"/>
              <w:marBottom w:val="0"/>
              <w:divBdr>
                <w:top w:val="none" w:sz="0" w:space="0" w:color="auto"/>
                <w:left w:val="none" w:sz="0" w:space="0" w:color="auto"/>
                <w:bottom w:val="none" w:sz="0" w:space="0" w:color="auto"/>
                <w:right w:val="none" w:sz="0" w:space="0" w:color="auto"/>
              </w:divBdr>
            </w:div>
            <w:div w:id="1421636353">
              <w:marLeft w:val="0"/>
              <w:marRight w:val="0"/>
              <w:marTop w:val="0"/>
              <w:marBottom w:val="0"/>
              <w:divBdr>
                <w:top w:val="none" w:sz="0" w:space="0" w:color="auto"/>
                <w:left w:val="none" w:sz="0" w:space="0" w:color="auto"/>
                <w:bottom w:val="none" w:sz="0" w:space="0" w:color="auto"/>
                <w:right w:val="none" w:sz="0" w:space="0" w:color="auto"/>
              </w:divBdr>
            </w:div>
            <w:div w:id="600604432">
              <w:marLeft w:val="0"/>
              <w:marRight w:val="0"/>
              <w:marTop w:val="0"/>
              <w:marBottom w:val="0"/>
              <w:divBdr>
                <w:top w:val="none" w:sz="0" w:space="0" w:color="auto"/>
                <w:left w:val="none" w:sz="0" w:space="0" w:color="auto"/>
                <w:bottom w:val="none" w:sz="0" w:space="0" w:color="auto"/>
                <w:right w:val="none" w:sz="0" w:space="0" w:color="auto"/>
              </w:divBdr>
            </w:div>
            <w:div w:id="1197279509">
              <w:marLeft w:val="0"/>
              <w:marRight w:val="0"/>
              <w:marTop w:val="0"/>
              <w:marBottom w:val="0"/>
              <w:divBdr>
                <w:top w:val="none" w:sz="0" w:space="0" w:color="auto"/>
                <w:left w:val="none" w:sz="0" w:space="0" w:color="auto"/>
                <w:bottom w:val="none" w:sz="0" w:space="0" w:color="auto"/>
                <w:right w:val="none" w:sz="0" w:space="0" w:color="auto"/>
              </w:divBdr>
            </w:div>
            <w:div w:id="1815949790">
              <w:marLeft w:val="0"/>
              <w:marRight w:val="0"/>
              <w:marTop w:val="0"/>
              <w:marBottom w:val="0"/>
              <w:divBdr>
                <w:top w:val="none" w:sz="0" w:space="0" w:color="auto"/>
                <w:left w:val="none" w:sz="0" w:space="0" w:color="auto"/>
                <w:bottom w:val="none" w:sz="0" w:space="0" w:color="auto"/>
                <w:right w:val="none" w:sz="0" w:space="0" w:color="auto"/>
              </w:divBdr>
            </w:div>
            <w:div w:id="869802913">
              <w:marLeft w:val="0"/>
              <w:marRight w:val="0"/>
              <w:marTop w:val="0"/>
              <w:marBottom w:val="0"/>
              <w:divBdr>
                <w:top w:val="none" w:sz="0" w:space="0" w:color="auto"/>
                <w:left w:val="none" w:sz="0" w:space="0" w:color="auto"/>
                <w:bottom w:val="none" w:sz="0" w:space="0" w:color="auto"/>
                <w:right w:val="none" w:sz="0" w:space="0" w:color="auto"/>
              </w:divBdr>
            </w:div>
            <w:div w:id="1559823874">
              <w:marLeft w:val="0"/>
              <w:marRight w:val="0"/>
              <w:marTop w:val="0"/>
              <w:marBottom w:val="0"/>
              <w:divBdr>
                <w:top w:val="none" w:sz="0" w:space="0" w:color="auto"/>
                <w:left w:val="none" w:sz="0" w:space="0" w:color="auto"/>
                <w:bottom w:val="none" w:sz="0" w:space="0" w:color="auto"/>
                <w:right w:val="none" w:sz="0" w:space="0" w:color="auto"/>
              </w:divBdr>
            </w:div>
            <w:div w:id="198664936">
              <w:marLeft w:val="0"/>
              <w:marRight w:val="0"/>
              <w:marTop w:val="0"/>
              <w:marBottom w:val="0"/>
              <w:divBdr>
                <w:top w:val="none" w:sz="0" w:space="0" w:color="auto"/>
                <w:left w:val="none" w:sz="0" w:space="0" w:color="auto"/>
                <w:bottom w:val="none" w:sz="0" w:space="0" w:color="auto"/>
                <w:right w:val="none" w:sz="0" w:space="0" w:color="auto"/>
              </w:divBdr>
            </w:div>
            <w:div w:id="2364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9617">
      <w:bodyDiv w:val="1"/>
      <w:marLeft w:val="0"/>
      <w:marRight w:val="0"/>
      <w:marTop w:val="0"/>
      <w:marBottom w:val="0"/>
      <w:divBdr>
        <w:top w:val="none" w:sz="0" w:space="0" w:color="auto"/>
        <w:left w:val="none" w:sz="0" w:space="0" w:color="auto"/>
        <w:bottom w:val="none" w:sz="0" w:space="0" w:color="auto"/>
        <w:right w:val="none" w:sz="0" w:space="0" w:color="auto"/>
      </w:divBdr>
      <w:divsChild>
        <w:div w:id="955218403">
          <w:marLeft w:val="0"/>
          <w:marRight w:val="0"/>
          <w:marTop w:val="0"/>
          <w:marBottom w:val="0"/>
          <w:divBdr>
            <w:top w:val="none" w:sz="0" w:space="0" w:color="auto"/>
            <w:left w:val="none" w:sz="0" w:space="0" w:color="auto"/>
            <w:bottom w:val="none" w:sz="0" w:space="0" w:color="auto"/>
            <w:right w:val="none" w:sz="0" w:space="0" w:color="auto"/>
          </w:divBdr>
          <w:divsChild>
            <w:div w:id="676269688">
              <w:marLeft w:val="0"/>
              <w:marRight w:val="0"/>
              <w:marTop w:val="0"/>
              <w:marBottom w:val="0"/>
              <w:divBdr>
                <w:top w:val="none" w:sz="0" w:space="0" w:color="auto"/>
                <w:left w:val="none" w:sz="0" w:space="0" w:color="auto"/>
                <w:bottom w:val="none" w:sz="0" w:space="0" w:color="auto"/>
                <w:right w:val="none" w:sz="0" w:space="0" w:color="auto"/>
              </w:divBdr>
            </w:div>
            <w:div w:id="502280724">
              <w:marLeft w:val="0"/>
              <w:marRight w:val="0"/>
              <w:marTop w:val="0"/>
              <w:marBottom w:val="0"/>
              <w:divBdr>
                <w:top w:val="none" w:sz="0" w:space="0" w:color="auto"/>
                <w:left w:val="none" w:sz="0" w:space="0" w:color="auto"/>
                <w:bottom w:val="none" w:sz="0" w:space="0" w:color="auto"/>
                <w:right w:val="none" w:sz="0" w:space="0" w:color="auto"/>
              </w:divBdr>
            </w:div>
            <w:div w:id="877550843">
              <w:marLeft w:val="0"/>
              <w:marRight w:val="0"/>
              <w:marTop w:val="0"/>
              <w:marBottom w:val="0"/>
              <w:divBdr>
                <w:top w:val="none" w:sz="0" w:space="0" w:color="auto"/>
                <w:left w:val="none" w:sz="0" w:space="0" w:color="auto"/>
                <w:bottom w:val="none" w:sz="0" w:space="0" w:color="auto"/>
                <w:right w:val="none" w:sz="0" w:space="0" w:color="auto"/>
              </w:divBdr>
            </w:div>
            <w:div w:id="473642914">
              <w:marLeft w:val="0"/>
              <w:marRight w:val="0"/>
              <w:marTop w:val="0"/>
              <w:marBottom w:val="0"/>
              <w:divBdr>
                <w:top w:val="none" w:sz="0" w:space="0" w:color="auto"/>
                <w:left w:val="none" w:sz="0" w:space="0" w:color="auto"/>
                <w:bottom w:val="none" w:sz="0" w:space="0" w:color="auto"/>
                <w:right w:val="none" w:sz="0" w:space="0" w:color="auto"/>
              </w:divBdr>
            </w:div>
            <w:div w:id="1668483994">
              <w:marLeft w:val="0"/>
              <w:marRight w:val="0"/>
              <w:marTop w:val="0"/>
              <w:marBottom w:val="0"/>
              <w:divBdr>
                <w:top w:val="none" w:sz="0" w:space="0" w:color="auto"/>
                <w:left w:val="none" w:sz="0" w:space="0" w:color="auto"/>
                <w:bottom w:val="none" w:sz="0" w:space="0" w:color="auto"/>
                <w:right w:val="none" w:sz="0" w:space="0" w:color="auto"/>
              </w:divBdr>
            </w:div>
            <w:div w:id="733355992">
              <w:marLeft w:val="0"/>
              <w:marRight w:val="0"/>
              <w:marTop w:val="0"/>
              <w:marBottom w:val="0"/>
              <w:divBdr>
                <w:top w:val="none" w:sz="0" w:space="0" w:color="auto"/>
                <w:left w:val="none" w:sz="0" w:space="0" w:color="auto"/>
                <w:bottom w:val="none" w:sz="0" w:space="0" w:color="auto"/>
                <w:right w:val="none" w:sz="0" w:space="0" w:color="auto"/>
              </w:divBdr>
            </w:div>
            <w:div w:id="706417376">
              <w:marLeft w:val="0"/>
              <w:marRight w:val="0"/>
              <w:marTop w:val="0"/>
              <w:marBottom w:val="0"/>
              <w:divBdr>
                <w:top w:val="none" w:sz="0" w:space="0" w:color="auto"/>
                <w:left w:val="none" w:sz="0" w:space="0" w:color="auto"/>
                <w:bottom w:val="none" w:sz="0" w:space="0" w:color="auto"/>
                <w:right w:val="none" w:sz="0" w:space="0" w:color="auto"/>
              </w:divBdr>
            </w:div>
            <w:div w:id="552421806">
              <w:marLeft w:val="0"/>
              <w:marRight w:val="0"/>
              <w:marTop w:val="0"/>
              <w:marBottom w:val="0"/>
              <w:divBdr>
                <w:top w:val="none" w:sz="0" w:space="0" w:color="auto"/>
                <w:left w:val="none" w:sz="0" w:space="0" w:color="auto"/>
                <w:bottom w:val="none" w:sz="0" w:space="0" w:color="auto"/>
                <w:right w:val="none" w:sz="0" w:space="0" w:color="auto"/>
              </w:divBdr>
            </w:div>
            <w:div w:id="951521973">
              <w:marLeft w:val="0"/>
              <w:marRight w:val="0"/>
              <w:marTop w:val="0"/>
              <w:marBottom w:val="0"/>
              <w:divBdr>
                <w:top w:val="none" w:sz="0" w:space="0" w:color="auto"/>
                <w:left w:val="none" w:sz="0" w:space="0" w:color="auto"/>
                <w:bottom w:val="none" w:sz="0" w:space="0" w:color="auto"/>
                <w:right w:val="none" w:sz="0" w:space="0" w:color="auto"/>
              </w:divBdr>
            </w:div>
            <w:div w:id="958682781">
              <w:marLeft w:val="0"/>
              <w:marRight w:val="0"/>
              <w:marTop w:val="0"/>
              <w:marBottom w:val="0"/>
              <w:divBdr>
                <w:top w:val="none" w:sz="0" w:space="0" w:color="auto"/>
                <w:left w:val="none" w:sz="0" w:space="0" w:color="auto"/>
                <w:bottom w:val="none" w:sz="0" w:space="0" w:color="auto"/>
                <w:right w:val="none" w:sz="0" w:space="0" w:color="auto"/>
              </w:divBdr>
            </w:div>
            <w:div w:id="1968119774">
              <w:marLeft w:val="0"/>
              <w:marRight w:val="0"/>
              <w:marTop w:val="0"/>
              <w:marBottom w:val="0"/>
              <w:divBdr>
                <w:top w:val="none" w:sz="0" w:space="0" w:color="auto"/>
                <w:left w:val="none" w:sz="0" w:space="0" w:color="auto"/>
                <w:bottom w:val="none" w:sz="0" w:space="0" w:color="auto"/>
                <w:right w:val="none" w:sz="0" w:space="0" w:color="auto"/>
              </w:divBdr>
            </w:div>
            <w:div w:id="341127074">
              <w:marLeft w:val="0"/>
              <w:marRight w:val="0"/>
              <w:marTop w:val="0"/>
              <w:marBottom w:val="0"/>
              <w:divBdr>
                <w:top w:val="none" w:sz="0" w:space="0" w:color="auto"/>
                <w:left w:val="none" w:sz="0" w:space="0" w:color="auto"/>
                <w:bottom w:val="none" w:sz="0" w:space="0" w:color="auto"/>
                <w:right w:val="none" w:sz="0" w:space="0" w:color="auto"/>
              </w:divBdr>
            </w:div>
            <w:div w:id="1920825129">
              <w:marLeft w:val="0"/>
              <w:marRight w:val="0"/>
              <w:marTop w:val="0"/>
              <w:marBottom w:val="0"/>
              <w:divBdr>
                <w:top w:val="none" w:sz="0" w:space="0" w:color="auto"/>
                <w:left w:val="none" w:sz="0" w:space="0" w:color="auto"/>
                <w:bottom w:val="none" w:sz="0" w:space="0" w:color="auto"/>
                <w:right w:val="none" w:sz="0" w:space="0" w:color="auto"/>
              </w:divBdr>
            </w:div>
            <w:div w:id="2800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72194">
      <w:bodyDiv w:val="1"/>
      <w:marLeft w:val="0"/>
      <w:marRight w:val="0"/>
      <w:marTop w:val="0"/>
      <w:marBottom w:val="0"/>
      <w:divBdr>
        <w:top w:val="none" w:sz="0" w:space="0" w:color="auto"/>
        <w:left w:val="none" w:sz="0" w:space="0" w:color="auto"/>
        <w:bottom w:val="none" w:sz="0" w:space="0" w:color="auto"/>
        <w:right w:val="none" w:sz="0" w:space="0" w:color="auto"/>
      </w:divBdr>
      <w:divsChild>
        <w:div w:id="680818194">
          <w:marLeft w:val="0"/>
          <w:marRight w:val="0"/>
          <w:marTop w:val="0"/>
          <w:marBottom w:val="0"/>
          <w:divBdr>
            <w:top w:val="none" w:sz="0" w:space="0" w:color="auto"/>
            <w:left w:val="none" w:sz="0" w:space="0" w:color="auto"/>
            <w:bottom w:val="none" w:sz="0" w:space="0" w:color="auto"/>
            <w:right w:val="none" w:sz="0" w:space="0" w:color="auto"/>
          </w:divBdr>
          <w:divsChild>
            <w:div w:id="14462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98652">
      <w:bodyDiv w:val="1"/>
      <w:marLeft w:val="0"/>
      <w:marRight w:val="0"/>
      <w:marTop w:val="0"/>
      <w:marBottom w:val="0"/>
      <w:divBdr>
        <w:top w:val="none" w:sz="0" w:space="0" w:color="auto"/>
        <w:left w:val="none" w:sz="0" w:space="0" w:color="auto"/>
        <w:bottom w:val="none" w:sz="0" w:space="0" w:color="auto"/>
        <w:right w:val="none" w:sz="0" w:space="0" w:color="auto"/>
      </w:divBdr>
      <w:divsChild>
        <w:div w:id="1451170175">
          <w:marLeft w:val="0"/>
          <w:marRight w:val="0"/>
          <w:marTop w:val="0"/>
          <w:marBottom w:val="0"/>
          <w:divBdr>
            <w:top w:val="none" w:sz="0" w:space="0" w:color="auto"/>
            <w:left w:val="none" w:sz="0" w:space="0" w:color="auto"/>
            <w:bottom w:val="none" w:sz="0" w:space="0" w:color="auto"/>
            <w:right w:val="none" w:sz="0" w:space="0" w:color="auto"/>
          </w:divBdr>
          <w:divsChild>
            <w:div w:id="2039157711">
              <w:marLeft w:val="0"/>
              <w:marRight w:val="0"/>
              <w:marTop w:val="0"/>
              <w:marBottom w:val="0"/>
              <w:divBdr>
                <w:top w:val="none" w:sz="0" w:space="0" w:color="auto"/>
                <w:left w:val="none" w:sz="0" w:space="0" w:color="auto"/>
                <w:bottom w:val="none" w:sz="0" w:space="0" w:color="auto"/>
                <w:right w:val="none" w:sz="0" w:space="0" w:color="auto"/>
              </w:divBdr>
            </w:div>
            <w:div w:id="1868911521">
              <w:marLeft w:val="0"/>
              <w:marRight w:val="0"/>
              <w:marTop w:val="0"/>
              <w:marBottom w:val="0"/>
              <w:divBdr>
                <w:top w:val="none" w:sz="0" w:space="0" w:color="auto"/>
                <w:left w:val="none" w:sz="0" w:space="0" w:color="auto"/>
                <w:bottom w:val="none" w:sz="0" w:space="0" w:color="auto"/>
                <w:right w:val="none" w:sz="0" w:space="0" w:color="auto"/>
              </w:divBdr>
            </w:div>
            <w:div w:id="1818496995">
              <w:marLeft w:val="0"/>
              <w:marRight w:val="0"/>
              <w:marTop w:val="0"/>
              <w:marBottom w:val="0"/>
              <w:divBdr>
                <w:top w:val="none" w:sz="0" w:space="0" w:color="auto"/>
                <w:left w:val="none" w:sz="0" w:space="0" w:color="auto"/>
                <w:bottom w:val="none" w:sz="0" w:space="0" w:color="auto"/>
                <w:right w:val="none" w:sz="0" w:space="0" w:color="auto"/>
              </w:divBdr>
            </w:div>
            <w:div w:id="2091534654">
              <w:marLeft w:val="0"/>
              <w:marRight w:val="0"/>
              <w:marTop w:val="0"/>
              <w:marBottom w:val="0"/>
              <w:divBdr>
                <w:top w:val="none" w:sz="0" w:space="0" w:color="auto"/>
                <w:left w:val="none" w:sz="0" w:space="0" w:color="auto"/>
                <w:bottom w:val="none" w:sz="0" w:space="0" w:color="auto"/>
                <w:right w:val="none" w:sz="0" w:space="0" w:color="auto"/>
              </w:divBdr>
            </w:div>
            <w:div w:id="1795368045">
              <w:marLeft w:val="0"/>
              <w:marRight w:val="0"/>
              <w:marTop w:val="0"/>
              <w:marBottom w:val="0"/>
              <w:divBdr>
                <w:top w:val="none" w:sz="0" w:space="0" w:color="auto"/>
                <w:left w:val="none" w:sz="0" w:space="0" w:color="auto"/>
                <w:bottom w:val="none" w:sz="0" w:space="0" w:color="auto"/>
                <w:right w:val="none" w:sz="0" w:space="0" w:color="auto"/>
              </w:divBdr>
            </w:div>
            <w:div w:id="1784030009">
              <w:marLeft w:val="0"/>
              <w:marRight w:val="0"/>
              <w:marTop w:val="0"/>
              <w:marBottom w:val="0"/>
              <w:divBdr>
                <w:top w:val="none" w:sz="0" w:space="0" w:color="auto"/>
                <w:left w:val="none" w:sz="0" w:space="0" w:color="auto"/>
                <w:bottom w:val="none" w:sz="0" w:space="0" w:color="auto"/>
                <w:right w:val="none" w:sz="0" w:space="0" w:color="auto"/>
              </w:divBdr>
            </w:div>
            <w:div w:id="1135181729">
              <w:marLeft w:val="0"/>
              <w:marRight w:val="0"/>
              <w:marTop w:val="0"/>
              <w:marBottom w:val="0"/>
              <w:divBdr>
                <w:top w:val="none" w:sz="0" w:space="0" w:color="auto"/>
                <w:left w:val="none" w:sz="0" w:space="0" w:color="auto"/>
                <w:bottom w:val="none" w:sz="0" w:space="0" w:color="auto"/>
                <w:right w:val="none" w:sz="0" w:space="0" w:color="auto"/>
              </w:divBdr>
            </w:div>
            <w:div w:id="175665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09990">
      <w:bodyDiv w:val="1"/>
      <w:marLeft w:val="0"/>
      <w:marRight w:val="0"/>
      <w:marTop w:val="0"/>
      <w:marBottom w:val="0"/>
      <w:divBdr>
        <w:top w:val="none" w:sz="0" w:space="0" w:color="auto"/>
        <w:left w:val="none" w:sz="0" w:space="0" w:color="auto"/>
        <w:bottom w:val="none" w:sz="0" w:space="0" w:color="auto"/>
        <w:right w:val="none" w:sz="0" w:space="0" w:color="auto"/>
      </w:divBdr>
      <w:divsChild>
        <w:div w:id="1953516310">
          <w:marLeft w:val="0"/>
          <w:marRight w:val="0"/>
          <w:marTop w:val="0"/>
          <w:marBottom w:val="0"/>
          <w:divBdr>
            <w:top w:val="none" w:sz="0" w:space="0" w:color="auto"/>
            <w:left w:val="none" w:sz="0" w:space="0" w:color="auto"/>
            <w:bottom w:val="none" w:sz="0" w:space="0" w:color="auto"/>
            <w:right w:val="none" w:sz="0" w:space="0" w:color="auto"/>
          </w:divBdr>
          <w:divsChild>
            <w:div w:id="917204141">
              <w:marLeft w:val="0"/>
              <w:marRight w:val="0"/>
              <w:marTop w:val="0"/>
              <w:marBottom w:val="0"/>
              <w:divBdr>
                <w:top w:val="none" w:sz="0" w:space="0" w:color="auto"/>
                <w:left w:val="none" w:sz="0" w:space="0" w:color="auto"/>
                <w:bottom w:val="none" w:sz="0" w:space="0" w:color="auto"/>
                <w:right w:val="none" w:sz="0" w:space="0" w:color="auto"/>
              </w:divBdr>
            </w:div>
            <w:div w:id="1406992870">
              <w:marLeft w:val="0"/>
              <w:marRight w:val="0"/>
              <w:marTop w:val="0"/>
              <w:marBottom w:val="0"/>
              <w:divBdr>
                <w:top w:val="none" w:sz="0" w:space="0" w:color="auto"/>
                <w:left w:val="none" w:sz="0" w:space="0" w:color="auto"/>
                <w:bottom w:val="none" w:sz="0" w:space="0" w:color="auto"/>
                <w:right w:val="none" w:sz="0" w:space="0" w:color="auto"/>
              </w:divBdr>
            </w:div>
            <w:div w:id="1846822697">
              <w:marLeft w:val="0"/>
              <w:marRight w:val="0"/>
              <w:marTop w:val="0"/>
              <w:marBottom w:val="0"/>
              <w:divBdr>
                <w:top w:val="none" w:sz="0" w:space="0" w:color="auto"/>
                <w:left w:val="none" w:sz="0" w:space="0" w:color="auto"/>
                <w:bottom w:val="none" w:sz="0" w:space="0" w:color="auto"/>
                <w:right w:val="none" w:sz="0" w:space="0" w:color="auto"/>
              </w:divBdr>
            </w:div>
            <w:div w:id="270209917">
              <w:marLeft w:val="0"/>
              <w:marRight w:val="0"/>
              <w:marTop w:val="0"/>
              <w:marBottom w:val="0"/>
              <w:divBdr>
                <w:top w:val="none" w:sz="0" w:space="0" w:color="auto"/>
                <w:left w:val="none" w:sz="0" w:space="0" w:color="auto"/>
                <w:bottom w:val="none" w:sz="0" w:space="0" w:color="auto"/>
                <w:right w:val="none" w:sz="0" w:space="0" w:color="auto"/>
              </w:divBdr>
            </w:div>
            <w:div w:id="892740896">
              <w:marLeft w:val="0"/>
              <w:marRight w:val="0"/>
              <w:marTop w:val="0"/>
              <w:marBottom w:val="0"/>
              <w:divBdr>
                <w:top w:val="none" w:sz="0" w:space="0" w:color="auto"/>
                <w:left w:val="none" w:sz="0" w:space="0" w:color="auto"/>
                <w:bottom w:val="none" w:sz="0" w:space="0" w:color="auto"/>
                <w:right w:val="none" w:sz="0" w:space="0" w:color="auto"/>
              </w:divBdr>
            </w:div>
            <w:div w:id="1432235915">
              <w:marLeft w:val="0"/>
              <w:marRight w:val="0"/>
              <w:marTop w:val="0"/>
              <w:marBottom w:val="0"/>
              <w:divBdr>
                <w:top w:val="none" w:sz="0" w:space="0" w:color="auto"/>
                <w:left w:val="none" w:sz="0" w:space="0" w:color="auto"/>
                <w:bottom w:val="none" w:sz="0" w:space="0" w:color="auto"/>
                <w:right w:val="none" w:sz="0" w:space="0" w:color="auto"/>
              </w:divBdr>
            </w:div>
            <w:div w:id="271715722">
              <w:marLeft w:val="0"/>
              <w:marRight w:val="0"/>
              <w:marTop w:val="0"/>
              <w:marBottom w:val="0"/>
              <w:divBdr>
                <w:top w:val="none" w:sz="0" w:space="0" w:color="auto"/>
                <w:left w:val="none" w:sz="0" w:space="0" w:color="auto"/>
                <w:bottom w:val="none" w:sz="0" w:space="0" w:color="auto"/>
                <w:right w:val="none" w:sz="0" w:space="0" w:color="auto"/>
              </w:divBdr>
            </w:div>
            <w:div w:id="101580847">
              <w:marLeft w:val="0"/>
              <w:marRight w:val="0"/>
              <w:marTop w:val="0"/>
              <w:marBottom w:val="0"/>
              <w:divBdr>
                <w:top w:val="none" w:sz="0" w:space="0" w:color="auto"/>
                <w:left w:val="none" w:sz="0" w:space="0" w:color="auto"/>
                <w:bottom w:val="none" w:sz="0" w:space="0" w:color="auto"/>
                <w:right w:val="none" w:sz="0" w:space="0" w:color="auto"/>
              </w:divBdr>
            </w:div>
            <w:div w:id="188955403">
              <w:marLeft w:val="0"/>
              <w:marRight w:val="0"/>
              <w:marTop w:val="0"/>
              <w:marBottom w:val="0"/>
              <w:divBdr>
                <w:top w:val="none" w:sz="0" w:space="0" w:color="auto"/>
                <w:left w:val="none" w:sz="0" w:space="0" w:color="auto"/>
                <w:bottom w:val="none" w:sz="0" w:space="0" w:color="auto"/>
                <w:right w:val="none" w:sz="0" w:space="0" w:color="auto"/>
              </w:divBdr>
            </w:div>
            <w:div w:id="493029103">
              <w:marLeft w:val="0"/>
              <w:marRight w:val="0"/>
              <w:marTop w:val="0"/>
              <w:marBottom w:val="0"/>
              <w:divBdr>
                <w:top w:val="none" w:sz="0" w:space="0" w:color="auto"/>
                <w:left w:val="none" w:sz="0" w:space="0" w:color="auto"/>
                <w:bottom w:val="none" w:sz="0" w:space="0" w:color="auto"/>
                <w:right w:val="none" w:sz="0" w:space="0" w:color="auto"/>
              </w:divBdr>
            </w:div>
            <w:div w:id="274405787">
              <w:marLeft w:val="0"/>
              <w:marRight w:val="0"/>
              <w:marTop w:val="0"/>
              <w:marBottom w:val="0"/>
              <w:divBdr>
                <w:top w:val="none" w:sz="0" w:space="0" w:color="auto"/>
                <w:left w:val="none" w:sz="0" w:space="0" w:color="auto"/>
                <w:bottom w:val="none" w:sz="0" w:space="0" w:color="auto"/>
                <w:right w:val="none" w:sz="0" w:space="0" w:color="auto"/>
              </w:divBdr>
            </w:div>
            <w:div w:id="1524518484">
              <w:marLeft w:val="0"/>
              <w:marRight w:val="0"/>
              <w:marTop w:val="0"/>
              <w:marBottom w:val="0"/>
              <w:divBdr>
                <w:top w:val="none" w:sz="0" w:space="0" w:color="auto"/>
                <w:left w:val="none" w:sz="0" w:space="0" w:color="auto"/>
                <w:bottom w:val="none" w:sz="0" w:space="0" w:color="auto"/>
                <w:right w:val="none" w:sz="0" w:space="0" w:color="auto"/>
              </w:divBdr>
            </w:div>
            <w:div w:id="244385916">
              <w:marLeft w:val="0"/>
              <w:marRight w:val="0"/>
              <w:marTop w:val="0"/>
              <w:marBottom w:val="0"/>
              <w:divBdr>
                <w:top w:val="none" w:sz="0" w:space="0" w:color="auto"/>
                <w:left w:val="none" w:sz="0" w:space="0" w:color="auto"/>
                <w:bottom w:val="none" w:sz="0" w:space="0" w:color="auto"/>
                <w:right w:val="none" w:sz="0" w:space="0" w:color="auto"/>
              </w:divBdr>
            </w:div>
            <w:div w:id="1963152322">
              <w:marLeft w:val="0"/>
              <w:marRight w:val="0"/>
              <w:marTop w:val="0"/>
              <w:marBottom w:val="0"/>
              <w:divBdr>
                <w:top w:val="none" w:sz="0" w:space="0" w:color="auto"/>
                <w:left w:val="none" w:sz="0" w:space="0" w:color="auto"/>
                <w:bottom w:val="none" w:sz="0" w:space="0" w:color="auto"/>
                <w:right w:val="none" w:sz="0" w:space="0" w:color="auto"/>
              </w:divBdr>
            </w:div>
            <w:div w:id="1363822394">
              <w:marLeft w:val="0"/>
              <w:marRight w:val="0"/>
              <w:marTop w:val="0"/>
              <w:marBottom w:val="0"/>
              <w:divBdr>
                <w:top w:val="none" w:sz="0" w:space="0" w:color="auto"/>
                <w:left w:val="none" w:sz="0" w:space="0" w:color="auto"/>
                <w:bottom w:val="none" w:sz="0" w:space="0" w:color="auto"/>
                <w:right w:val="none" w:sz="0" w:space="0" w:color="auto"/>
              </w:divBdr>
            </w:div>
            <w:div w:id="162816284">
              <w:marLeft w:val="0"/>
              <w:marRight w:val="0"/>
              <w:marTop w:val="0"/>
              <w:marBottom w:val="0"/>
              <w:divBdr>
                <w:top w:val="none" w:sz="0" w:space="0" w:color="auto"/>
                <w:left w:val="none" w:sz="0" w:space="0" w:color="auto"/>
                <w:bottom w:val="none" w:sz="0" w:space="0" w:color="auto"/>
                <w:right w:val="none" w:sz="0" w:space="0" w:color="auto"/>
              </w:divBdr>
            </w:div>
            <w:div w:id="50421623">
              <w:marLeft w:val="0"/>
              <w:marRight w:val="0"/>
              <w:marTop w:val="0"/>
              <w:marBottom w:val="0"/>
              <w:divBdr>
                <w:top w:val="none" w:sz="0" w:space="0" w:color="auto"/>
                <w:left w:val="none" w:sz="0" w:space="0" w:color="auto"/>
                <w:bottom w:val="none" w:sz="0" w:space="0" w:color="auto"/>
                <w:right w:val="none" w:sz="0" w:space="0" w:color="auto"/>
              </w:divBdr>
            </w:div>
            <w:div w:id="66538363">
              <w:marLeft w:val="0"/>
              <w:marRight w:val="0"/>
              <w:marTop w:val="0"/>
              <w:marBottom w:val="0"/>
              <w:divBdr>
                <w:top w:val="none" w:sz="0" w:space="0" w:color="auto"/>
                <w:left w:val="none" w:sz="0" w:space="0" w:color="auto"/>
                <w:bottom w:val="none" w:sz="0" w:space="0" w:color="auto"/>
                <w:right w:val="none" w:sz="0" w:space="0" w:color="auto"/>
              </w:divBdr>
            </w:div>
            <w:div w:id="1381436532">
              <w:marLeft w:val="0"/>
              <w:marRight w:val="0"/>
              <w:marTop w:val="0"/>
              <w:marBottom w:val="0"/>
              <w:divBdr>
                <w:top w:val="none" w:sz="0" w:space="0" w:color="auto"/>
                <w:left w:val="none" w:sz="0" w:space="0" w:color="auto"/>
                <w:bottom w:val="none" w:sz="0" w:space="0" w:color="auto"/>
                <w:right w:val="none" w:sz="0" w:space="0" w:color="auto"/>
              </w:divBdr>
            </w:div>
            <w:div w:id="965283155">
              <w:marLeft w:val="0"/>
              <w:marRight w:val="0"/>
              <w:marTop w:val="0"/>
              <w:marBottom w:val="0"/>
              <w:divBdr>
                <w:top w:val="none" w:sz="0" w:space="0" w:color="auto"/>
                <w:left w:val="none" w:sz="0" w:space="0" w:color="auto"/>
                <w:bottom w:val="none" w:sz="0" w:space="0" w:color="auto"/>
                <w:right w:val="none" w:sz="0" w:space="0" w:color="auto"/>
              </w:divBdr>
            </w:div>
            <w:div w:id="852568000">
              <w:marLeft w:val="0"/>
              <w:marRight w:val="0"/>
              <w:marTop w:val="0"/>
              <w:marBottom w:val="0"/>
              <w:divBdr>
                <w:top w:val="none" w:sz="0" w:space="0" w:color="auto"/>
                <w:left w:val="none" w:sz="0" w:space="0" w:color="auto"/>
                <w:bottom w:val="none" w:sz="0" w:space="0" w:color="auto"/>
                <w:right w:val="none" w:sz="0" w:space="0" w:color="auto"/>
              </w:divBdr>
            </w:div>
            <w:div w:id="126163307">
              <w:marLeft w:val="0"/>
              <w:marRight w:val="0"/>
              <w:marTop w:val="0"/>
              <w:marBottom w:val="0"/>
              <w:divBdr>
                <w:top w:val="none" w:sz="0" w:space="0" w:color="auto"/>
                <w:left w:val="none" w:sz="0" w:space="0" w:color="auto"/>
                <w:bottom w:val="none" w:sz="0" w:space="0" w:color="auto"/>
                <w:right w:val="none" w:sz="0" w:space="0" w:color="auto"/>
              </w:divBdr>
            </w:div>
            <w:div w:id="602029435">
              <w:marLeft w:val="0"/>
              <w:marRight w:val="0"/>
              <w:marTop w:val="0"/>
              <w:marBottom w:val="0"/>
              <w:divBdr>
                <w:top w:val="none" w:sz="0" w:space="0" w:color="auto"/>
                <w:left w:val="none" w:sz="0" w:space="0" w:color="auto"/>
                <w:bottom w:val="none" w:sz="0" w:space="0" w:color="auto"/>
                <w:right w:val="none" w:sz="0" w:space="0" w:color="auto"/>
              </w:divBdr>
            </w:div>
            <w:div w:id="1075709601">
              <w:marLeft w:val="0"/>
              <w:marRight w:val="0"/>
              <w:marTop w:val="0"/>
              <w:marBottom w:val="0"/>
              <w:divBdr>
                <w:top w:val="none" w:sz="0" w:space="0" w:color="auto"/>
                <w:left w:val="none" w:sz="0" w:space="0" w:color="auto"/>
                <w:bottom w:val="none" w:sz="0" w:space="0" w:color="auto"/>
                <w:right w:val="none" w:sz="0" w:space="0" w:color="auto"/>
              </w:divBdr>
            </w:div>
            <w:div w:id="1267229416">
              <w:marLeft w:val="0"/>
              <w:marRight w:val="0"/>
              <w:marTop w:val="0"/>
              <w:marBottom w:val="0"/>
              <w:divBdr>
                <w:top w:val="none" w:sz="0" w:space="0" w:color="auto"/>
                <w:left w:val="none" w:sz="0" w:space="0" w:color="auto"/>
                <w:bottom w:val="none" w:sz="0" w:space="0" w:color="auto"/>
                <w:right w:val="none" w:sz="0" w:space="0" w:color="auto"/>
              </w:divBdr>
            </w:div>
            <w:div w:id="247886567">
              <w:marLeft w:val="0"/>
              <w:marRight w:val="0"/>
              <w:marTop w:val="0"/>
              <w:marBottom w:val="0"/>
              <w:divBdr>
                <w:top w:val="none" w:sz="0" w:space="0" w:color="auto"/>
                <w:left w:val="none" w:sz="0" w:space="0" w:color="auto"/>
                <w:bottom w:val="none" w:sz="0" w:space="0" w:color="auto"/>
                <w:right w:val="none" w:sz="0" w:space="0" w:color="auto"/>
              </w:divBdr>
            </w:div>
            <w:div w:id="595212601">
              <w:marLeft w:val="0"/>
              <w:marRight w:val="0"/>
              <w:marTop w:val="0"/>
              <w:marBottom w:val="0"/>
              <w:divBdr>
                <w:top w:val="none" w:sz="0" w:space="0" w:color="auto"/>
                <w:left w:val="none" w:sz="0" w:space="0" w:color="auto"/>
                <w:bottom w:val="none" w:sz="0" w:space="0" w:color="auto"/>
                <w:right w:val="none" w:sz="0" w:space="0" w:color="auto"/>
              </w:divBdr>
            </w:div>
            <w:div w:id="1504003798">
              <w:marLeft w:val="0"/>
              <w:marRight w:val="0"/>
              <w:marTop w:val="0"/>
              <w:marBottom w:val="0"/>
              <w:divBdr>
                <w:top w:val="none" w:sz="0" w:space="0" w:color="auto"/>
                <w:left w:val="none" w:sz="0" w:space="0" w:color="auto"/>
                <w:bottom w:val="none" w:sz="0" w:space="0" w:color="auto"/>
                <w:right w:val="none" w:sz="0" w:space="0" w:color="auto"/>
              </w:divBdr>
            </w:div>
            <w:div w:id="352194782">
              <w:marLeft w:val="0"/>
              <w:marRight w:val="0"/>
              <w:marTop w:val="0"/>
              <w:marBottom w:val="0"/>
              <w:divBdr>
                <w:top w:val="none" w:sz="0" w:space="0" w:color="auto"/>
                <w:left w:val="none" w:sz="0" w:space="0" w:color="auto"/>
                <w:bottom w:val="none" w:sz="0" w:space="0" w:color="auto"/>
                <w:right w:val="none" w:sz="0" w:space="0" w:color="auto"/>
              </w:divBdr>
            </w:div>
            <w:div w:id="531113581">
              <w:marLeft w:val="0"/>
              <w:marRight w:val="0"/>
              <w:marTop w:val="0"/>
              <w:marBottom w:val="0"/>
              <w:divBdr>
                <w:top w:val="none" w:sz="0" w:space="0" w:color="auto"/>
                <w:left w:val="none" w:sz="0" w:space="0" w:color="auto"/>
                <w:bottom w:val="none" w:sz="0" w:space="0" w:color="auto"/>
                <w:right w:val="none" w:sz="0" w:space="0" w:color="auto"/>
              </w:divBdr>
            </w:div>
            <w:div w:id="1160728116">
              <w:marLeft w:val="0"/>
              <w:marRight w:val="0"/>
              <w:marTop w:val="0"/>
              <w:marBottom w:val="0"/>
              <w:divBdr>
                <w:top w:val="none" w:sz="0" w:space="0" w:color="auto"/>
                <w:left w:val="none" w:sz="0" w:space="0" w:color="auto"/>
                <w:bottom w:val="none" w:sz="0" w:space="0" w:color="auto"/>
                <w:right w:val="none" w:sz="0" w:space="0" w:color="auto"/>
              </w:divBdr>
            </w:div>
            <w:div w:id="915164624">
              <w:marLeft w:val="0"/>
              <w:marRight w:val="0"/>
              <w:marTop w:val="0"/>
              <w:marBottom w:val="0"/>
              <w:divBdr>
                <w:top w:val="none" w:sz="0" w:space="0" w:color="auto"/>
                <w:left w:val="none" w:sz="0" w:space="0" w:color="auto"/>
                <w:bottom w:val="none" w:sz="0" w:space="0" w:color="auto"/>
                <w:right w:val="none" w:sz="0" w:space="0" w:color="auto"/>
              </w:divBdr>
            </w:div>
            <w:div w:id="856192439">
              <w:marLeft w:val="0"/>
              <w:marRight w:val="0"/>
              <w:marTop w:val="0"/>
              <w:marBottom w:val="0"/>
              <w:divBdr>
                <w:top w:val="none" w:sz="0" w:space="0" w:color="auto"/>
                <w:left w:val="none" w:sz="0" w:space="0" w:color="auto"/>
                <w:bottom w:val="none" w:sz="0" w:space="0" w:color="auto"/>
                <w:right w:val="none" w:sz="0" w:space="0" w:color="auto"/>
              </w:divBdr>
            </w:div>
            <w:div w:id="107706549">
              <w:marLeft w:val="0"/>
              <w:marRight w:val="0"/>
              <w:marTop w:val="0"/>
              <w:marBottom w:val="0"/>
              <w:divBdr>
                <w:top w:val="none" w:sz="0" w:space="0" w:color="auto"/>
                <w:left w:val="none" w:sz="0" w:space="0" w:color="auto"/>
                <w:bottom w:val="none" w:sz="0" w:space="0" w:color="auto"/>
                <w:right w:val="none" w:sz="0" w:space="0" w:color="auto"/>
              </w:divBdr>
            </w:div>
            <w:div w:id="1876304457">
              <w:marLeft w:val="0"/>
              <w:marRight w:val="0"/>
              <w:marTop w:val="0"/>
              <w:marBottom w:val="0"/>
              <w:divBdr>
                <w:top w:val="none" w:sz="0" w:space="0" w:color="auto"/>
                <w:left w:val="none" w:sz="0" w:space="0" w:color="auto"/>
                <w:bottom w:val="none" w:sz="0" w:space="0" w:color="auto"/>
                <w:right w:val="none" w:sz="0" w:space="0" w:color="auto"/>
              </w:divBdr>
            </w:div>
            <w:div w:id="1761562667">
              <w:marLeft w:val="0"/>
              <w:marRight w:val="0"/>
              <w:marTop w:val="0"/>
              <w:marBottom w:val="0"/>
              <w:divBdr>
                <w:top w:val="none" w:sz="0" w:space="0" w:color="auto"/>
                <w:left w:val="none" w:sz="0" w:space="0" w:color="auto"/>
                <w:bottom w:val="none" w:sz="0" w:space="0" w:color="auto"/>
                <w:right w:val="none" w:sz="0" w:space="0" w:color="auto"/>
              </w:divBdr>
            </w:div>
            <w:div w:id="779494795">
              <w:marLeft w:val="0"/>
              <w:marRight w:val="0"/>
              <w:marTop w:val="0"/>
              <w:marBottom w:val="0"/>
              <w:divBdr>
                <w:top w:val="none" w:sz="0" w:space="0" w:color="auto"/>
                <w:left w:val="none" w:sz="0" w:space="0" w:color="auto"/>
                <w:bottom w:val="none" w:sz="0" w:space="0" w:color="auto"/>
                <w:right w:val="none" w:sz="0" w:space="0" w:color="auto"/>
              </w:divBdr>
            </w:div>
            <w:div w:id="1289895628">
              <w:marLeft w:val="0"/>
              <w:marRight w:val="0"/>
              <w:marTop w:val="0"/>
              <w:marBottom w:val="0"/>
              <w:divBdr>
                <w:top w:val="none" w:sz="0" w:space="0" w:color="auto"/>
                <w:left w:val="none" w:sz="0" w:space="0" w:color="auto"/>
                <w:bottom w:val="none" w:sz="0" w:space="0" w:color="auto"/>
                <w:right w:val="none" w:sz="0" w:space="0" w:color="auto"/>
              </w:divBdr>
            </w:div>
            <w:div w:id="793718269">
              <w:marLeft w:val="0"/>
              <w:marRight w:val="0"/>
              <w:marTop w:val="0"/>
              <w:marBottom w:val="0"/>
              <w:divBdr>
                <w:top w:val="none" w:sz="0" w:space="0" w:color="auto"/>
                <w:left w:val="none" w:sz="0" w:space="0" w:color="auto"/>
                <w:bottom w:val="none" w:sz="0" w:space="0" w:color="auto"/>
                <w:right w:val="none" w:sz="0" w:space="0" w:color="auto"/>
              </w:divBdr>
            </w:div>
            <w:div w:id="1472675668">
              <w:marLeft w:val="0"/>
              <w:marRight w:val="0"/>
              <w:marTop w:val="0"/>
              <w:marBottom w:val="0"/>
              <w:divBdr>
                <w:top w:val="none" w:sz="0" w:space="0" w:color="auto"/>
                <w:left w:val="none" w:sz="0" w:space="0" w:color="auto"/>
                <w:bottom w:val="none" w:sz="0" w:space="0" w:color="auto"/>
                <w:right w:val="none" w:sz="0" w:space="0" w:color="auto"/>
              </w:divBdr>
            </w:div>
            <w:div w:id="595789084">
              <w:marLeft w:val="0"/>
              <w:marRight w:val="0"/>
              <w:marTop w:val="0"/>
              <w:marBottom w:val="0"/>
              <w:divBdr>
                <w:top w:val="none" w:sz="0" w:space="0" w:color="auto"/>
                <w:left w:val="none" w:sz="0" w:space="0" w:color="auto"/>
                <w:bottom w:val="none" w:sz="0" w:space="0" w:color="auto"/>
                <w:right w:val="none" w:sz="0" w:space="0" w:color="auto"/>
              </w:divBdr>
            </w:div>
            <w:div w:id="454831748">
              <w:marLeft w:val="0"/>
              <w:marRight w:val="0"/>
              <w:marTop w:val="0"/>
              <w:marBottom w:val="0"/>
              <w:divBdr>
                <w:top w:val="none" w:sz="0" w:space="0" w:color="auto"/>
                <w:left w:val="none" w:sz="0" w:space="0" w:color="auto"/>
                <w:bottom w:val="none" w:sz="0" w:space="0" w:color="auto"/>
                <w:right w:val="none" w:sz="0" w:space="0" w:color="auto"/>
              </w:divBdr>
            </w:div>
            <w:div w:id="360328461">
              <w:marLeft w:val="0"/>
              <w:marRight w:val="0"/>
              <w:marTop w:val="0"/>
              <w:marBottom w:val="0"/>
              <w:divBdr>
                <w:top w:val="none" w:sz="0" w:space="0" w:color="auto"/>
                <w:left w:val="none" w:sz="0" w:space="0" w:color="auto"/>
                <w:bottom w:val="none" w:sz="0" w:space="0" w:color="auto"/>
                <w:right w:val="none" w:sz="0" w:space="0" w:color="auto"/>
              </w:divBdr>
            </w:div>
            <w:div w:id="1470905319">
              <w:marLeft w:val="0"/>
              <w:marRight w:val="0"/>
              <w:marTop w:val="0"/>
              <w:marBottom w:val="0"/>
              <w:divBdr>
                <w:top w:val="none" w:sz="0" w:space="0" w:color="auto"/>
                <w:left w:val="none" w:sz="0" w:space="0" w:color="auto"/>
                <w:bottom w:val="none" w:sz="0" w:space="0" w:color="auto"/>
                <w:right w:val="none" w:sz="0" w:space="0" w:color="auto"/>
              </w:divBdr>
            </w:div>
            <w:div w:id="966399929">
              <w:marLeft w:val="0"/>
              <w:marRight w:val="0"/>
              <w:marTop w:val="0"/>
              <w:marBottom w:val="0"/>
              <w:divBdr>
                <w:top w:val="none" w:sz="0" w:space="0" w:color="auto"/>
                <w:left w:val="none" w:sz="0" w:space="0" w:color="auto"/>
                <w:bottom w:val="none" w:sz="0" w:space="0" w:color="auto"/>
                <w:right w:val="none" w:sz="0" w:space="0" w:color="auto"/>
              </w:divBdr>
            </w:div>
            <w:div w:id="723868241">
              <w:marLeft w:val="0"/>
              <w:marRight w:val="0"/>
              <w:marTop w:val="0"/>
              <w:marBottom w:val="0"/>
              <w:divBdr>
                <w:top w:val="none" w:sz="0" w:space="0" w:color="auto"/>
                <w:left w:val="none" w:sz="0" w:space="0" w:color="auto"/>
                <w:bottom w:val="none" w:sz="0" w:space="0" w:color="auto"/>
                <w:right w:val="none" w:sz="0" w:space="0" w:color="auto"/>
              </w:divBdr>
            </w:div>
            <w:div w:id="157231484">
              <w:marLeft w:val="0"/>
              <w:marRight w:val="0"/>
              <w:marTop w:val="0"/>
              <w:marBottom w:val="0"/>
              <w:divBdr>
                <w:top w:val="none" w:sz="0" w:space="0" w:color="auto"/>
                <w:left w:val="none" w:sz="0" w:space="0" w:color="auto"/>
                <w:bottom w:val="none" w:sz="0" w:space="0" w:color="auto"/>
                <w:right w:val="none" w:sz="0" w:space="0" w:color="auto"/>
              </w:divBdr>
            </w:div>
            <w:div w:id="40791351">
              <w:marLeft w:val="0"/>
              <w:marRight w:val="0"/>
              <w:marTop w:val="0"/>
              <w:marBottom w:val="0"/>
              <w:divBdr>
                <w:top w:val="none" w:sz="0" w:space="0" w:color="auto"/>
                <w:left w:val="none" w:sz="0" w:space="0" w:color="auto"/>
                <w:bottom w:val="none" w:sz="0" w:space="0" w:color="auto"/>
                <w:right w:val="none" w:sz="0" w:space="0" w:color="auto"/>
              </w:divBdr>
            </w:div>
            <w:div w:id="1832990061">
              <w:marLeft w:val="0"/>
              <w:marRight w:val="0"/>
              <w:marTop w:val="0"/>
              <w:marBottom w:val="0"/>
              <w:divBdr>
                <w:top w:val="none" w:sz="0" w:space="0" w:color="auto"/>
                <w:left w:val="none" w:sz="0" w:space="0" w:color="auto"/>
                <w:bottom w:val="none" w:sz="0" w:space="0" w:color="auto"/>
                <w:right w:val="none" w:sz="0" w:space="0" w:color="auto"/>
              </w:divBdr>
            </w:div>
            <w:div w:id="1023633284">
              <w:marLeft w:val="0"/>
              <w:marRight w:val="0"/>
              <w:marTop w:val="0"/>
              <w:marBottom w:val="0"/>
              <w:divBdr>
                <w:top w:val="none" w:sz="0" w:space="0" w:color="auto"/>
                <w:left w:val="none" w:sz="0" w:space="0" w:color="auto"/>
                <w:bottom w:val="none" w:sz="0" w:space="0" w:color="auto"/>
                <w:right w:val="none" w:sz="0" w:space="0" w:color="auto"/>
              </w:divBdr>
            </w:div>
            <w:div w:id="1318994996">
              <w:marLeft w:val="0"/>
              <w:marRight w:val="0"/>
              <w:marTop w:val="0"/>
              <w:marBottom w:val="0"/>
              <w:divBdr>
                <w:top w:val="none" w:sz="0" w:space="0" w:color="auto"/>
                <w:left w:val="none" w:sz="0" w:space="0" w:color="auto"/>
                <w:bottom w:val="none" w:sz="0" w:space="0" w:color="auto"/>
                <w:right w:val="none" w:sz="0" w:space="0" w:color="auto"/>
              </w:divBdr>
            </w:div>
            <w:div w:id="553003215">
              <w:marLeft w:val="0"/>
              <w:marRight w:val="0"/>
              <w:marTop w:val="0"/>
              <w:marBottom w:val="0"/>
              <w:divBdr>
                <w:top w:val="none" w:sz="0" w:space="0" w:color="auto"/>
                <w:left w:val="none" w:sz="0" w:space="0" w:color="auto"/>
                <w:bottom w:val="none" w:sz="0" w:space="0" w:color="auto"/>
                <w:right w:val="none" w:sz="0" w:space="0" w:color="auto"/>
              </w:divBdr>
            </w:div>
            <w:div w:id="843781593">
              <w:marLeft w:val="0"/>
              <w:marRight w:val="0"/>
              <w:marTop w:val="0"/>
              <w:marBottom w:val="0"/>
              <w:divBdr>
                <w:top w:val="none" w:sz="0" w:space="0" w:color="auto"/>
                <w:left w:val="none" w:sz="0" w:space="0" w:color="auto"/>
                <w:bottom w:val="none" w:sz="0" w:space="0" w:color="auto"/>
                <w:right w:val="none" w:sz="0" w:space="0" w:color="auto"/>
              </w:divBdr>
            </w:div>
            <w:div w:id="1055861305">
              <w:marLeft w:val="0"/>
              <w:marRight w:val="0"/>
              <w:marTop w:val="0"/>
              <w:marBottom w:val="0"/>
              <w:divBdr>
                <w:top w:val="none" w:sz="0" w:space="0" w:color="auto"/>
                <w:left w:val="none" w:sz="0" w:space="0" w:color="auto"/>
                <w:bottom w:val="none" w:sz="0" w:space="0" w:color="auto"/>
                <w:right w:val="none" w:sz="0" w:space="0" w:color="auto"/>
              </w:divBdr>
            </w:div>
            <w:div w:id="1643776257">
              <w:marLeft w:val="0"/>
              <w:marRight w:val="0"/>
              <w:marTop w:val="0"/>
              <w:marBottom w:val="0"/>
              <w:divBdr>
                <w:top w:val="none" w:sz="0" w:space="0" w:color="auto"/>
                <w:left w:val="none" w:sz="0" w:space="0" w:color="auto"/>
                <w:bottom w:val="none" w:sz="0" w:space="0" w:color="auto"/>
                <w:right w:val="none" w:sz="0" w:space="0" w:color="auto"/>
              </w:divBdr>
            </w:div>
            <w:div w:id="2075159426">
              <w:marLeft w:val="0"/>
              <w:marRight w:val="0"/>
              <w:marTop w:val="0"/>
              <w:marBottom w:val="0"/>
              <w:divBdr>
                <w:top w:val="none" w:sz="0" w:space="0" w:color="auto"/>
                <w:left w:val="none" w:sz="0" w:space="0" w:color="auto"/>
                <w:bottom w:val="none" w:sz="0" w:space="0" w:color="auto"/>
                <w:right w:val="none" w:sz="0" w:space="0" w:color="auto"/>
              </w:divBdr>
            </w:div>
            <w:div w:id="212723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7107">
      <w:bodyDiv w:val="1"/>
      <w:marLeft w:val="0"/>
      <w:marRight w:val="0"/>
      <w:marTop w:val="0"/>
      <w:marBottom w:val="0"/>
      <w:divBdr>
        <w:top w:val="none" w:sz="0" w:space="0" w:color="auto"/>
        <w:left w:val="none" w:sz="0" w:space="0" w:color="auto"/>
        <w:bottom w:val="none" w:sz="0" w:space="0" w:color="auto"/>
        <w:right w:val="none" w:sz="0" w:space="0" w:color="auto"/>
      </w:divBdr>
      <w:divsChild>
        <w:div w:id="1401824086">
          <w:marLeft w:val="0"/>
          <w:marRight w:val="0"/>
          <w:marTop w:val="0"/>
          <w:marBottom w:val="0"/>
          <w:divBdr>
            <w:top w:val="none" w:sz="0" w:space="0" w:color="auto"/>
            <w:left w:val="none" w:sz="0" w:space="0" w:color="auto"/>
            <w:bottom w:val="none" w:sz="0" w:space="0" w:color="auto"/>
            <w:right w:val="none" w:sz="0" w:space="0" w:color="auto"/>
          </w:divBdr>
          <w:divsChild>
            <w:div w:id="1095981194">
              <w:marLeft w:val="0"/>
              <w:marRight w:val="0"/>
              <w:marTop w:val="0"/>
              <w:marBottom w:val="0"/>
              <w:divBdr>
                <w:top w:val="none" w:sz="0" w:space="0" w:color="auto"/>
                <w:left w:val="none" w:sz="0" w:space="0" w:color="auto"/>
                <w:bottom w:val="none" w:sz="0" w:space="0" w:color="auto"/>
                <w:right w:val="none" w:sz="0" w:space="0" w:color="auto"/>
              </w:divBdr>
            </w:div>
            <w:div w:id="1299260295">
              <w:marLeft w:val="0"/>
              <w:marRight w:val="0"/>
              <w:marTop w:val="0"/>
              <w:marBottom w:val="0"/>
              <w:divBdr>
                <w:top w:val="none" w:sz="0" w:space="0" w:color="auto"/>
                <w:left w:val="none" w:sz="0" w:space="0" w:color="auto"/>
                <w:bottom w:val="none" w:sz="0" w:space="0" w:color="auto"/>
                <w:right w:val="none" w:sz="0" w:space="0" w:color="auto"/>
              </w:divBdr>
            </w:div>
            <w:div w:id="126820961">
              <w:marLeft w:val="0"/>
              <w:marRight w:val="0"/>
              <w:marTop w:val="0"/>
              <w:marBottom w:val="0"/>
              <w:divBdr>
                <w:top w:val="none" w:sz="0" w:space="0" w:color="auto"/>
                <w:left w:val="none" w:sz="0" w:space="0" w:color="auto"/>
                <w:bottom w:val="none" w:sz="0" w:space="0" w:color="auto"/>
                <w:right w:val="none" w:sz="0" w:space="0" w:color="auto"/>
              </w:divBdr>
            </w:div>
            <w:div w:id="1685205010">
              <w:marLeft w:val="0"/>
              <w:marRight w:val="0"/>
              <w:marTop w:val="0"/>
              <w:marBottom w:val="0"/>
              <w:divBdr>
                <w:top w:val="none" w:sz="0" w:space="0" w:color="auto"/>
                <w:left w:val="none" w:sz="0" w:space="0" w:color="auto"/>
                <w:bottom w:val="none" w:sz="0" w:space="0" w:color="auto"/>
                <w:right w:val="none" w:sz="0" w:space="0" w:color="auto"/>
              </w:divBdr>
            </w:div>
            <w:div w:id="1169061730">
              <w:marLeft w:val="0"/>
              <w:marRight w:val="0"/>
              <w:marTop w:val="0"/>
              <w:marBottom w:val="0"/>
              <w:divBdr>
                <w:top w:val="none" w:sz="0" w:space="0" w:color="auto"/>
                <w:left w:val="none" w:sz="0" w:space="0" w:color="auto"/>
                <w:bottom w:val="none" w:sz="0" w:space="0" w:color="auto"/>
                <w:right w:val="none" w:sz="0" w:space="0" w:color="auto"/>
              </w:divBdr>
            </w:div>
            <w:div w:id="530261160">
              <w:marLeft w:val="0"/>
              <w:marRight w:val="0"/>
              <w:marTop w:val="0"/>
              <w:marBottom w:val="0"/>
              <w:divBdr>
                <w:top w:val="none" w:sz="0" w:space="0" w:color="auto"/>
                <w:left w:val="none" w:sz="0" w:space="0" w:color="auto"/>
                <w:bottom w:val="none" w:sz="0" w:space="0" w:color="auto"/>
                <w:right w:val="none" w:sz="0" w:space="0" w:color="auto"/>
              </w:divBdr>
            </w:div>
            <w:div w:id="1172721863">
              <w:marLeft w:val="0"/>
              <w:marRight w:val="0"/>
              <w:marTop w:val="0"/>
              <w:marBottom w:val="0"/>
              <w:divBdr>
                <w:top w:val="none" w:sz="0" w:space="0" w:color="auto"/>
                <w:left w:val="none" w:sz="0" w:space="0" w:color="auto"/>
                <w:bottom w:val="none" w:sz="0" w:space="0" w:color="auto"/>
                <w:right w:val="none" w:sz="0" w:space="0" w:color="auto"/>
              </w:divBdr>
            </w:div>
            <w:div w:id="40984540">
              <w:marLeft w:val="0"/>
              <w:marRight w:val="0"/>
              <w:marTop w:val="0"/>
              <w:marBottom w:val="0"/>
              <w:divBdr>
                <w:top w:val="none" w:sz="0" w:space="0" w:color="auto"/>
                <w:left w:val="none" w:sz="0" w:space="0" w:color="auto"/>
                <w:bottom w:val="none" w:sz="0" w:space="0" w:color="auto"/>
                <w:right w:val="none" w:sz="0" w:space="0" w:color="auto"/>
              </w:divBdr>
            </w:div>
            <w:div w:id="571428171">
              <w:marLeft w:val="0"/>
              <w:marRight w:val="0"/>
              <w:marTop w:val="0"/>
              <w:marBottom w:val="0"/>
              <w:divBdr>
                <w:top w:val="none" w:sz="0" w:space="0" w:color="auto"/>
                <w:left w:val="none" w:sz="0" w:space="0" w:color="auto"/>
                <w:bottom w:val="none" w:sz="0" w:space="0" w:color="auto"/>
                <w:right w:val="none" w:sz="0" w:space="0" w:color="auto"/>
              </w:divBdr>
            </w:div>
            <w:div w:id="1674533597">
              <w:marLeft w:val="0"/>
              <w:marRight w:val="0"/>
              <w:marTop w:val="0"/>
              <w:marBottom w:val="0"/>
              <w:divBdr>
                <w:top w:val="none" w:sz="0" w:space="0" w:color="auto"/>
                <w:left w:val="none" w:sz="0" w:space="0" w:color="auto"/>
                <w:bottom w:val="none" w:sz="0" w:space="0" w:color="auto"/>
                <w:right w:val="none" w:sz="0" w:space="0" w:color="auto"/>
              </w:divBdr>
            </w:div>
            <w:div w:id="1851606975">
              <w:marLeft w:val="0"/>
              <w:marRight w:val="0"/>
              <w:marTop w:val="0"/>
              <w:marBottom w:val="0"/>
              <w:divBdr>
                <w:top w:val="none" w:sz="0" w:space="0" w:color="auto"/>
                <w:left w:val="none" w:sz="0" w:space="0" w:color="auto"/>
                <w:bottom w:val="none" w:sz="0" w:space="0" w:color="auto"/>
                <w:right w:val="none" w:sz="0" w:space="0" w:color="auto"/>
              </w:divBdr>
            </w:div>
            <w:div w:id="429786917">
              <w:marLeft w:val="0"/>
              <w:marRight w:val="0"/>
              <w:marTop w:val="0"/>
              <w:marBottom w:val="0"/>
              <w:divBdr>
                <w:top w:val="none" w:sz="0" w:space="0" w:color="auto"/>
                <w:left w:val="none" w:sz="0" w:space="0" w:color="auto"/>
                <w:bottom w:val="none" w:sz="0" w:space="0" w:color="auto"/>
                <w:right w:val="none" w:sz="0" w:space="0" w:color="auto"/>
              </w:divBdr>
            </w:div>
            <w:div w:id="666326322">
              <w:marLeft w:val="0"/>
              <w:marRight w:val="0"/>
              <w:marTop w:val="0"/>
              <w:marBottom w:val="0"/>
              <w:divBdr>
                <w:top w:val="none" w:sz="0" w:space="0" w:color="auto"/>
                <w:left w:val="none" w:sz="0" w:space="0" w:color="auto"/>
                <w:bottom w:val="none" w:sz="0" w:space="0" w:color="auto"/>
                <w:right w:val="none" w:sz="0" w:space="0" w:color="auto"/>
              </w:divBdr>
            </w:div>
            <w:div w:id="205139867">
              <w:marLeft w:val="0"/>
              <w:marRight w:val="0"/>
              <w:marTop w:val="0"/>
              <w:marBottom w:val="0"/>
              <w:divBdr>
                <w:top w:val="none" w:sz="0" w:space="0" w:color="auto"/>
                <w:left w:val="none" w:sz="0" w:space="0" w:color="auto"/>
                <w:bottom w:val="none" w:sz="0" w:space="0" w:color="auto"/>
                <w:right w:val="none" w:sz="0" w:space="0" w:color="auto"/>
              </w:divBdr>
            </w:div>
            <w:div w:id="1565264375">
              <w:marLeft w:val="0"/>
              <w:marRight w:val="0"/>
              <w:marTop w:val="0"/>
              <w:marBottom w:val="0"/>
              <w:divBdr>
                <w:top w:val="none" w:sz="0" w:space="0" w:color="auto"/>
                <w:left w:val="none" w:sz="0" w:space="0" w:color="auto"/>
                <w:bottom w:val="none" w:sz="0" w:space="0" w:color="auto"/>
                <w:right w:val="none" w:sz="0" w:space="0" w:color="auto"/>
              </w:divBdr>
            </w:div>
            <w:div w:id="1286962291">
              <w:marLeft w:val="0"/>
              <w:marRight w:val="0"/>
              <w:marTop w:val="0"/>
              <w:marBottom w:val="0"/>
              <w:divBdr>
                <w:top w:val="none" w:sz="0" w:space="0" w:color="auto"/>
                <w:left w:val="none" w:sz="0" w:space="0" w:color="auto"/>
                <w:bottom w:val="none" w:sz="0" w:space="0" w:color="auto"/>
                <w:right w:val="none" w:sz="0" w:space="0" w:color="auto"/>
              </w:divBdr>
            </w:div>
            <w:div w:id="72706851">
              <w:marLeft w:val="0"/>
              <w:marRight w:val="0"/>
              <w:marTop w:val="0"/>
              <w:marBottom w:val="0"/>
              <w:divBdr>
                <w:top w:val="none" w:sz="0" w:space="0" w:color="auto"/>
                <w:left w:val="none" w:sz="0" w:space="0" w:color="auto"/>
                <w:bottom w:val="none" w:sz="0" w:space="0" w:color="auto"/>
                <w:right w:val="none" w:sz="0" w:space="0" w:color="auto"/>
              </w:divBdr>
            </w:div>
            <w:div w:id="1336690825">
              <w:marLeft w:val="0"/>
              <w:marRight w:val="0"/>
              <w:marTop w:val="0"/>
              <w:marBottom w:val="0"/>
              <w:divBdr>
                <w:top w:val="none" w:sz="0" w:space="0" w:color="auto"/>
                <w:left w:val="none" w:sz="0" w:space="0" w:color="auto"/>
                <w:bottom w:val="none" w:sz="0" w:space="0" w:color="auto"/>
                <w:right w:val="none" w:sz="0" w:space="0" w:color="auto"/>
              </w:divBdr>
            </w:div>
            <w:div w:id="1520269472">
              <w:marLeft w:val="0"/>
              <w:marRight w:val="0"/>
              <w:marTop w:val="0"/>
              <w:marBottom w:val="0"/>
              <w:divBdr>
                <w:top w:val="none" w:sz="0" w:space="0" w:color="auto"/>
                <w:left w:val="none" w:sz="0" w:space="0" w:color="auto"/>
                <w:bottom w:val="none" w:sz="0" w:space="0" w:color="auto"/>
                <w:right w:val="none" w:sz="0" w:space="0" w:color="auto"/>
              </w:divBdr>
            </w:div>
            <w:div w:id="1333725773">
              <w:marLeft w:val="0"/>
              <w:marRight w:val="0"/>
              <w:marTop w:val="0"/>
              <w:marBottom w:val="0"/>
              <w:divBdr>
                <w:top w:val="none" w:sz="0" w:space="0" w:color="auto"/>
                <w:left w:val="none" w:sz="0" w:space="0" w:color="auto"/>
                <w:bottom w:val="none" w:sz="0" w:space="0" w:color="auto"/>
                <w:right w:val="none" w:sz="0" w:space="0" w:color="auto"/>
              </w:divBdr>
            </w:div>
            <w:div w:id="900944171">
              <w:marLeft w:val="0"/>
              <w:marRight w:val="0"/>
              <w:marTop w:val="0"/>
              <w:marBottom w:val="0"/>
              <w:divBdr>
                <w:top w:val="none" w:sz="0" w:space="0" w:color="auto"/>
                <w:left w:val="none" w:sz="0" w:space="0" w:color="auto"/>
                <w:bottom w:val="none" w:sz="0" w:space="0" w:color="auto"/>
                <w:right w:val="none" w:sz="0" w:space="0" w:color="auto"/>
              </w:divBdr>
            </w:div>
            <w:div w:id="211311374">
              <w:marLeft w:val="0"/>
              <w:marRight w:val="0"/>
              <w:marTop w:val="0"/>
              <w:marBottom w:val="0"/>
              <w:divBdr>
                <w:top w:val="none" w:sz="0" w:space="0" w:color="auto"/>
                <w:left w:val="none" w:sz="0" w:space="0" w:color="auto"/>
                <w:bottom w:val="none" w:sz="0" w:space="0" w:color="auto"/>
                <w:right w:val="none" w:sz="0" w:space="0" w:color="auto"/>
              </w:divBdr>
            </w:div>
            <w:div w:id="1107969703">
              <w:marLeft w:val="0"/>
              <w:marRight w:val="0"/>
              <w:marTop w:val="0"/>
              <w:marBottom w:val="0"/>
              <w:divBdr>
                <w:top w:val="none" w:sz="0" w:space="0" w:color="auto"/>
                <w:left w:val="none" w:sz="0" w:space="0" w:color="auto"/>
                <w:bottom w:val="none" w:sz="0" w:space="0" w:color="auto"/>
                <w:right w:val="none" w:sz="0" w:space="0" w:color="auto"/>
              </w:divBdr>
            </w:div>
            <w:div w:id="581841306">
              <w:marLeft w:val="0"/>
              <w:marRight w:val="0"/>
              <w:marTop w:val="0"/>
              <w:marBottom w:val="0"/>
              <w:divBdr>
                <w:top w:val="none" w:sz="0" w:space="0" w:color="auto"/>
                <w:left w:val="none" w:sz="0" w:space="0" w:color="auto"/>
                <w:bottom w:val="none" w:sz="0" w:space="0" w:color="auto"/>
                <w:right w:val="none" w:sz="0" w:space="0" w:color="auto"/>
              </w:divBdr>
            </w:div>
            <w:div w:id="1852909314">
              <w:marLeft w:val="0"/>
              <w:marRight w:val="0"/>
              <w:marTop w:val="0"/>
              <w:marBottom w:val="0"/>
              <w:divBdr>
                <w:top w:val="none" w:sz="0" w:space="0" w:color="auto"/>
                <w:left w:val="none" w:sz="0" w:space="0" w:color="auto"/>
                <w:bottom w:val="none" w:sz="0" w:space="0" w:color="auto"/>
                <w:right w:val="none" w:sz="0" w:space="0" w:color="auto"/>
              </w:divBdr>
            </w:div>
            <w:div w:id="116267318">
              <w:marLeft w:val="0"/>
              <w:marRight w:val="0"/>
              <w:marTop w:val="0"/>
              <w:marBottom w:val="0"/>
              <w:divBdr>
                <w:top w:val="none" w:sz="0" w:space="0" w:color="auto"/>
                <w:left w:val="none" w:sz="0" w:space="0" w:color="auto"/>
                <w:bottom w:val="none" w:sz="0" w:space="0" w:color="auto"/>
                <w:right w:val="none" w:sz="0" w:space="0" w:color="auto"/>
              </w:divBdr>
            </w:div>
            <w:div w:id="1273510352">
              <w:marLeft w:val="0"/>
              <w:marRight w:val="0"/>
              <w:marTop w:val="0"/>
              <w:marBottom w:val="0"/>
              <w:divBdr>
                <w:top w:val="none" w:sz="0" w:space="0" w:color="auto"/>
                <w:left w:val="none" w:sz="0" w:space="0" w:color="auto"/>
                <w:bottom w:val="none" w:sz="0" w:space="0" w:color="auto"/>
                <w:right w:val="none" w:sz="0" w:space="0" w:color="auto"/>
              </w:divBdr>
            </w:div>
            <w:div w:id="1862473704">
              <w:marLeft w:val="0"/>
              <w:marRight w:val="0"/>
              <w:marTop w:val="0"/>
              <w:marBottom w:val="0"/>
              <w:divBdr>
                <w:top w:val="none" w:sz="0" w:space="0" w:color="auto"/>
                <w:left w:val="none" w:sz="0" w:space="0" w:color="auto"/>
                <w:bottom w:val="none" w:sz="0" w:space="0" w:color="auto"/>
                <w:right w:val="none" w:sz="0" w:space="0" w:color="auto"/>
              </w:divBdr>
            </w:div>
            <w:div w:id="952782736">
              <w:marLeft w:val="0"/>
              <w:marRight w:val="0"/>
              <w:marTop w:val="0"/>
              <w:marBottom w:val="0"/>
              <w:divBdr>
                <w:top w:val="none" w:sz="0" w:space="0" w:color="auto"/>
                <w:left w:val="none" w:sz="0" w:space="0" w:color="auto"/>
                <w:bottom w:val="none" w:sz="0" w:space="0" w:color="auto"/>
                <w:right w:val="none" w:sz="0" w:space="0" w:color="auto"/>
              </w:divBdr>
            </w:div>
            <w:div w:id="1547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43416">
      <w:bodyDiv w:val="1"/>
      <w:marLeft w:val="0"/>
      <w:marRight w:val="0"/>
      <w:marTop w:val="0"/>
      <w:marBottom w:val="0"/>
      <w:divBdr>
        <w:top w:val="none" w:sz="0" w:space="0" w:color="auto"/>
        <w:left w:val="none" w:sz="0" w:space="0" w:color="auto"/>
        <w:bottom w:val="none" w:sz="0" w:space="0" w:color="auto"/>
        <w:right w:val="none" w:sz="0" w:space="0" w:color="auto"/>
      </w:divBdr>
      <w:divsChild>
        <w:div w:id="1519463261">
          <w:marLeft w:val="0"/>
          <w:marRight w:val="0"/>
          <w:marTop w:val="0"/>
          <w:marBottom w:val="0"/>
          <w:divBdr>
            <w:top w:val="none" w:sz="0" w:space="0" w:color="auto"/>
            <w:left w:val="none" w:sz="0" w:space="0" w:color="auto"/>
            <w:bottom w:val="none" w:sz="0" w:space="0" w:color="auto"/>
            <w:right w:val="none" w:sz="0" w:space="0" w:color="auto"/>
          </w:divBdr>
          <w:divsChild>
            <w:div w:id="228687144">
              <w:marLeft w:val="0"/>
              <w:marRight w:val="0"/>
              <w:marTop w:val="0"/>
              <w:marBottom w:val="0"/>
              <w:divBdr>
                <w:top w:val="none" w:sz="0" w:space="0" w:color="auto"/>
                <w:left w:val="none" w:sz="0" w:space="0" w:color="auto"/>
                <w:bottom w:val="none" w:sz="0" w:space="0" w:color="auto"/>
                <w:right w:val="none" w:sz="0" w:space="0" w:color="auto"/>
              </w:divBdr>
            </w:div>
            <w:div w:id="132450465">
              <w:marLeft w:val="0"/>
              <w:marRight w:val="0"/>
              <w:marTop w:val="0"/>
              <w:marBottom w:val="0"/>
              <w:divBdr>
                <w:top w:val="none" w:sz="0" w:space="0" w:color="auto"/>
                <w:left w:val="none" w:sz="0" w:space="0" w:color="auto"/>
                <w:bottom w:val="none" w:sz="0" w:space="0" w:color="auto"/>
                <w:right w:val="none" w:sz="0" w:space="0" w:color="auto"/>
              </w:divBdr>
            </w:div>
            <w:div w:id="98959861">
              <w:marLeft w:val="0"/>
              <w:marRight w:val="0"/>
              <w:marTop w:val="0"/>
              <w:marBottom w:val="0"/>
              <w:divBdr>
                <w:top w:val="none" w:sz="0" w:space="0" w:color="auto"/>
                <w:left w:val="none" w:sz="0" w:space="0" w:color="auto"/>
                <w:bottom w:val="none" w:sz="0" w:space="0" w:color="auto"/>
                <w:right w:val="none" w:sz="0" w:space="0" w:color="auto"/>
              </w:divBdr>
            </w:div>
            <w:div w:id="773207770">
              <w:marLeft w:val="0"/>
              <w:marRight w:val="0"/>
              <w:marTop w:val="0"/>
              <w:marBottom w:val="0"/>
              <w:divBdr>
                <w:top w:val="none" w:sz="0" w:space="0" w:color="auto"/>
                <w:left w:val="none" w:sz="0" w:space="0" w:color="auto"/>
                <w:bottom w:val="none" w:sz="0" w:space="0" w:color="auto"/>
                <w:right w:val="none" w:sz="0" w:space="0" w:color="auto"/>
              </w:divBdr>
            </w:div>
            <w:div w:id="1761295660">
              <w:marLeft w:val="0"/>
              <w:marRight w:val="0"/>
              <w:marTop w:val="0"/>
              <w:marBottom w:val="0"/>
              <w:divBdr>
                <w:top w:val="none" w:sz="0" w:space="0" w:color="auto"/>
                <w:left w:val="none" w:sz="0" w:space="0" w:color="auto"/>
                <w:bottom w:val="none" w:sz="0" w:space="0" w:color="auto"/>
                <w:right w:val="none" w:sz="0" w:space="0" w:color="auto"/>
              </w:divBdr>
            </w:div>
            <w:div w:id="1521502869">
              <w:marLeft w:val="0"/>
              <w:marRight w:val="0"/>
              <w:marTop w:val="0"/>
              <w:marBottom w:val="0"/>
              <w:divBdr>
                <w:top w:val="none" w:sz="0" w:space="0" w:color="auto"/>
                <w:left w:val="none" w:sz="0" w:space="0" w:color="auto"/>
                <w:bottom w:val="none" w:sz="0" w:space="0" w:color="auto"/>
                <w:right w:val="none" w:sz="0" w:space="0" w:color="auto"/>
              </w:divBdr>
            </w:div>
            <w:div w:id="1683581738">
              <w:marLeft w:val="0"/>
              <w:marRight w:val="0"/>
              <w:marTop w:val="0"/>
              <w:marBottom w:val="0"/>
              <w:divBdr>
                <w:top w:val="none" w:sz="0" w:space="0" w:color="auto"/>
                <w:left w:val="none" w:sz="0" w:space="0" w:color="auto"/>
                <w:bottom w:val="none" w:sz="0" w:space="0" w:color="auto"/>
                <w:right w:val="none" w:sz="0" w:space="0" w:color="auto"/>
              </w:divBdr>
            </w:div>
            <w:div w:id="1133210763">
              <w:marLeft w:val="0"/>
              <w:marRight w:val="0"/>
              <w:marTop w:val="0"/>
              <w:marBottom w:val="0"/>
              <w:divBdr>
                <w:top w:val="none" w:sz="0" w:space="0" w:color="auto"/>
                <w:left w:val="none" w:sz="0" w:space="0" w:color="auto"/>
                <w:bottom w:val="none" w:sz="0" w:space="0" w:color="auto"/>
                <w:right w:val="none" w:sz="0" w:space="0" w:color="auto"/>
              </w:divBdr>
            </w:div>
            <w:div w:id="9259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4755">
      <w:bodyDiv w:val="1"/>
      <w:marLeft w:val="0"/>
      <w:marRight w:val="0"/>
      <w:marTop w:val="0"/>
      <w:marBottom w:val="0"/>
      <w:divBdr>
        <w:top w:val="none" w:sz="0" w:space="0" w:color="auto"/>
        <w:left w:val="none" w:sz="0" w:space="0" w:color="auto"/>
        <w:bottom w:val="none" w:sz="0" w:space="0" w:color="auto"/>
        <w:right w:val="none" w:sz="0" w:space="0" w:color="auto"/>
      </w:divBdr>
      <w:divsChild>
        <w:div w:id="998263611">
          <w:marLeft w:val="0"/>
          <w:marRight w:val="0"/>
          <w:marTop w:val="0"/>
          <w:marBottom w:val="0"/>
          <w:divBdr>
            <w:top w:val="none" w:sz="0" w:space="0" w:color="auto"/>
            <w:left w:val="none" w:sz="0" w:space="0" w:color="auto"/>
            <w:bottom w:val="none" w:sz="0" w:space="0" w:color="auto"/>
            <w:right w:val="none" w:sz="0" w:space="0" w:color="auto"/>
          </w:divBdr>
          <w:divsChild>
            <w:div w:id="1464812592">
              <w:marLeft w:val="0"/>
              <w:marRight w:val="0"/>
              <w:marTop w:val="0"/>
              <w:marBottom w:val="0"/>
              <w:divBdr>
                <w:top w:val="none" w:sz="0" w:space="0" w:color="auto"/>
                <w:left w:val="none" w:sz="0" w:space="0" w:color="auto"/>
                <w:bottom w:val="none" w:sz="0" w:space="0" w:color="auto"/>
                <w:right w:val="none" w:sz="0" w:space="0" w:color="auto"/>
              </w:divBdr>
            </w:div>
            <w:div w:id="1939635185">
              <w:marLeft w:val="0"/>
              <w:marRight w:val="0"/>
              <w:marTop w:val="0"/>
              <w:marBottom w:val="0"/>
              <w:divBdr>
                <w:top w:val="none" w:sz="0" w:space="0" w:color="auto"/>
                <w:left w:val="none" w:sz="0" w:space="0" w:color="auto"/>
                <w:bottom w:val="none" w:sz="0" w:space="0" w:color="auto"/>
                <w:right w:val="none" w:sz="0" w:space="0" w:color="auto"/>
              </w:divBdr>
            </w:div>
            <w:div w:id="1992296631">
              <w:marLeft w:val="0"/>
              <w:marRight w:val="0"/>
              <w:marTop w:val="0"/>
              <w:marBottom w:val="0"/>
              <w:divBdr>
                <w:top w:val="none" w:sz="0" w:space="0" w:color="auto"/>
                <w:left w:val="none" w:sz="0" w:space="0" w:color="auto"/>
                <w:bottom w:val="none" w:sz="0" w:space="0" w:color="auto"/>
                <w:right w:val="none" w:sz="0" w:space="0" w:color="auto"/>
              </w:divBdr>
            </w:div>
            <w:div w:id="1470784933">
              <w:marLeft w:val="0"/>
              <w:marRight w:val="0"/>
              <w:marTop w:val="0"/>
              <w:marBottom w:val="0"/>
              <w:divBdr>
                <w:top w:val="none" w:sz="0" w:space="0" w:color="auto"/>
                <w:left w:val="none" w:sz="0" w:space="0" w:color="auto"/>
                <w:bottom w:val="none" w:sz="0" w:space="0" w:color="auto"/>
                <w:right w:val="none" w:sz="0" w:space="0" w:color="auto"/>
              </w:divBdr>
            </w:div>
            <w:div w:id="436491101">
              <w:marLeft w:val="0"/>
              <w:marRight w:val="0"/>
              <w:marTop w:val="0"/>
              <w:marBottom w:val="0"/>
              <w:divBdr>
                <w:top w:val="none" w:sz="0" w:space="0" w:color="auto"/>
                <w:left w:val="none" w:sz="0" w:space="0" w:color="auto"/>
                <w:bottom w:val="none" w:sz="0" w:space="0" w:color="auto"/>
                <w:right w:val="none" w:sz="0" w:space="0" w:color="auto"/>
              </w:divBdr>
            </w:div>
            <w:div w:id="1088700073">
              <w:marLeft w:val="0"/>
              <w:marRight w:val="0"/>
              <w:marTop w:val="0"/>
              <w:marBottom w:val="0"/>
              <w:divBdr>
                <w:top w:val="none" w:sz="0" w:space="0" w:color="auto"/>
                <w:left w:val="none" w:sz="0" w:space="0" w:color="auto"/>
                <w:bottom w:val="none" w:sz="0" w:space="0" w:color="auto"/>
                <w:right w:val="none" w:sz="0" w:space="0" w:color="auto"/>
              </w:divBdr>
            </w:div>
            <w:div w:id="2000108577">
              <w:marLeft w:val="0"/>
              <w:marRight w:val="0"/>
              <w:marTop w:val="0"/>
              <w:marBottom w:val="0"/>
              <w:divBdr>
                <w:top w:val="none" w:sz="0" w:space="0" w:color="auto"/>
                <w:left w:val="none" w:sz="0" w:space="0" w:color="auto"/>
                <w:bottom w:val="none" w:sz="0" w:space="0" w:color="auto"/>
                <w:right w:val="none" w:sz="0" w:space="0" w:color="auto"/>
              </w:divBdr>
            </w:div>
            <w:div w:id="1383210655">
              <w:marLeft w:val="0"/>
              <w:marRight w:val="0"/>
              <w:marTop w:val="0"/>
              <w:marBottom w:val="0"/>
              <w:divBdr>
                <w:top w:val="none" w:sz="0" w:space="0" w:color="auto"/>
                <w:left w:val="none" w:sz="0" w:space="0" w:color="auto"/>
                <w:bottom w:val="none" w:sz="0" w:space="0" w:color="auto"/>
                <w:right w:val="none" w:sz="0" w:space="0" w:color="auto"/>
              </w:divBdr>
            </w:div>
            <w:div w:id="140117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4085">
      <w:bodyDiv w:val="1"/>
      <w:marLeft w:val="0"/>
      <w:marRight w:val="0"/>
      <w:marTop w:val="0"/>
      <w:marBottom w:val="0"/>
      <w:divBdr>
        <w:top w:val="none" w:sz="0" w:space="0" w:color="auto"/>
        <w:left w:val="none" w:sz="0" w:space="0" w:color="auto"/>
        <w:bottom w:val="none" w:sz="0" w:space="0" w:color="auto"/>
        <w:right w:val="none" w:sz="0" w:space="0" w:color="auto"/>
      </w:divBdr>
      <w:divsChild>
        <w:div w:id="1568763453">
          <w:marLeft w:val="0"/>
          <w:marRight w:val="0"/>
          <w:marTop w:val="0"/>
          <w:marBottom w:val="0"/>
          <w:divBdr>
            <w:top w:val="none" w:sz="0" w:space="0" w:color="auto"/>
            <w:left w:val="none" w:sz="0" w:space="0" w:color="auto"/>
            <w:bottom w:val="none" w:sz="0" w:space="0" w:color="auto"/>
            <w:right w:val="none" w:sz="0" w:space="0" w:color="auto"/>
          </w:divBdr>
          <w:divsChild>
            <w:div w:id="566116477">
              <w:marLeft w:val="0"/>
              <w:marRight w:val="0"/>
              <w:marTop w:val="0"/>
              <w:marBottom w:val="0"/>
              <w:divBdr>
                <w:top w:val="none" w:sz="0" w:space="0" w:color="auto"/>
                <w:left w:val="none" w:sz="0" w:space="0" w:color="auto"/>
                <w:bottom w:val="none" w:sz="0" w:space="0" w:color="auto"/>
                <w:right w:val="none" w:sz="0" w:space="0" w:color="auto"/>
              </w:divBdr>
            </w:div>
            <w:div w:id="328489586">
              <w:marLeft w:val="0"/>
              <w:marRight w:val="0"/>
              <w:marTop w:val="0"/>
              <w:marBottom w:val="0"/>
              <w:divBdr>
                <w:top w:val="none" w:sz="0" w:space="0" w:color="auto"/>
                <w:left w:val="none" w:sz="0" w:space="0" w:color="auto"/>
                <w:bottom w:val="none" w:sz="0" w:space="0" w:color="auto"/>
                <w:right w:val="none" w:sz="0" w:space="0" w:color="auto"/>
              </w:divBdr>
            </w:div>
            <w:div w:id="2040928250">
              <w:marLeft w:val="0"/>
              <w:marRight w:val="0"/>
              <w:marTop w:val="0"/>
              <w:marBottom w:val="0"/>
              <w:divBdr>
                <w:top w:val="none" w:sz="0" w:space="0" w:color="auto"/>
                <w:left w:val="none" w:sz="0" w:space="0" w:color="auto"/>
                <w:bottom w:val="none" w:sz="0" w:space="0" w:color="auto"/>
                <w:right w:val="none" w:sz="0" w:space="0" w:color="auto"/>
              </w:divBdr>
            </w:div>
            <w:div w:id="1777016024">
              <w:marLeft w:val="0"/>
              <w:marRight w:val="0"/>
              <w:marTop w:val="0"/>
              <w:marBottom w:val="0"/>
              <w:divBdr>
                <w:top w:val="none" w:sz="0" w:space="0" w:color="auto"/>
                <w:left w:val="none" w:sz="0" w:space="0" w:color="auto"/>
                <w:bottom w:val="none" w:sz="0" w:space="0" w:color="auto"/>
                <w:right w:val="none" w:sz="0" w:space="0" w:color="auto"/>
              </w:divBdr>
            </w:div>
            <w:div w:id="167184367">
              <w:marLeft w:val="0"/>
              <w:marRight w:val="0"/>
              <w:marTop w:val="0"/>
              <w:marBottom w:val="0"/>
              <w:divBdr>
                <w:top w:val="none" w:sz="0" w:space="0" w:color="auto"/>
                <w:left w:val="none" w:sz="0" w:space="0" w:color="auto"/>
                <w:bottom w:val="none" w:sz="0" w:space="0" w:color="auto"/>
                <w:right w:val="none" w:sz="0" w:space="0" w:color="auto"/>
              </w:divBdr>
            </w:div>
            <w:div w:id="1612935269">
              <w:marLeft w:val="0"/>
              <w:marRight w:val="0"/>
              <w:marTop w:val="0"/>
              <w:marBottom w:val="0"/>
              <w:divBdr>
                <w:top w:val="none" w:sz="0" w:space="0" w:color="auto"/>
                <w:left w:val="none" w:sz="0" w:space="0" w:color="auto"/>
                <w:bottom w:val="none" w:sz="0" w:space="0" w:color="auto"/>
                <w:right w:val="none" w:sz="0" w:space="0" w:color="auto"/>
              </w:divBdr>
            </w:div>
            <w:div w:id="1952937755">
              <w:marLeft w:val="0"/>
              <w:marRight w:val="0"/>
              <w:marTop w:val="0"/>
              <w:marBottom w:val="0"/>
              <w:divBdr>
                <w:top w:val="none" w:sz="0" w:space="0" w:color="auto"/>
                <w:left w:val="none" w:sz="0" w:space="0" w:color="auto"/>
                <w:bottom w:val="none" w:sz="0" w:space="0" w:color="auto"/>
                <w:right w:val="none" w:sz="0" w:space="0" w:color="auto"/>
              </w:divBdr>
            </w:div>
            <w:div w:id="1817529808">
              <w:marLeft w:val="0"/>
              <w:marRight w:val="0"/>
              <w:marTop w:val="0"/>
              <w:marBottom w:val="0"/>
              <w:divBdr>
                <w:top w:val="none" w:sz="0" w:space="0" w:color="auto"/>
                <w:left w:val="none" w:sz="0" w:space="0" w:color="auto"/>
                <w:bottom w:val="none" w:sz="0" w:space="0" w:color="auto"/>
                <w:right w:val="none" w:sz="0" w:space="0" w:color="auto"/>
              </w:divBdr>
            </w:div>
            <w:div w:id="1302424459">
              <w:marLeft w:val="0"/>
              <w:marRight w:val="0"/>
              <w:marTop w:val="0"/>
              <w:marBottom w:val="0"/>
              <w:divBdr>
                <w:top w:val="none" w:sz="0" w:space="0" w:color="auto"/>
                <w:left w:val="none" w:sz="0" w:space="0" w:color="auto"/>
                <w:bottom w:val="none" w:sz="0" w:space="0" w:color="auto"/>
                <w:right w:val="none" w:sz="0" w:space="0" w:color="auto"/>
              </w:divBdr>
            </w:div>
            <w:div w:id="1328708341">
              <w:marLeft w:val="0"/>
              <w:marRight w:val="0"/>
              <w:marTop w:val="0"/>
              <w:marBottom w:val="0"/>
              <w:divBdr>
                <w:top w:val="none" w:sz="0" w:space="0" w:color="auto"/>
                <w:left w:val="none" w:sz="0" w:space="0" w:color="auto"/>
                <w:bottom w:val="none" w:sz="0" w:space="0" w:color="auto"/>
                <w:right w:val="none" w:sz="0" w:space="0" w:color="auto"/>
              </w:divBdr>
            </w:div>
            <w:div w:id="923412689">
              <w:marLeft w:val="0"/>
              <w:marRight w:val="0"/>
              <w:marTop w:val="0"/>
              <w:marBottom w:val="0"/>
              <w:divBdr>
                <w:top w:val="none" w:sz="0" w:space="0" w:color="auto"/>
                <w:left w:val="none" w:sz="0" w:space="0" w:color="auto"/>
                <w:bottom w:val="none" w:sz="0" w:space="0" w:color="auto"/>
                <w:right w:val="none" w:sz="0" w:space="0" w:color="auto"/>
              </w:divBdr>
            </w:div>
            <w:div w:id="1988507807">
              <w:marLeft w:val="0"/>
              <w:marRight w:val="0"/>
              <w:marTop w:val="0"/>
              <w:marBottom w:val="0"/>
              <w:divBdr>
                <w:top w:val="none" w:sz="0" w:space="0" w:color="auto"/>
                <w:left w:val="none" w:sz="0" w:space="0" w:color="auto"/>
                <w:bottom w:val="none" w:sz="0" w:space="0" w:color="auto"/>
                <w:right w:val="none" w:sz="0" w:space="0" w:color="auto"/>
              </w:divBdr>
            </w:div>
            <w:div w:id="1390106842">
              <w:marLeft w:val="0"/>
              <w:marRight w:val="0"/>
              <w:marTop w:val="0"/>
              <w:marBottom w:val="0"/>
              <w:divBdr>
                <w:top w:val="none" w:sz="0" w:space="0" w:color="auto"/>
                <w:left w:val="none" w:sz="0" w:space="0" w:color="auto"/>
                <w:bottom w:val="none" w:sz="0" w:space="0" w:color="auto"/>
                <w:right w:val="none" w:sz="0" w:space="0" w:color="auto"/>
              </w:divBdr>
            </w:div>
            <w:div w:id="1416704301">
              <w:marLeft w:val="0"/>
              <w:marRight w:val="0"/>
              <w:marTop w:val="0"/>
              <w:marBottom w:val="0"/>
              <w:divBdr>
                <w:top w:val="none" w:sz="0" w:space="0" w:color="auto"/>
                <w:left w:val="none" w:sz="0" w:space="0" w:color="auto"/>
                <w:bottom w:val="none" w:sz="0" w:space="0" w:color="auto"/>
                <w:right w:val="none" w:sz="0" w:space="0" w:color="auto"/>
              </w:divBdr>
            </w:div>
            <w:div w:id="277033832">
              <w:marLeft w:val="0"/>
              <w:marRight w:val="0"/>
              <w:marTop w:val="0"/>
              <w:marBottom w:val="0"/>
              <w:divBdr>
                <w:top w:val="none" w:sz="0" w:space="0" w:color="auto"/>
                <w:left w:val="none" w:sz="0" w:space="0" w:color="auto"/>
                <w:bottom w:val="none" w:sz="0" w:space="0" w:color="auto"/>
                <w:right w:val="none" w:sz="0" w:space="0" w:color="auto"/>
              </w:divBdr>
            </w:div>
            <w:div w:id="853346089">
              <w:marLeft w:val="0"/>
              <w:marRight w:val="0"/>
              <w:marTop w:val="0"/>
              <w:marBottom w:val="0"/>
              <w:divBdr>
                <w:top w:val="none" w:sz="0" w:space="0" w:color="auto"/>
                <w:left w:val="none" w:sz="0" w:space="0" w:color="auto"/>
                <w:bottom w:val="none" w:sz="0" w:space="0" w:color="auto"/>
                <w:right w:val="none" w:sz="0" w:space="0" w:color="auto"/>
              </w:divBdr>
            </w:div>
            <w:div w:id="914437725">
              <w:marLeft w:val="0"/>
              <w:marRight w:val="0"/>
              <w:marTop w:val="0"/>
              <w:marBottom w:val="0"/>
              <w:divBdr>
                <w:top w:val="none" w:sz="0" w:space="0" w:color="auto"/>
                <w:left w:val="none" w:sz="0" w:space="0" w:color="auto"/>
                <w:bottom w:val="none" w:sz="0" w:space="0" w:color="auto"/>
                <w:right w:val="none" w:sz="0" w:space="0" w:color="auto"/>
              </w:divBdr>
            </w:div>
            <w:div w:id="476921297">
              <w:marLeft w:val="0"/>
              <w:marRight w:val="0"/>
              <w:marTop w:val="0"/>
              <w:marBottom w:val="0"/>
              <w:divBdr>
                <w:top w:val="none" w:sz="0" w:space="0" w:color="auto"/>
                <w:left w:val="none" w:sz="0" w:space="0" w:color="auto"/>
                <w:bottom w:val="none" w:sz="0" w:space="0" w:color="auto"/>
                <w:right w:val="none" w:sz="0" w:space="0" w:color="auto"/>
              </w:divBdr>
            </w:div>
            <w:div w:id="437994508">
              <w:marLeft w:val="0"/>
              <w:marRight w:val="0"/>
              <w:marTop w:val="0"/>
              <w:marBottom w:val="0"/>
              <w:divBdr>
                <w:top w:val="none" w:sz="0" w:space="0" w:color="auto"/>
                <w:left w:val="none" w:sz="0" w:space="0" w:color="auto"/>
                <w:bottom w:val="none" w:sz="0" w:space="0" w:color="auto"/>
                <w:right w:val="none" w:sz="0" w:space="0" w:color="auto"/>
              </w:divBdr>
            </w:div>
            <w:div w:id="165635294">
              <w:marLeft w:val="0"/>
              <w:marRight w:val="0"/>
              <w:marTop w:val="0"/>
              <w:marBottom w:val="0"/>
              <w:divBdr>
                <w:top w:val="none" w:sz="0" w:space="0" w:color="auto"/>
                <w:left w:val="none" w:sz="0" w:space="0" w:color="auto"/>
                <w:bottom w:val="none" w:sz="0" w:space="0" w:color="auto"/>
                <w:right w:val="none" w:sz="0" w:space="0" w:color="auto"/>
              </w:divBdr>
            </w:div>
            <w:div w:id="977300314">
              <w:marLeft w:val="0"/>
              <w:marRight w:val="0"/>
              <w:marTop w:val="0"/>
              <w:marBottom w:val="0"/>
              <w:divBdr>
                <w:top w:val="none" w:sz="0" w:space="0" w:color="auto"/>
                <w:left w:val="none" w:sz="0" w:space="0" w:color="auto"/>
                <w:bottom w:val="none" w:sz="0" w:space="0" w:color="auto"/>
                <w:right w:val="none" w:sz="0" w:space="0" w:color="auto"/>
              </w:divBdr>
            </w:div>
            <w:div w:id="2064131092">
              <w:marLeft w:val="0"/>
              <w:marRight w:val="0"/>
              <w:marTop w:val="0"/>
              <w:marBottom w:val="0"/>
              <w:divBdr>
                <w:top w:val="none" w:sz="0" w:space="0" w:color="auto"/>
                <w:left w:val="none" w:sz="0" w:space="0" w:color="auto"/>
                <w:bottom w:val="none" w:sz="0" w:space="0" w:color="auto"/>
                <w:right w:val="none" w:sz="0" w:space="0" w:color="auto"/>
              </w:divBdr>
            </w:div>
            <w:div w:id="735977591">
              <w:marLeft w:val="0"/>
              <w:marRight w:val="0"/>
              <w:marTop w:val="0"/>
              <w:marBottom w:val="0"/>
              <w:divBdr>
                <w:top w:val="none" w:sz="0" w:space="0" w:color="auto"/>
                <w:left w:val="none" w:sz="0" w:space="0" w:color="auto"/>
                <w:bottom w:val="none" w:sz="0" w:space="0" w:color="auto"/>
                <w:right w:val="none" w:sz="0" w:space="0" w:color="auto"/>
              </w:divBdr>
            </w:div>
            <w:div w:id="139810467">
              <w:marLeft w:val="0"/>
              <w:marRight w:val="0"/>
              <w:marTop w:val="0"/>
              <w:marBottom w:val="0"/>
              <w:divBdr>
                <w:top w:val="none" w:sz="0" w:space="0" w:color="auto"/>
                <w:left w:val="none" w:sz="0" w:space="0" w:color="auto"/>
                <w:bottom w:val="none" w:sz="0" w:space="0" w:color="auto"/>
                <w:right w:val="none" w:sz="0" w:space="0" w:color="auto"/>
              </w:divBdr>
            </w:div>
            <w:div w:id="1334408911">
              <w:marLeft w:val="0"/>
              <w:marRight w:val="0"/>
              <w:marTop w:val="0"/>
              <w:marBottom w:val="0"/>
              <w:divBdr>
                <w:top w:val="none" w:sz="0" w:space="0" w:color="auto"/>
                <w:left w:val="none" w:sz="0" w:space="0" w:color="auto"/>
                <w:bottom w:val="none" w:sz="0" w:space="0" w:color="auto"/>
                <w:right w:val="none" w:sz="0" w:space="0" w:color="auto"/>
              </w:divBdr>
            </w:div>
            <w:div w:id="190610217">
              <w:marLeft w:val="0"/>
              <w:marRight w:val="0"/>
              <w:marTop w:val="0"/>
              <w:marBottom w:val="0"/>
              <w:divBdr>
                <w:top w:val="none" w:sz="0" w:space="0" w:color="auto"/>
                <w:left w:val="none" w:sz="0" w:space="0" w:color="auto"/>
                <w:bottom w:val="none" w:sz="0" w:space="0" w:color="auto"/>
                <w:right w:val="none" w:sz="0" w:space="0" w:color="auto"/>
              </w:divBdr>
            </w:div>
            <w:div w:id="265431734">
              <w:marLeft w:val="0"/>
              <w:marRight w:val="0"/>
              <w:marTop w:val="0"/>
              <w:marBottom w:val="0"/>
              <w:divBdr>
                <w:top w:val="none" w:sz="0" w:space="0" w:color="auto"/>
                <w:left w:val="none" w:sz="0" w:space="0" w:color="auto"/>
                <w:bottom w:val="none" w:sz="0" w:space="0" w:color="auto"/>
                <w:right w:val="none" w:sz="0" w:space="0" w:color="auto"/>
              </w:divBdr>
            </w:div>
            <w:div w:id="5094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1519">
      <w:bodyDiv w:val="1"/>
      <w:marLeft w:val="0"/>
      <w:marRight w:val="0"/>
      <w:marTop w:val="0"/>
      <w:marBottom w:val="0"/>
      <w:divBdr>
        <w:top w:val="none" w:sz="0" w:space="0" w:color="auto"/>
        <w:left w:val="none" w:sz="0" w:space="0" w:color="auto"/>
        <w:bottom w:val="none" w:sz="0" w:space="0" w:color="auto"/>
        <w:right w:val="none" w:sz="0" w:space="0" w:color="auto"/>
      </w:divBdr>
      <w:divsChild>
        <w:div w:id="1182088054">
          <w:marLeft w:val="0"/>
          <w:marRight w:val="0"/>
          <w:marTop w:val="0"/>
          <w:marBottom w:val="0"/>
          <w:divBdr>
            <w:top w:val="none" w:sz="0" w:space="0" w:color="auto"/>
            <w:left w:val="none" w:sz="0" w:space="0" w:color="auto"/>
            <w:bottom w:val="none" w:sz="0" w:space="0" w:color="auto"/>
            <w:right w:val="none" w:sz="0" w:space="0" w:color="auto"/>
          </w:divBdr>
          <w:divsChild>
            <w:div w:id="1401832286">
              <w:marLeft w:val="0"/>
              <w:marRight w:val="0"/>
              <w:marTop w:val="0"/>
              <w:marBottom w:val="0"/>
              <w:divBdr>
                <w:top w:val="none" w:sz="0" w:space="0" w:color="auto"/>
                <w:left w:val="none" w:sz="0" w:space="0" w:color="auto"/>
                <w:bottom w:val="none" w:sz="0" w:space="0" w:color="auto"/>
                <w:right w:val="none" w:sz="0" w:space="0" w:color="auto"/>
              </w:divBdr>
            </w:div>
            <w:div w:id="285240761">
              <w:marLeft w:val="0"/>
              <w:marRight w:val="0"/>
              <w:marTop w:val="0"/>
              <w:marBottom w:val="0"/>
              <w:divBdr>
                <w:top w:val="none" w:sz="0" w:space="0" w:color="auto"/>
                <w:left w:val="none" w:sz="0" w:space="0" w:color="auto"/>
                <w:bottom w:val="none" w:sz="0" w:space="0" w:color="auto"/>
                <w:right w:val="none" w:sz="0" w:space="0" w:color="auto"/>
              </w:divBdr>
            </w:div>
            <w:div w:id="1913805316">
              <w:marLeft w:val="0"/>
              <w:marRight w:val="0"/>
              <w:marTop w:val="0"/>
              <w:marBottom w:val="0"/>
              <w:divBdr>
                <w:top w:val="none" w:sz="0" w:space="0" w:color="auto"/>
                <w:left w:val="none" w:sz="0" w:space="0" w:color="auto"/>
                <w:bottom w:val="none" w:sz="0" w:space="0" w:color="auto"/>
                <w:right w:val="none" w:sz="0" w:space="0" w:color="auto"/>
              </w:divBdr>
            </w:div>
            <w:div w:id="1889146645">
              <w:marLeft w:val="0"/>
              <w:marRight w:val="0"/>
              <w:marTop w:val="0"/>
              <w:marBottom w:val="0"/>
              <w:divBdr>
                <w:top w:val="none" w:sz="0" w:space="0" w:color="auto"/>
                <w:left w:val="none" w:sz="0" w:space="0" w:color="auto"/>
                <w:bottom w:val="none" w:sz="0" w:space="0" w:color="auto"/>
                <w:right w:val="none" w:sz="0" w:space="0" w:color="auto"/>
              </w:divBdr>
            </w:div>
            <w:div w:id="72896560">
              <w:marLeft w:val="0"/>
              <w:marRight w:val="0"/>
              <w:marTop w:val="0"/>
              <w:marBottom w:val="0"/>
              <w:divBdr>
                <w:top w:val="none" w:sz="0" w:space="0" w:color="auto"/>
                <w:left w:val="none" w:sz="0" w:space="0" w:color="auto"/>
                <w:bottom w:val="none" w:sz="0" w:space="0" w:color="auto"/>
                <w:right w:val="none" w:sz="0" w:space="0" w:color="auto"/>
              </w:divBdr>
            </w:div>
            <w:div w:id="1832522882">
              <w:marLeft w:val="0"/>
              <w:marRight w:val="0"/>
              <w:marTop w:val="0"/>
              <w:marBottom w:val="0"/>
              <w:divBdr>
                <w:top w:val="none" w:sz="0" w:space="0" w:color="auto"/>
                <w:left w:val="none" w:sz="0" w:space="0" w:color="auto"/>
                <w:bottom w:val="none" w:sz="0" w:space="0" w:color="auto"/>
                <w:right w:val="none" w:sz="0" w:space="0" w:color="auto"/>
              </w:divBdr>
            </w:div>
            <w:div w:id="1412266177">
              <w:marLeft w:val="0"/>
              <w:marRight w:val="0"/>
              <w:marTop w:val="0"/>
              <w:marBottom w:val="0"/>
              <w:divBdr>
                <w:top w:val="none" w:sz="0" w:space="0" w:color="auto"/>
                <w:left w:val="none" w:sz="0" w:space="0" w:color="auto"/>
                <w:bottom w:val="none" w:sz="0" w:space="0" w:color="auto"/>
                <w:right w:val="none" w:sz="0" w:space="0" w:color="auto"/>
              </w:divBdr>
            </w:div>
            <w:div w:id="771776860">
              <w:marLeft w:val="0"/>
              <w:marRight w:val="0"/>
              <w:marTop w:val="0"/>
              <w:marBottom w:val="0"/>
              <w:divBdr>
                <w:top w:val="none" w:sz="0" w:space="0" w:color="auto"/>
                <w:left w:val="none" w:sz="0" w:space="0" w:color="auto"/>
                <w:bottom w:val="none" w:sz="0" w:space="0" w:color="auto"/>
                <w:right w:val="none" w:sz="0" w:space="0" w:color="auto"/>
              </w:divBdr>
            </w:div>
            <w:div w:id="754060660">
              <w:marLeft w:val="0"/>
              <w:marRight w:val="0"/>
              <w:marTop w:val="0"/>
              <w:marBottom w:val="0"/>
              <w:divBdr>
                <w:top w:val="none" w:sz="0" w:space="0" w:color="auto"/>
                <w:left w:val="none" w:sz="0" w:space="0" w:color="auto"/>
                <w:bottom w:val="none" w:sz="0" w:space="0" w:color="auto"/>
                <w:right w:val="none" w:sz="0" w:space="0" w:color="auto"/>
              </w:divBdr>
            </w:div>
            <w:div w:id="888614909">
              <w:marLeft w:val="0"/>
              <w:marRight w:val="0"/>
              <w:marTop w:val="0"/>
              <w:marBottom w:val="0"/>
              <w:divBdr>
                <w:top w:val="none" w:sz="0" w:space="0" w:color="auto"/>
                <w:left w:val="none" w:sz="0" w:space="0" w:color="auto"/>
                <w:bottom w:val="none" w:sz="0" w:space="0" w:color="auto"/>
                <w:right w:val="none" w:sz="0" w:space="0" w:color="auto"/>
              </w:divBdr>
            </w:div>
            <w:div w:id="5091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7642">
      <w:bodyDiv w:val="1"/>
      <w:marLeft w:val="0"/>
      <w:marRight w:val="0"/>
      <w:marTop w:val="0"/>
      <w:marBottom w:val="0"/>
      <w:divBdr>
        <w:top w:val="none" w:sz="0" w:space="0" w:color="auto"/>
        <w:left w:val="none" w:sz="0" w:space="0" w:color="auto"/>
        <w:bottom w:val="none" w:sz="0" w:space="0" w:color="auto"/>
        <w:right w:val="none" w:sz="0" w:space="0" w:color="auto"/>
      </w:divBdr>
      <w:divsChild>
        <w:div w:id="1758090107">
          <w:marLeft w:val="0"/>
          <w:marRight w:val="0"/>
          <w:marTop w:val="0"/>
          <w:marBottom w:val="0"/>
          <w:divBdr>
            <w:top w:val="none" w:sz="0" w:space="0" w:color="auto"/>
            <w:left w:val="none" w:sz="0" w:space="0" w:color="auto"/>
            <w:bottom w:val="none" w:sz="0" w:space="0" w:color="auto"/>
            <w:right w:val="none" w:sz="0" w:space="0" w:color="auto"/>
          </w:divBdr>
          <w:divsChild>
            <w:div w:id="1157183769">
              <w:marLeft w:val="0"/>
              <w:marRight w:val="0"/>
              <w:marTop w:val="0"/>
              <w:marBottom w:val="0"/>
              <w:divBdr>
                <w:top w:val="none" w:sz="0" w:space="0" w:color="auto"/>
                <w:left w:val="none" w:sz="0" w:space="0" w:color="auto"/>
                <w:bottom w:val="none" w:sz="0" w:space="0" w:color="auto"/>
                <w:right w:val="none" w:sz="0" w:space="0" w:color="auto"/>
              </w:divBdr>
            </w:div>
            <w:div w:id="214852405">
              <w:marLeft w:val="0"/>
              <w:marRight w:val="0"/>
              <w:marTop w:val="0"/>
              <w:marBottom w:val="0"/>
              <w:divBdr>
                <w:top w:val="none" w:sz="0" w:space="0" w:color="auto"/>
                <w:left w:val="none" w:sz="0" w:space="0" w:color="auto"/>
                <w:bottom w:val="none" w:sz="0" w:space="0" w:color="auto"/>
                <w:right w:val="none" w:sz="0" w:space="0" w:color="auto"/>
              </w:divBdr>
            </w:div>
            <w:div w:id="349377284">
              <w:marLeft w:val="0"/>
              <w:marRight w:val="0"/>
              <w:marTop w:val="0"/>
              <w:marBottom w:val="0"/>
              <w:divBdr>
                <w:top w:val="none" w:sz="0" w:space="0" w:color="auto"/>
                <w:left w:val="none" w:sz="0" w:space="0" w:color="auto"/>
                <w:bottom w:val="none" w:sz="0" w:space="0" w:color="auto"/>
                <w:right w:val="none" w:sz="0" w:space="0" w:color="auto"/>
              </w:divBdr>
            </w:div>
            <w:div w:id="503280005">
              <w:marLeft w:val="0"/>
              <w:marRight w:val="0"/>
              <w:marTop w:val="0"/>
              <w:marBottom w:val="0"/>
              <w:divBdr>
                <w:top w:val="none" w:sz="0" w:space="0" w:color="auto"/>
                <w:left w:val="none" w:sz="0" w:space="0" w:color="auto"/>
                <w:bottom w:val="none" w:sz="0" w:space="0" w:color="auto"/>
                <w:right w:val="none" w:sz="0" w:space="0" w:color="auto"/>
              </w:divBdr>
            </w:div>
            <w:div w:id="793910075">
              <w:marLeft w:val="0"/>
              <w:marRight w:val="0"/>
              <w:marTop w:val="0"/>
              <w:marBottom w:val="0"/>
              <w:divBdr>
                <w:top w:val="none" w:sz="0" w:space="0" w:color="auto"/>
                <w:left w:val="none" w:sz="0" w:space="0" w:color="auto"/>
                <w:bottom w:val="none" w:sz="0" w:space="0" w:color="auto"/>
                <w:right w:val="none" w:sz="0" w:space="0" w:color="auto"/>
              </w:divBdr>
            </w:div>
            <w:div w:id="688603316">
              <w:marLeft w:val="0"/>
              <w:marRight w:val="0"/>
              <w:marTop w:val="0"/>
              <w:marBottom w:val="0"/>
              <w:divBdr>
                <w:top w:val="none" w:sz="0" w:space="0" w:color="auto"/>
                <w:left w:val="none" w:sz="0" w:space="0" w:color="auto"/>
                <w:bottom w:val="none" w:sz="0" w:space="0" w:color="auto"/>
                <w:right w:val="none" w:sz="0" w:space="0" w:color="auto"/>
              </w:divBdr>
            </w:div>
            <w:div w:id="1475372875">
              <w:marLeft w:val="0"/>
              <w:marRight w:val="0"/>
              <w:marTop w:val="0"/>
              <w:marBottom w:val="0"/>
              <w:divBdr>
                <w:top w:val="none" w:sz="0" w:space="0" w:color="auto"/>
                <w:left w:val="none" w:sz="0" w:space="0" w:color="auto"/>
                <w:bottom w:val="none" w:sz="0" w:space="0" w:color="auto"/>
                <w:right w:val="none" w:sz="0" w:space="0" w:color="auto"/>
              </w:divBdr>
            </w:div>
            <w:div w:id="1199926904">
              <w:marLeft w:val="0"/>
              <w:marRight w:val="0"/>
              <w:marTop w:val="0"/>
              <w:marBottom w:val="0"/>
              <w:divBdr>
                <w:top w:val="none" w:sz="0" w:space="0" w:color="auto"/>
                <w:left w:val="none" w:sz="0" w:space="0" w:color="auto"/>
                <w:bottom w:val="none" w:sz="0" w:space="0" w:color="auto"/>
                <w:right w:val="none" w:sz="0" w:space="0" w:color="auto"/>
              </w:divBdr>
            </w:div>
            <w:div w:id="3811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51475">
      <w:bodyDiv w:val="1"/>
      <w:marLeft w:val="0"/>
      <w:marRight w:val="0"/>
      <w:marTop w:val="0"/>
      <w:marBottom w:val="0"/>
      <w:divBdr>
        <w:top w:val="none" w:sz="0" w:space="0" w:color="auto"/>
        <w:left w:val="none" w:sz="0" w:space="0" w:color="auto"/>
        <w:bottom w:val="none" w:sz="0" w:space="0" w:color="auto"/>
        <w:right w:val="none" w:sz="0" w:space="0" w:color="auto"/>
      </w:divBdr>
      <w:divsChild>
        <w:div w:id="2031562016">
          <w:marLeft w:val="0"/>
          <w:marRight w:val="0"/>
          <w:marTop w:val="0"/>
          <w:marBottom w:val="0"/>
          <w:divBdr>
            <w:top w:val="none" w:sz="0" w:space="0" w:color="auto"/>
            <w:left w:val="none" w:sz="0" w:space="0" w:color="auto"/>
            <w:bottom w:val="none" w:sz="0" w:space="0" w:color="auto"/>
            <w:right w:val="none" w:sz="0" w:space="0" w:color="auto"/>
          </w:divBdr>
          <w:divsChild>
            <w:div w:id="1334651266">
              <w:marLeft w:val="0"/>
              <w:marRight w:val="0"/>
              <w:marTop w:val="0"/>
              <w:marBottom w:val="0"/>
              <w:divBdr>
                <w:top w:val="none" w:sz="0" w:space="0" w:color="auto"/>
                <w:left w:val="none" w:sz="0" w:space="0" w:color="auto"/>
                <w:bottom w:val="none" w:sz="0" w:space="0" w:color="auto"/>
                <w:right w:val="none" w:sz="0" w:space="0" w:color="auto"/>
              </w:divBdr>
            </w:div>
            <w:div w:id="2134980341">
              <w:marLeft w:val="0"/>
              <w:marRight w:val="0"/>
              <w:marTop w:val="0"/>
              <w:marBottom w:val="0"/>
              <w:divBdr>
                <w:top w:val="none" w:sz="0" w:space="0" w:color="auto"/>
                <w:left w:val="none" w:sz="0" w:space="0" w:color="auto"/>
                <w:bottom w:val="none" w:sz="0" w:space="0" w:color="auto"/>
                <w:right w:val="none" w:sz="0" w:space="0" w:color="auto"/>
              </w:divBdr>
            </w:div>
            <w:div w:id="17235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20901">
      <w:bodyDiv w:val="1"/>
      <w:marLeft w:val="0"/>
      <w:marRight w:val="0"/>
      <w:marTop w:val="0"/>
      <w:marBottom w:val="0"/>
      <w:divBdr>
        <w:top w:val="none" w:sz="0" w:space="0" w:color="auto"/>
        <w:left w:val="none" w:sz="0" w:space="0" w:color="auto"/>
        <w:bottom w:val="none" w:sz="0" w:space="0" w:color="auto"/>
        <w:right w:val="none" w:sz="0" w:space="0" w:color="auto"/>
      </w:divBdr>
      <w:divsChild>
        <w:div w:id="1680959673">
          <w:marLeft w:val="0"/>
          <w:marRight w:val="0"/>
          <w:marTop w:val="0"/>
          <w:marBottom w:val="0"/>
          <w:divBdr>
            <w:top w:val="none" w:sz="0" w:space="0" w:color="auto"/>
            <w:left w:val="none" w:sz="0" w:space="0" w:color="auto"/>
            <w:bottom w:val="none" w:sz="0" w:space="0" w:color="auto"/>
            <w:right w:val="none" w:sz="0" w:space="0" w:color="auto"/>
          </w:divBdr>
          <w:divsChild>
            <w:div w:id="175267516">
              <w:marLeft w:val="0"/>
              <w:marRight w:val="0"/>
              <w:marTop w:val="0"/>
              <w:marBottom w:val="0"/>
              <w:divBdr>
                <w:top w:val="none" w:sz="0" w:space="0" w:color="auto"/>
                <w:left w:val="none" w:sz="0" w:space="0" w:color="auto"/>
                <w:bottom w:val="none" w:sz="0" w:space="0" w:color="auto"/>
                <w:right w:val="none" w:sz="0" w:space="0" w:color="auto"/>
              </w:divBdr>
            </w:div>
            <w:div w:id="1990790740">
              <w:marLeft w:val="0"/>
              <w:marRight w:val="0"/>
              <w:marTop w:val="0"/>
              <w:marBottom w:val="0"/>
              <w:divBdr>
                <w:top w:val="none" w:sz="0" w:space="0" w:color="auto"/>
                <w:left w:val="none" w:sz="0" w:space="0" w:color="auto"/>
                <w:bottom w:val="none" w:sz="0" w:space="0" w:color="auto"/>
                <w:right w:val="none" w:sz="0" w:space="0" w:color="auto"/>
              </w:divBdr>
            </w:div>
            <w:div w:id="1120801581">
              <w:marLeft w:val="0"/>
              <w:marRight w:val="0"/>
              <w:marTop w:val="0"/>
              <w:marBottom w:val="0"/>
              <w:divBdr>
                <w:top w:val="none" w:sz="0" w:space="0" w:color="auto"/>
                <w:left w:val="none" w:sz="0" w:space="0" w:color="auto"/>
                <w:bottom w:val="none" w:sz="0" w:space="0" w:color="auto"/>
                <w:right w:val="none" w:sz="0" w:space="0" w:color="auto"/>
              </w:divBdr>
            </w:div>
            <w:div w:id="883102805">
              <w:marLeft w:val="0"/>
              <w:marRight w:val="0"/>
              <w:marTop w:val="0"/>
              <w:marBottom w:val="0"/>
              <w:divBdr>
                <w:top w:val="none" w:sz="0" w:space="0" w:color="auto"/>
                <w:left w:val="none" w:sz="0" w:space="0" w:color="auto"/>
                <w:bottom w:val="none" w:sz="0" w:space="0" w:color="auto"/>
                <w:right w:val="none" w:sz="0" w:space="0" w:color="auto"/>
              </w:divBdr>
            </w:div>
            <w:div w:id="489253737">
              <w:marLeft w:val="0"/>
              <w:marRight w:val="0"/>
              <w:marTop w:val="0"/>
              <w:marBottom w:val="0"/>
              <w:divBdr>
                <w:top w:val="none" w:sz="0" w:space="0" w:color="auto"/>
                <w:left w:val="none" w:sz="0" w:space="0" w:color="auto"/>
                <w:bottom w:val="none" w:sz="0" w:space="0" w:color="auto"/>
                <w:right w:val="none" w:sz="0" w:space="0" w:color="auto"/>
              </w:divBdr>
            </w:div>
            <w:div w:id="1149711791">
              <w:marLeft w:val="0"/>
              <w:marRight w:val="0"/>
              <w:marTop w:val="0"/>
              <w:marBottom w:val="0"/>
              <w:divBdr>
                <w:top w:val="none" w:sz="0" w:space="0" w:color="auto"/>
                <w:left w:val="none" w:sz="0" w:space="0" w:color="auto"/>
                <w:bottom w:val="none" w:sz="0" w:space="0" w:color="auto"/>
                <w:right w:val="none" w:sz="0" w:space="0" w:color="auto"/>
              </w:divBdr>
            </w:div>
            <w:div w:id="185951316">
              <w:marLeft w:val="0"/>
              <w:marRight w:val="0"/>
              <w:marTop w:val="0"/>
              <w:marBottom w:val="0"/>
              <w:divBdr>
                <w:top w:val="none" w:sz="0" w:space="0" w:color="auto"/>
                <w:left w:val="none" w:sz="0" w:space="0" w:color="auto"/>
                <w:bottom w:val="none" w:sz="0" w:space="0" w:color="auto"/>
                <w:right w:val="none" w:sz="0" w:space="0" w:color="auto"/>
              </w:divBdr>
            </w:div>
            <w:div w:id="286667515">
              <w:marLeft w:val="0"/>
              <w:marRight w:val="0"/>
              <w:marTop w:val="0"/>
              <w:marBottom w:val="0"/>
              <w:divBdr>
                <w:top w:val="none" w:sz="0" w:space="0" w:color="auto"/>
                <w:left w:val="none" w:sz="0" w:space="0" w:color="auto"/>
                <w:bottom w:val="none" w:sz="0" w:space="0" w:color="auto"/>
                <w:right w:val="none" w:sz="0" w:space="0" w:color="auto"/>
              </w:divBdr>
            </w:div>
            <w:div w:id="1574512953">
              <w:marLeft w:val="0"/>
              <w:marRight w:val="0"/>
              <w:marTop w:val="0"/>
              <w:marBottom w:val="0"/>
              <w:divBdr>
                <w:top w:val="none" w:sz="0" w:space="0" w:color="auto"/>
                <w:left w:val="none" w:sz="0" w:space="0" w:color="auto"/>
                <w:bottom w:val="none" w:sz="0" w:space="0" w:color="auto"/>
                <w:right w:val="none" w:sz="0" w:space="0" w:color="auto"/>
              </w:divBdr>
            </w:div>
            <w:div w:id="1932736664">
              <w:marLeft w:val="0"/>
              <w:marRight w:val="0"/>
              <w:marTop w:val="0"/>
              <w:marBottom w:val="0"/>
              <w:divBdr>
                <w:top w:val="none" w:sz="0" w:space="0" w:color="auto"/>
                <w:left w:val="none" w:sz="0" w:space="0" w:color="auto"/>
                <w:bottom w:val="none" w:sz="0" w:space="0" w:color="auto"/>
                <w:right w:val="none" w:sz="0" w:space="0" w:color="auto"/>
              </w:divBdr>
            </w:div>
            <w:div w:id="955259725">
              <w:marLeft w:val="0"/>
              <w:marRight w:val="0"/>
              <w:marTop w:val="0"/>
              <w:marBottom w:val="0"/>
              <w:divBdr>
                <w:top w:val="none" w:sz="0" w:space="0" w:color="auto"/>
                <w:left w:val="none" w:sz="0" w:space="0" w:color="auto"/>
                <w:bottom w:val="none" w:sz="0" w:space="0" w:color="auto"/>
                <w:right w:val="none" w:sz="0" w:space="0" w:color="auto"/>
              </w:divBdr>
            </w:div>
            <w:div w:id="1766263055">
              <w:marLeft w:val="0"/>
              <w:marRight w:val="0"/>
              <w:marTop w:val="0"/>
              <w:marBottom w:val="0"/>
              <w:divBdr>
                <w:top w:val="none" w:sz="0" w:space="0" w:color="auto"/>
                <w:left w:val="none" w:sz="0" w:space="0" w:color="auto"/>
                <w:bottom w:val="none" w:sz="0" w:space="0" w:color="auto"/>
                <w:right w:val="none" w:sz="0" w:space="0" w:color="auto"/>
              </w:divBdr>
            </w:div>
            <w:div w:id="304284097">
              <w:marLeft w:val="0"/>
              <w:marRight w:val="0"/>
              <w:marTop w:val="0"/>
              <w:marBottom w:val="0"/>
              <w:divBdr>
                <w:top w:val="none" w:sz="0" w:space="0" w:color="auto"/>
                <w:left w:val="none" w:sz="0" w:space="0" w:color="auto"/>
                <w:bottom w:val="none" w:sz="0" w:space="0" w:color="auto"/>
                <w:right w:val="none" w:sz="0" w:space="0" w:color="auto"/>
              </w:divBdr>
            </w:div>
            <w:div w:id="1129326757">
              <w:marLeft w:val="0"/>
              <w:marRight w:val="0"/>
              <w:marTop w:val="0"/>
              <w:marBottom w:val="0"/>
              <w:divBdr>
                <w:top w:val="none" w:sz="0" w:space="0" w:color="auto"/>
                <w:left w:val="none" w:sz="0" w:space="0" w:color="auto"/>
                <w:bottom w:val="none" w:sz="0" w:space="0" w:color="auto"/>
                <w:right w:val="none" w:sz="0" w:space="0" w:color="auto"/>
              </w:divBdr>
            </w:div>
            <w:div w:id="1331718591">
              <w:marLeft w:val="0"/>
              <w:marRight w:val="0"/>
              <w:marTop w:val="0"/>
              <w:marBottom w:val="0"/>
              <w:divBdr>
                <w:top w:val="none" w:sz="0" w:space="0" w:color="auto"/>
                <w:left w:val="none" w:sz="0" w:space="0" w:color="auto"/>
                <w:bottom w:val="none" w:sz="0" w:space="0" w:color="auto"/>
                <w:right w:val="none" w:sz="0" w:space="0" w:color="auto"/>
              </w:divBdr>
            </w:div>
            <w:div w:id="1762721812">
              <w:marLeft w:val="0"/>
              <w:marRight w:val="0"/>
              <w:marTop w:val="0"/>
              <w:marBottom w:val="0"/>
              <w:divBdr>
                <w:top w:val="none" w:sz="0" w:space="0" w:color="auto"/>
                <w:left w:val="none" w:sz="0" w:space="0" w:color="auto"/>
                <w:bottom w:val="none" w:sz="0" w:space="0" w:color="auto"/>
                <w:right w:val="none" w:sz="0" w:space="0" w:color="auto"/>
              </w:divBdr>
            </w:div>
            <w:div w:id="329910101">
              <w:marLeft w:val="0"/>
              <w:marRight w:val="0"/>
              <w:marTop w:val="0"/>
              <w:marBottom w:val="0"/>
              <w:divBdr>
                <w:top w:val="none" w:sz="0" w:space="0" w:color="auto"/>
                <w:left w:val="none" w:sz="0" w:space="0" w:color="auto"/>
                <w:bottom w:val="none" w:sz="0" w:space="0" w:color="auto"/>
                <w:right w:val="none" w:sz="0" w:space="0" w:color="auto"/>
              </w:divBdr>
            </w:div>
            <w:div w:id="1234660318">
              <w:marLeft w:val="0"/>
              <w:marRight w:val="0"/>
              <w:marTop w:val="0"/>
              <w:marBottom w:val="0"/>
              <w:divBdr>
                <w:top w:val="none" w:sz="0" w:space="0" w:color="auto"/>
                <w:left w:val="none" w:sz="0" w:space="0" w:color="auto"/>
                <w:bottom w:val="none" w:sz="0" w:space="0" w:color="auto"/>
                <w:right w:val="none" w:sz="0" w:space="0" w:color="auto"/>
              </w:divBdr>
            </w:div>
            <w:div w:id="1570118344">
              <w:marLeft w:val="0"/>
              <w:marRight w:val="0"/>
              <w:marTop w:val="0"/>
              <w:marBottom w:val="0"/>
              <w:divBdr>
                <w:top w:val="none" w:sz="0" w:space="0" w:color="auto"/>
                <w:left w:val="none" w:sz="0" w:space="0" w:color="auto"/>
                <w:bottom w:val="none" w:sz="0" w:space="0" w:color="auto"/>
                <w:right w:val="none" w:sz="0" w:space="0" w:color="auto"/>
              </w:divBdr>
            </w:div>
            <w:div w:id="2135520432">
              <w:marLeft w:val="0"/>
              <w:marRight w:val="0"/>
              <w:marTop w:val="0"/>
              <w:marBottom w:val="0"/>
              <w:divBdr>
                <w:top w:val="none" w:sz="0" w:space="0" w:color="auto"/>
                <w:left w:val="none" w:sz="0" w:space="0" w:color="auto"/>
                <w:bottom w:val="none" w:sz="0" w:space="0" w:color="auto"/>
                <w:right w:val="none" w:sz="0" w:space="0" w:color="auto"/>
              </w:divBdr>
            </w:div>
            <w:div w:id="596794118">
              <w:marLeft w:val="0"/>
              <w:marRight w:val="0"/>
              <w:marTop w:val="0"/>
              <w:marBottom w:val="0"/>
              <w:divBdr>
                <w:top w:val="none" w:sz="0" w:space="0" w:color="auto"/>
                <w:left w:val="none" w:sz="0" w:space="0" w:color="auto"/>
                <w:bottom w:val="none" w:sz="0" w:space="0" w:color="auto"/>
                <w:right w:val="none" w:sz="0" w:space="0" w:color="auto"/>
              </w:divBdr>
            </w:div>
            <w:div w:id="255528463">
              <w:marLeft w:val="0"/>
              <w:marRight w:val="0"/>
              <w:marTop w:val="0"/>
              <w:marBottom w:val="0"/>
              <w:divBdr>
                <w:top w:val="none" w:sz="0" w:space="0" w:color="auto"/>
                <w:left w:val="none" w:sz="0" w:space="0" w:color="auto"/>
                <w:bottom w:val="none" w:sz="0" w:space="0" w:color="auto"/>
                <w:right w:val="none" w:sz="0" w:space="0" w:color="auto"/>
              </w:divBdr>
            </w:div>
            <w:div w:id="1576670636">
              <w:marLeft w:val="0"/>
              <w:marRight w:val="0"/>
              <w:marTop w:val="0"/>
              <w:marBottom w:val="0"/>
              <w:divBdr>
                <w:top w:val="none" w:sz="0" w:space="0" w:color="auto"/>
                <w:left w:val="none" w:sz="0" w:space="0" w:color="auto"/>
                <w:bottom w:val="none" w:sz="0" w:space="0" w:color="auto"/>
                <w:right w:val="none" w:sz="0" w:space="0" w:color="auto"/>
              </w:divBdr>
            </w:div>
            <w:div w:id="1715154847">
              <w:marLeft w:val="0"/>
              <w:marRight w:val="0"/>
              <w:marTop w:val="0"/>
              <w:marBottom w:val="0"/>
              <w:divBdr>
                <w:top w:val="none" w:sz="0" w:space="0" w:color="auto"/>
                <w:left w:val="none" w:sz="0" w:space="0" w:color="auto"/>
                <w:bottom w:val="none" w:sz="0" w:space="0" w:color="auto"/>
                <w:right w:val="none" w:sz="0" w:space="0" w:color="auto"/>
              </w:divBdr>
            </w:div>
            <w:div w:id="1810515220">
              <w:marLeft w:val="0"/>
              <w:marRight w:val="0"/>
              <w:marTop w:val="0"/>
              <w:marBottom w:val="0"/>
              <w:divBdr>
                <w:top w:val="none" w:sz="0" w:space="0" w:color="auto"/>
                <w:left w:val="none" w:sz="0" w:space="0" w:color="auto"/>
                <w:bottom w:val="none" w:sz="0" w:space="0" w:color="auto"/>
                <w:right w:val="none" w:sz="0" w:space="0" w:color="auto"/>
              </w:divBdr>
            </w:div>
            <w:div w:id="763570936">
              <w:marLeft w:val="0"/>
              <w:marRight w:val="0"/>
              <w:marTop w:val="0"/>
              <w:marBottom w:val="0"/>
              <w:divBdr>
                <w:top w:val="none" w:sz="0" w:space="0" w:color="auto"/>
                <w:left w:val="none" w:sz="0" w:space="0" w:color="auto"/>
                <w:bottom w:val="none" w:sz="0" w:space="0" w:color="auto"/>
                <w:right w:val="none" w:sz="0" w:space="0" w:color="auto"/>
              </w:divBdr>
            </w:div>
            <w:div w:id="1877305706">
              <w:marLeft w:val="0"/>
              <w:marRight w:val="0"/>
              <w:marTop w:val="0"/>
              <w:marBottom w:val="0"/>
              <w:divBdr>
                <w:top w:val="none" w:sz="0" w:space="0" w:color="auto"/>
                <w:left w:val="none" w:sz="0" w:space="0" w:color="auto"/>
                <w:bottom w:val="none" w:sz="0" w:space="0" w:color="auto"/>
                <w:right w:val="none" w:sz="0" w:space="0" w:color="auto"/>
              </w:divBdr>
            </w:div>
            <w:div w:id="798307409">
              <w:marLeft w:val="0"/>
              <w:marRight w:val="0"/>
              <w:marTop w:val="0"/>
              <w:marBottom w:val="0"/>
              <w:divBdr>
                <w:top w:val="none" w:sz="0" w:space="0" w:color="auto"/>
                <w:left w:val="none" w:sz="0" w:space="0" w:color="auto"/>
                <w:bottom w:val="none" w:sz="0" w:space="0" w:color="auto"/>
                <w:right w:val="none" w:sz="0" w:space="0" w:color="auto"/>
              </w:divBdr>
            </w:div>
            <w:div w:id="506864488">
              <w:marLeft w:val="0"/>
              <w:marRight w:val="0"/>
              <w:marTop w:val="0"/>
              <w:marBottom w:val="0"/>
              <w:divBdr>
                <w:top w:val="none" w:sz="0" w:space="0" w:color="auto"/>
                <w:left w:val="none" w:sz="0" w:space="0" w:color="auto"/>
                <w:bottom w:val="none" w:sz="0" w:space="0" w:color="auto"/>
                <w:right w:val="none" w:sz="0" w:space="0" w:color="auto"/>
              </w:divBdr>
            </w:div>
            <w:div w:id="1527475920">
              <w:marLeft w:val="0"/>
              <w:marRight w:val="0"/>
              <w:marTop w:val="0"/>
              <w:marBottom w:val="0"/>
              <w:divBdr>
                <w:top w:val="none" w:sz="0" w:space="0" w:color="auto"/>
                <w:left w:val="none" w:sz="0" w:space="0" w:color="auto"/>
                <w:bottom w:val="none" w:sz="0" w:space="0" w:color="auto"/>
                <w:right w:val="none" w:sz="0" w:space="0" w:color="auto"/>
              </w:divBdr>
            </w:div>
            <w:div w:id="1427068495">
              <w:marLeft w:val="0"/>
              <w:marRight w:val="0"/>
              <w:marTop w:val="0"/>
              <w:marBottom w:val="0"/>
              <w:divBdr>
                <w:top w:val="none" w:sz="0" w:space="0" w:color="auto"/>
                <w:left w:val="none" w:sz="0" w:space="0" w:color="auto"/>
                <w:bottom w:val="none" w:sz="0" w:space="0" w:color="auto"/>
                <w:right w:val="none" w:sz="0" w:space="0" w:color="auto"/>
              </w:divBdr>
            </w:div>
            <w:div w:id="1044525881">
              <w:marLeft w:val="0"/>
              <w:marRight w:val="0"/>
              <w:marTop w:val="0"/>
              <w:marBottom w:val="0"/>
              <w:divBdr>
                <w:top w:val="none" w:sz="0" w:space="0" w:color="auto"/>
                <w:left w:val="none" w:sz="0" w:space="0" w:color="auto"/>
                <w:bottom w:val="none" w:sz="0" w:space="0" w:color="auto"/>
                <w:right w:val="none" w:sz="0" w:space="0" w:color="auto"/>
              </w:divBdr>
            </w:div>
            <w:div w:id="469631945">
              <w:marLeft w:val="0"/>
              <w:marRight w:val="0"/>
              <w:marTop w:val="0"/>
              <w:marBottom w:val="0"/>
              <w:divBdr>
                <w:top w:val="none" w:sz="0" w:space="0" w:color="auto"/>
                <w:left w:val="none" w:sz="0" w:space="0" w:color="auto"/>
                <w:bottom w:val="none" w:sz="0" w:space="0" w:color="auto"/>
                <w:right w:val="none" w:sz="0" w:space="0" w:color="auto"/>
              </w:divBdr>
            </w:div>
            <w:div w:id="899438853">
              <w:marLeft w:val="0"/>
              <w:marRight w:val="0"/>
              <w:marTop w:val="0"/>
              <w:marBottom w:val="0"/>
              <w:divBdr>
                <w:top w:val="none" w:sz="0" w:space="0" w:color="auto"/>
                <w:left w:val="none" w:sz="0" w:space="0" w:color="auto"/>
                <w:bottom w:val="none" w:sz="0" w:space="0" w:color="auto"/>
                <w:right w:val="none" w:sz="0" w:space="0" w:color="auto"/>
              </w:divBdr>
            </w:div>
            <w:div w:id="778524232">
              <w:marLeft w:val="0"/>
              <w:marRight w:val="0"/>
              <w:marTop w:val="0"/>
              <w:marBottom w:val="0"/>
              <w:divBdr>
                <w:top w:val="none" w:sz="0" w:space="0" w:color="auto"/>
                <w:left w:val="none" w:sz="0" w:space="0" w:color="auto"/>
                <w:bottom w:val="none" w:sz="0" w:space="0" w:color="auto"/>
                <w:right w:val="none" w:sz="0" w:space="0" w:color="auto"/>
              </w:divBdr>
            </w:div>
            <w:div w:id="915474486">
              <w:marLeft w:val="0"/>
              <w:marRight w:val="0"/>
              <w:marTop w:val="0"/>
              <w:marBottom w:val="0"/>
              <w:divBdr>
                <w:top w:val="none" w:sz="0" w:space="0" w:color="auto"/>
                <w:left w:val="none" w:sz="0" w:space="0" w:color="auto"/>
                <w:bottom w:val="none" w:sz="0" w:space="0" w:color="auto"/>
                <w:right w:val="none" w:sz="0" w:space="0" w:color="auto"/>
              </w:divBdr>
            </w:div>
            <w:div w:id="468940857">
              <w:marLeft w:val="0"/>
              <w:marRight w:val="0"/>
              <w:marTop w:val="0"/>
              <w:marBottom w:val="0"/>
              <w:divBdr>
                <w:top w:val="none" w:sz="0" w:space="0" w:color="auto"/>
                <w:left w:val="none" w:sz="0" w:space="0" w:color="auto"/>
                <w:bottom w:val="none" w:sz="0" w:space="0" w:color="auto"/>
                <w:right w:val="none" w:sz="0" w:space="0" w:color="auto"/>
              </w:divBdr>
            </w:div>
            <w:div w:id="1033843351">
              <w:marLeft w:val="0"/>
              <w:marRight w:val="0"/>
              <w:marTop w:val="0"/>
              <w:marBottom w:val="0"/>
              <w:divBdr>
                <w:top w:val="none" w:sz="0" w:space="0" w:color="auto"/>
                <w:left w:val="none" w:sz="0" w:space="0" w:color="auto"/>
                <w:bottom w:val="none" w:sz="0" w:space="0" w:color="auto"/>
                <w:right w:val="none" w:sz="0" w:space="0" w:color="auto"/>
              </w:divBdr>
            </w:div>
            <w:div w:id="1512067098">
              <w:marLeft w:val="0"/>
              <w:marRight w:val="0"/>
              <w:marTop w:val="0"/>
              <w:marBottom w:val="0"/>
              <w:divBdr>
                <w:top w:val="none" w:sz="0" w:space="0" w:color="auto"/>
                <w:left w:val="none" w:sz="0" w:space="0" w:color="auto"/>
                <w:bottom w:val="none" w:sz="0" w:space="0" w:color="auto"/>
                <w:right w:val="none" w:sz="0" w:space="0" w:color="auto"/>
              </w:divBdr>
            </w:div>
            <w:div w:id="499466580">
              <w:marLeft w:val="0"/>
              <w:marRight w:val="0"/>
              <w:marTop w:val="0"/>
              <w:marBottom w:val="0"/>
              <w:divBdr>
                <w:top w:val="none" w:sz="0" w:space="0" w:color="auto"/>
                <w:left w:val="none" w:sz="0" w:space="0" w:color="auto"/>
                <w:bottom w:val="none" w:sz="0" w:space="0" w:color="auto"/>
                <w:right w:val="none" w:sz="0" w:space="0" w:color="auto"/>
              </w:divBdr>
            </w:div>
            <w:div w:id="1310984588">
              <w:marLeft w:val="0"/>
              <w:marRight w:val="0"/>
              <w:marTop w:val="0"/>
              <w:marBottom w:val="0"/>
              <w:divBdr>
                <w:top w:val="none" w:sz="0" w:space="0" w:color="auto"/>
                <w:left w:val="none" w:sz="0" w:space="0" w:color="auto"/>
                <w:bottom w:val="none" w:sz="0" w:space="0" w:color="auto"/>
                <w:right w:val="none" w:sz="0" w:space="0" w:color="auto"/>
              </w:divBdr>
            </w:div>
            <w:div w:id="1240753267">
              <w:marLeft w:val="0"/>
              <w:marRight w:val="0"/>
              <w:marTop w:val="0"/>
              <w:marBottom w:val="0"/>
              <w:divBdr>
                <w:top w:val="none" w:sz="0" w:space="0" w:color="auto"/>
                <w:left w:val="none" w:sz="0" w:space="0" w:color="auto"/>
                <w:bottom w:val="none" w:sz="0" w:space="0" w:color="auto"/>
                <w:right w:val="none" w:sz="0" w:space="0" w:color="auto"/>
              </w:divBdr>
            </w:div>
            <w:div w:id="1172139803">
              <w:marLeft w:val="0"/>
              <w:marRight w:val="0"/>
              <w:marTop w:val="0"/>
              <w:marBottom w:val="0"/>
              <w:divBdr>
                <w:top w:val="none" w:sz="0" w:space="0" w:color="auto"/>
                <w:left w:val="none" w:sz="0" w:space="0" w:color="auto"/>
                <w:bottom w:val="none" w:sz="0" w:space="0" w:color="auto"/>
                <w:right w:val="none" w:sz="0" w:space="0" w:color="auto"/>
              </w:divBdr>
            </w:div>
            <w:div w:id="2025089694">
              <w:marLeft w:val="0"/>
              <w:marRight w:val="0"/>
              <w:marTop w:val="0"/>
              <w:marBottom w:val="0"/>
              <w:divBdr>
                <w:top w:val="none" w:sz="0" w:space="0" w:color="auto"/>
                <w:left w:val="none" w:sz="0" w:space="0" w:color="auto"/>
                <w:bottom w:val="none" w:sz="0" w:space="0" w:color="auto"/>
                <w:right w:val="none" w:sz="0" w:space="0" w:color="auto"/>
              </w:divBdr>
            </w:div>
            <w:div w:id="1303776255">
              <w:marLeft w:val="0"/>
              <w:marRight w:val="0"/>
              <w:marTop w:val="0"/>
              <w:marBottom w:val="0"/>
              <w:divBdr>
                <w:top w:val="none" w:sz="0" w:space="0" w:color="auto"/>
                <w:left w:val="none" w:sz="0" w:space="0" w:color="auto"/>
                <w:bottom w:val="none" w:sz="0" w:space="0" w:color="auto"/>
                <w:right w:val="none" w:sz="0" w:space="0" w:color="auto"/>
              </w:divBdr>
            </w:div>
            <w:div w:id="816339441">
              <w:marLeft w:val="0"/>
              <w:marRight w:val="0"/>
              <w:marTop w:val="0"/>
              <w:marBottom w:val="0"/>
              <w:divBdr>
                <w:top w:val="none" w:sz="0" w:space="0" w:color="auto"/>
                <w:left w:val="none" w:sz="0" w:space="0" w:color="auto"/>
                <w:bottom w:val="none" w:sz="0" w:space="0" w:color="auto"/>
                <w:right w:val="none" w:sz="0" w:space="0" w:color="auto"/>
              </w:divBdr>
            </w:div>
            <w:div w:id="228855869">
              <w:marLeft w:val="0"/>
              <w:marRight w:val="0"/>
              <w:marTop w:val="0"/>
              <w:marBottom w:val="0"/>
              <w:divBdr>
                <w:top w:val="none" w:sz="0" w:space="0" w:color="auto"/>
                <w:left w:val="none" w:sz="0" w:space="0" w:color="auto"/>
                <w:bottom w:val="none" w:sz="0" w:space="0" w:color="auto"/>
                <w:right w:val="none" w:sz="0" w:space="0" w:color="auto"/>
              </w:divBdr>
            </w:div>
            <w:div w:id="271859552">
              <w:marLeft w:val="0"/>
              <w:marRight w:val="0"/>
              <w:marTop w:val="0"/>
              <w:marBottom w:val="0"/>
              <w:divBdr>
                <w:top w:val="none" w:sz="0" w:space="0" w:color="auto"/>
                <w:left w:val="none" w:sz="0" w:space="0" w:color="auto"/>
                <w:bottom w:val="none" w:sz="0" w:space="0" w:color="auto"/>
                <w:right w:val="none" w:sz="0" w:space="0" w:color="auto"/>
              </w:divBdr>
            </w:div>
            <w:div w:id="1649047542">
              <w:marLeft w:val="0"/>
              <w:marRight w:val="0"/>
              <w:marTop w:val="0"/>
              <w:marBottom w:val="0"/>
              <w:divBdr>
                <w:top w:val="none" w:sz="0" w:space="0" w:color="auto"/>
                <w:left w:val="none" w:sz="0" w:space="0" w:color="auto"/>
                <w:bottom w:val="none" w:sz="0" w:space="0" w:color="auto"/>
                <w:right w:val="none" w:sz="0" w:space="0" w:color="auto"/>
              </w:divBdr>
            </w:div>
            <w:div w:id="1029722366">
              <w:marLeft w:val="0"/>
              <w:marRight w:val="0"/>
              <w:marTop w:val="0"/>
              <w:marBottom w:val="0"/>
              <w:divBdr>
                <w:top w:val="none" w:sz="0" w:space="0" w:color="auto"/>
                <w:left w:val="none" w:sz="0" w:space="0" w:color="auto"/>
                <w:bottom w:val="none" w:sz="0" w:space="0" w:color="auto"/>
                <w:right w:val="none" w:sz="0" w:space="0" w:color="auto"/>
              </w:divBdr>
            </w:div>
            <w:div w:id="936402798">
              <w:marLeft w:val="0"/>
              <w:marRight w:val="0"/>
              <w:marTop w:val="0"/>
              <w:marBottom w:val="0"/>
              <w:divBdr>
                <w:top w:val="none" w:sz="0" w:space="0" w:color="auto"/>
                <w:left w:val="none" w:sz="0" w:space="0" w:color="auto"/>
                <w:bottom w:val="none" w:sz="0" w:space="0" w:color="auto"/>
                <w:right w:val="none" w:sz="0" w:space="0" w:color="auto"/>
              </w:divBdr>
            </w:div>
            <w:div w:id="318116368">
              <w:marLeft w:val="0"/>
              <w:marRight w:val="0"/>
              <w:marTop w:val="0"/>
              <w:marBottom w:val="0"/>
              <w:divBdr>
                <w:top w:val="none" w:sz="0" w:space="0" w:color="auto"/>
                <w:left w:val="none" w:sz="0" w:space="0" w:color="auto"/>
                <w:bottom w:val="none" w:sz="0" w:space="0" w:color="auto"/>
                <w:right w:val="none" w:sz="0" w:space="0" w:color="auto"/>
              </w:divBdr>
            </w:div>
            <w:div w:id="153648731">
              <w:marLeft w:val="0"/>
              <w:marRight w:val="0"/>
              <w:marTop w:val="0"/>
              <w:marBottom w:val="0"/>
              <w:divBdr>
                <w:top w:val="none" w:sz="0" w:space="0" w:color="auto"/>
                <w:left w:val="none" w:sz="0" w:space="0" w:color="auto"/>
                <w:bottom w:val="none" w:sz="0" w:space="0" w:color="auto"/>
                <w:right w:val="none" w:sz="0" w:space="0" w:color="auto"/>
              </w:divBdr>
            </w:div>
            <w:div w:id="595553186">
              <w:marLeft w:val="0"/>
              <w:marRight w:val="0"/>
              <w:marTop w:val="0"/>
              <w:marBottom w:val="0"/>
              <w:divBdr>
                <w:top w:val="none" w:sz="0" w:space="0" w:color="auto"/>
                <w:left w:val="none" w:sz="0" w:space="0" w:color="auto"/>
                <w:bottom w:val="none" w:sz="0" w:space="0" w:color="auto"/>
                <w:right w:val="none" w:sz="0" w:space="0" w:color="auto"/>
              </w:divBdr>
            </w:div>
            <w:div w:id="1462845514">
              <w:marLeft w:val="0"/>
              <w:marRight w:val="0"/>
              <w:marTop w:val="0"/>
              <w:marBottom w:val="0"/>
              <w:divBdr>
                <w:top w:val="none" w:sz="0" w:space="0" w:color="auto"/>
                <w:left w:val="none" w:sz="0" w:space="0" w:color="auto"/>
                <w:bottom w:val="none" w:sz="0" w:space="0" w:color="auto"/>
                <w:right w:val="none" w:sz="0" w:space="0" w:color="auto"/>
              </w:divBdr>
            </w:div>
            <w:div w:id="47146455">
              <w:marLeft w:val="0"/>
              <w:marRight w:val="0"/>
              <w:marTop w:val="0"/>
              <w:marBottom w:val="0"/>
              <w:divBdr>
                <w:top w:val="none" w:sz="0" w:space="0" w:color="auto"/>
                <w:left w:val="none" w:sz="0" w:space="0" w:color="auto"/>
                <w:bottom w:val="none" w:sz="0" w:space="0" w:color="auto"/>
                <w:right w:val="none" w:sz="0" w:space="0" w:color="auto"/>
              </w:divBdr>
            </w:div>
            <w:div w:id="16086936">
              <w:marLeft w:val="0"/>
              <w:marRight w:val="0"/>
              <w:marTop w:val="0"/>
              <w:marBottom w:val="0"/>
              <w:divBdr>
                <w:top w:val="none" w:sz="0" w:space="0" w:color="auto"/>
                <w:left w:val="none" w:sz="0" w:space="0" w:color="auto"/>
                <w:bottom w:val="none" w:sz="0" w:space="0" w:color="auto"/>
                <w:right w:val="none" w:sz="0" w:space="0" w:color="auto"/>
              </w:divBdr>
            </w:div>
            <w:div w:id="799299713">
              <w:marLeft w:val="0"/>
              <w:marRight w:val="0"/>
              <w:marTop w:val="0"/>
              <w:marBottom w:val="0"/>
              <w:divBdr>
                <w:top w:val="none" w:sz="0" w:space="0" w:color="auto"/>
                <w:left w:val="none" w:sz="0" w:space="0" w:color="auto"/>
                <w:bottom w:val="none" w:sz="0" w:space="0" w:color="auto"/>
                <w:right w:val="none" w:sz="0" w:space="0" w:color="auto"/>
              </w:divBdr>
            </w:div>
            <w:div w:id="1758208272">
              <w:marLeft w:val="0"/>
              <w:marRight w:val="0"/>
              <w:marTop w:val="0"/>
              <w:marBottom w:val="0"/>
              <w:divBdr>
                <w:top w:val="none" w:sz="0" w:space="0" w:color="auto"/>
                <w:left w:val="none" w:sz="0" w:space="0" w:color="auto"/>
                <w:bottom w:val="none" w:sz="0" w:space="0" w:color="auto"/>
                <w:right w:val="none" w:sz="0" w:space="0" w:color="auto"/>
              </w:divBdr>
            </w:div>
            <w:div w:id="84961285">
              <w:marLeft w:val="0"/>
              <w:marRight w:val="0"/>
              <w:marTop w:val="0"/>
              <w:marBottom w:val="0"/>
              <w:divBdr>
                <w:top w:val="none" w:sz="0" w:space="0" w:color="auto"/>
                <w:left w:val="none" w:sz="0" w:space="0" w:color="auto"/>
                <w:bottom w:val="none" w:sz="0" w:space="0" w:color="auto"/>
                <w:right w:val="none" w:sz="0" w:space="0" w:color="auto"/>
              </w:divBdr>
            </w:div>
            <w:div w:id="573197256">
              <w:marLeft w:val="0"/>
              <w:marRight w:val="0"/>
              <w:marTop w:val="0"/>
              <w:marBottom w:val="0"/>
              <w:divBdr>
                <w:top w:val="none" w:sz="0" w:space="0" w:color="auto"/>
                <w:left w:val="none" w:sz="0" w:space="0" w:color="auto"/>
                <w:bottom w:val="none" w:sz="0" w:space="0" w:color="auto"/>
                <w:right w:val="none" w:sz="0" w:space="0" w:color="auto"/>
              </w:divBdr>
            </w:div>
            <w:div w:id="1323773212">
              <w:marLeft w:val="0"/>
              <w:marRight w:val="0"/>
              <w:marTop w:val="0"/>
              <w:marBottom w:val="0"/>
              <w:divBdr>
                <w:top w:val="none" w:sz="0" w:space="0" w:color="auto"/>
                <w:left w:val="none" w:sz="0" w:space="0" w:color="auto"/>
                <w:bottom w:val="none" w:sz="0" w:space="0" w:color="auto"/>
                <w:right w:val="none" w:sz="0" w:space="0" w:color="auto"/>
              </w:divBdr>
            </w:div>
            <w:div w:id="802960716">
              <w:marLeft w:val="0"/>
              <w:marRight w:val="0"/>
              <w:marTop w:val="0"/>
              <w:marBottom w:val="0"/>
              <w:divBdr>
                <w:top w:val="none" w:sz="0" w:space="0" w:color="auto"/>
                <w:left w:val="none" w:sz="0" w:space="0" w:color="auto"/>
                <w:bottom w:val="none" w:sz="0" w:space="0" w:color="auto"/>
                <w:right w:val="none" w:sz="0" w:space="0" w:color="auto"/>
              </w:divBdr>
            </w:div>
            <w:div w:id="757796979">
              <w:marLeft w:val="0"/>
              <w:marRight w:val="0"/>
              <w:marTop w:val="0"/>
              <w:marBottom w:val="0"/>
              <w:divBdr>
                <w:top w:val="none" w:sz="0" w:space="0" w:color="auto"/>
                <w:left w:val="none" w:sz="0" w:space="0" w:color="auto"/>
                <w:bottom w:val="none" w:sz="0" w:space="0" w:color="auto"/>
                <w:right w:val="none" w:sz="0" w:space="0" w:color="auto"/>
              </w:divBdr>
            </w:div>
            <w:div w:id="603194360">
              <w:marLeft w:val="0"/>
              <w:marRight w:val="0"/>
              <w:marTop w:val="0"/>
              <w:marBottom w:val="0"/>
              <w:divBdr>
                <w:top w:val="none" w:sz="0" w:space="0" w:color="auto"/>
                <w:left w:val="none" w:sz="0" w:space="0" w:color="auto"/>
                <w:bottom w:val="none" w:sz="0" w:space="0" w:color="auto"/>
                <w:right w:val="none" w:sz="0" w:space="0" w:color="auto"/>
              </w:divBdr>
            </w:div>
            <w:div w:id="1271277160">
              <w:marLeft w:val="0"/>
              <w:marRight w:val="0"/>
              <w:marTop w:val="0"/>
              <w:marBottom w:val="0"/>
              <w:divBdr>
                <w:top w:val="none" w:sz="0" w:space="0" w:color="auto"/>
                <w:left w:val="none" w:sz="0" w:space="0" w:color="auto"/>
                <w:bottom w:val="none" w:sz="0" w:space="0" w:color="auto"/>
                <w:right w:val="none" w:sz="0" w:space="0" w:color="auto"/>
              </w:divBdr>
            </w:div>
            <w:div w:id="1918904475">
              <w:marLeft w:val="0"/>
              <w:marRight w:val="0"/>
              <w:marTop w:val="0"/>
              <w:marBottom w:val="0"/>
              <w:divBdr>
                <w:top w:val="none" w:sz="0" w:space="0" w:color="auto"/>
                <w:left w:val="none" w:sz="0" w:space="0" w:color="auto"/>
                <w:bottom w:val="none" w:sz="0" w:space="0" w:color="auto"/>
                <w:right w:val="none" w:sz="0" w:space="0" w:color="auto"/>
              </w:divBdr>
            </w:div>
            <w:div w:id="12618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65901">
      <w:bodyDiv w:val="1"/>
      <w:marLeft w:val="0"/>
      <w:marRight w:val="0"/>
      <w:marTop w:val="0"/>
      <w:marBottom w:val="0"/>
      <w:divBdr>
        <w:top w:val="none" w:sz="0" w:space="0" w:color="auto"/>
        <w:left w:val="none" w:sz="0" w:space="0" w:color="auto"/>
        <w:bottom w:val="none" w:sz="0" w:space="0" w:color="auto"/>
        <w:right w:val="none" w:sz="0" w:space="0" w:color="auto"/>
      </w:divBdr>
      <w:divsChild>
        <w:div w:id="1308779228">
          <w:marLeft w:val="0"/>
          <w:marRight w:val="0"/>
          <w:marTop w:val="0"/>
          <w:marBottom w:val="0"/>
          <w:divBdr>
            <w:top w:val="none" w:sz="0" w:space="0" w:color="auto"/>
            <w:left w:val="none" w:sz="0" w:space="0" w:color="auto"/>
            <w:bottom w:val="none" w:sz="0" w:space="0" w:color="auto"/>
            <w:right w:val="none" w:sz="0" w:space="0" w:color="auto"/>
          </w:divBdr>
          <w:divsChild>
            <w:div w:id="1771582987">
              <w:marLeft w:val="0"/>
              <w:marRight w:val="0"/>
              <w:marTop w:val="0"/>
              <w:marBottom w:val="0"/>
              <w:divBdr>
                <w:top w:val="none" w:sz="0" w:space="0" w:color="auto"/>
                <w:left w:val="none" w:sz="0" w:space="0" w:color="auto"/>
                <w:bottom w:val="none" w:sz="0" w:space="0" w:color="auto"/>
                <w:right w:val="none" w:sz="0" w:space="0" w:color="auto"/>
              </w:divBdr>
            </w:div>
            <w:div w:id="1260917915">
              <w:marLeft w:val="0"/>
              <w:marRight w:val="0"/>
              <w:marTop w:val="0"/>
              <w:marBottom w:val="0"/>
              <w:divBdr>
                <w:top w:val="none" w:sz="0" w:space="0" w:color="auto"/>
                <w:left w:val="none" w:sz="0" w:space="0" w:color="auto"/>
                <w:bottom w:val="none" w:sz="0" w:space="0" w:color="auto"/>
                <w:right w:val="none" w:sz="0" w:space="0" w:color="auto"/>
              </w:divBdr>
            </w:div>
            <w:div w:id="380716115">
              <w:marLeft w:val="0"/>
              <w:marRight w:val="0"/>
              <w:marTop w:val="0"/>
              <w:marBottom w:val="0"/>
              <w:divBdr>
                <w:top w:val="none" w:sz="0" w:space="0" w:color="auto"/>
                <w:left w:val="none" w:sz="0" w:space="0" w:color="auto"/>
                <w:bottom w:val="none" w:sz="0" w:space="0" w:color="auto"/>
                <w:right w:val="none" w:sz="0" w:space="0" w:color="auto"/>
              </w:divBdr>
            </w:div>
            <w:div w:id="934364126">
              <w:marLeft w:val="0"/>
              <w:marRight w:val="0"/>
              <w:marTop w:val="0"/>
              <w:marBottom w:val="0"/>
              <w:divBdr>
                <w:top w:val="none" w:sz="0" w:space="0" w:color="auto"/>
                <w:left w:val="none" w:sz="0" w:space="0" w:color="auto"/>
                <w:bottom w:val="none" w:sz="0" w:space="0" w:color="auto"/>
                <w:right w:val="none" w:sz="0" w:space="0" w:color="auto"/>
              </w:divBdr>
            </w:div>
            <w:div w:id="707946972">
              <w:marLeft w:val="0"/>
              <w:marRight w:val="0"/>
              <w:marTop w:val="0"/>
              <w:marBottom w:val="0"/>
              <w:divBdr>
                <w:top w:val="none" w:sz="0" w:space="0" w:color="auto"/>
                <w:left w:val="none" w:sz="0" w:space="0" w:color="auto"/>
                <w:bottom w:val="none" w:sz="0" w:space="0" w:color="auto"/>
                <w:right w:val="none" w:sz="0" w:space="0" w:color="auto"/>
              </w:divBdr>
            </w:div>
            <w:div w:id="1173883391">
              <w:marLeft w:val="0"/>
              <w:marRight w:val="0"/>
              <w:marTop w:val="0"/>
              <w:marBottom w:val="0"/>
              <w:divBdr>
                <w:top w:val="none" w:sz="0" w:space="0" w:color="auto"/>
                <w:left w:val="none" w:sz="0" w:space="0" w:color="auto"/>
                <w:bottom w:val="none" w:sz="0" w:space="0" w:color="auto"/>
                <w:right w:val="none" w:sz="0" w:space="0" w:color="auto"/>
              </w:divBdr>
            </w:div>
            <w:div w:id="2070347922">
              <w:marLeft w:val="0"/>
              <w:marRight w:val="0"/>
              <w:marTop w:val="0"/>
              <w:marBottom w:val="0"/>
              <w:divBdr>
                <w:top w:val="none" w:sz="0" w:space="0" w:color="auto"/>
                <w:left w:val="none" w:sz="0" w:space="0" w:color="auto"/>
                <w:bottom w:val="none" w:sz="0" w:space="0" w:color="auto"/>
                <w:right w:val="none" w:sz="0" w:space="0" w:color="auto"/>
              </w:divBdr>
            </w:div>
            <w:div w:id="1754431370">
              <w:marLeft w:val="0"/>
              <w:marRight w:val="0"/>
              <w:marTop w:val="0"/>
              <w:marBottom w:val="0"/>
              <w:divBdr>
                <w:top w:val="none" w:sz="0" w:space="0" w:color="auto"/>
                <w:left w:val="none" w:sz="0" w:space="0" w:color="auto"/>
                <w:bottom w:val="none" w:sz="0" w:space="0" w:color="auto"/>
                <w:right w:val="none" w:sz="0" w:space="0" w:color="auto"/>
              </w:divBdr>
            </w:div>
            <w:div w:id="19673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5941">
      <w:bodyDiv w:val="1"/>
      <w:marLeft w:val="0"/>
      <w:marRight w:val="0"/>
      <w:marTop w:val="0"/>
      <w:marBottom w:val="0"/>
      <w:divBdr>
        <w:top w:val="none" w:sz="0" w:space="0" w:color="auto"/>
        <w:left w:val="none" w:sz="0" w:space="0" w:color="auto"/>
        <w:bottom w:val="none" w:sz="0" w:space="0" w:color="auto"/>
        <w:right w:val="none" w:sz="0" w:space="0" w:color="auto"/>
      </w:divBdr>
      <w:divsChild>
        <w:div w:id="1596402319">
          <w:marLeft w:val="0"/>
          <w:marRight w:val="0"/>
          <w:marTop w:val="0"/>
          <w:marBottom w:val="0"/>
          <w:divBdr>
            <w:top w:val="none" w:sz="0" w:space="0" w:color="auto"/>
            <w:left w:val="none" w:sz="0" w:space="0" w:color="auto"/>
            <w:bottom w:val="none" w:sz="0" w:space="0" w:color="auto"/>
            <w:right w:val="none" w:sz="0" w:space="0" w:color="auto"/>
          </w:divBdr>
          <w:divsChild>
            <w:div w:id="1685278657">
              <w:marLeft w:val="0"/>
              <w:marRight w:val="0"/>
              <w:marTop w:val="0"/>
              <w:marBottom w:val="0"/>
              <w:divBdr>
                <w:top w:val="none" w:sz="0" w:space="0" w:color="auto"/>
                <w:left w:val="none" w:sz="0" w:space="0" w:color="auto"/>
                <w:bottom w:val="none" w:sz="0" w:space="0" w:color="auto"/>
                <w:right w:val="none" w:sz="0" w:space="0" w:color="auto"/>
              </w:divBdr>
            </w:div>
            <w:div w:id="907692080">
              <w:marLeft w:val="0"/>
              <w:marRight w:val="0"/>
              <w:marTop w:val="0"/>
              <w:marBottom w:val="0"/>
              <w:divBdr>
                <w:top w:val="none" w:sz="0" w:space="0" w:color="auto"/>
                <w:left w:val="none" w:sz="0" w:space="0" w:color="auto"/>
                <w:bottom w:val="none" w:sz="0" w:space="0" w:color="auto"/>
                <w:right w:val="none" w:sz="0" w:space="0" w:color="auto"/>
              </w:divBdr>
            </w:div>
            <w:div w:id="19685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60659">
      <w:bodyDiv w:val="1"/>
      <w:marLeft w:val="0"/>
      <w:marRight w:val="0"/>
      <w:marTop w:val="0"/>
      <w:marBottom w:val="0"/>
      <w:divBdr>
        <w:top w:val="none" w:sz="0" w:space="0" w:color="auto"/>
        <w:left w:val="none" w:sz="0" w:space="0" w:color="auto"/>
        <w:bottom w:val="none" w:sz="0" w:space="0" w:color="auto"/>
        <w:right w:val="none" w:sz="0" w:space="0" w:color="auto"/>
      </w:divBdr>
      <w:divsChild>
        <w:div w:id="540017909">
          <w:marLeft w:val="0"/>
          <w:marRight w:val="0"/>
          <w:marTop w:val="0"/>
          <w:marBottom w:val="0"/>
          <w:divBdr>
            <w:top w:val="none" w:sz="0" w:space="0" w:color="auto"/>
            <w:left w:val="none" w:sz="0" w:space="0" w:color="auto"/>
            <w:bottom w:val="none" w:sz="0" w:space="0" w:color="auto"/>
            <w:right w:val="none" w:sz="0" w:space="0" w:color="auto"/>
          </w:divBdr>
          <w:divsChild>
            <w:div w:id="1189106747">
              <w:marLeft w:val="0"/>
              <w:marRight w:val="0"/>
              <w:marTop w:val="0"/>
              <w:marBottom w:val="0"/>
              <w:divBdr>
                <w:top w:val="none" w:sz="0" w:space="0" w:color="auto"/>
                <w:left w:val="none" w:sz="0" w:space="0" w:color="auto"/>
                <w:bottom w:val="none" w:sz="0" w:space="0" w:color="auto"/>
                <w:right w:val="none" w:sz="0" w:space="0" w:color="auto"/>
              </w:divBdr>
            </w:div>
            <w:div w:id="198206046">
              <w:marLeft w:val="0"/>
              <w:marRight w:val="0"/>
              <w:marTop w:val="0"/>
              <w:marBottom w:val="0"/>
              <w:divBdr>
                <w:top w:val="none" w:sz="0" w:space="0" w:color="auto"/>
                <w:left w:val="none" w:sz="0" w:space="0" w:color="auto"/>
                <w:bottom w:val="none" w:sz="0" w:space="0" w:color="auto"/>
                <w:right w:val="none" w:sz="0" w:space="0" w:color="auto"/>
              </w:divBdr>
            </w:div>
            <w:div w:id="1187478861">
              <w:marLeft w:val="0"/>
              <w:marRight w:val="0"/>
              <w:marTop w:val="0"/>
              <w:marBottom w:val="0"/>
              <w:divBdr>
                <w:top w:val="none" w:sz="0" w:space="0" w:color="auto"/>
                <w:left w:val="none" w:sz="0" w:space="0" w:color="auto"/>
                <w:bottom w:val="none" w:sz="0" w:space="0" w:color="auto"/>
                <w:right w:val="none" w:sz="0" w:space="0" w:color="auto"/>
              </w:divBdr>
            </w:div>
            <w:div w:id="339360646">
              <w:marLeft w:val="0"/>
              <w:marRight w:val="0"/>
              <w:marTop w:val="0"/>
              <w:marBottom w:val="0"/>
              <w:divBdr>
                <w:top w:val="none" w:sz="0" w:space="0" w:color="auto"/>
                <w:left w:val="none" w:sz="0" w:space="0" w:color="auto"/>
                <w:bottom w:val="none" w:sz="0" w:space="0" w:color="auto"/>
                <w:right w:val="none" w:sz="0" w:space="0" w:color="auto"/>
              </w:divBdr>
            </w:div>
            <w:div w:id="373894746">
              <w:marLeft w:val="0"/>
              <w:marRight w:val="0"/>
              <w:marTop w:val="0"/>
              <w:marBottom w:val="0"/>
              <w:divBdr>
                <w:top w:val="none" w:sz="0" w:space="0" w:color="auto"/>
                <w:left w:val="none" w:sz="0" w:space="0" w:color="auto"/>
                <w:bottom w:val="none" w:sz="0" w:space="0" w:color="auto"/>
                <w:right w:val="none" w:sz="0" w:space="0" w:color="auto"/>
              </w:divBdr>
            </w:div>
            <w:div w:id="1101536287">
              <w:marLeft w:val="0"/>
              <w:marRight w:val="0"/>
              <w:marTop w:val="0"/>
              <w:marBottom w:val="0"/>
              <w:divBdr>
                <w:top w:val="none" w:sz="0" w:space="0" w:color="auto"/>
                <w:left w:val="none" w:sz="0" w:space="0" w:color="auto"/>
                <w:bottom w:val="none" w:sz="0" w:space="0" w:color="auto"/>
                <w:right w:val="none" w:sz="0" w:space="0" w:color="auto"/>
              </w:divBdr>
            </w:div>
            <w:div w:id="1795980275">
              <w:marLeft w:val="0"/>
              <w:marRight w:val="0"/>
              <w:marTop w:val="0"/>
              <w:marBottom w:val="0"/>
              <w:divBdr>
                <w:top w:val="none" w:sz="0" w:space="0" w:color="auto"/>
                <w:left w:val="none" w:sz="0" w:space="0" w:color="auto"/>
                <w:bottom w:val="none" w:sz="0" w:space="0" w:color="auto"/>
                <w:right w:val="none" w:sz="0" w:space="0" w:color="auto"/>
              </w:divBdr>
            </w:div>
            <w:div w:id="911083367">
              <w:marLeft w:val="0"/>
              <w:marRight w:val="0"/>
              <w:marTop w:val="0"/>
              <w:marBottom w:val="0"/>
              <w:divBdr>
                <w:top w:val="none" w:sz="0" w:space="0" w:color="auto"/>
                <w:left w:val="none" w:sz="0" w:space="0" w:color="auto"/>
                <w:bottom w:val="none" w:sz="0" w:space="0" w:color="auto"/>
                <w:right w:val="none" w:sz="0" w:space="0" w:color="auto"/>
              </w:divBdr>
            </w:div>
            <w:div w:id="1966498876">
              <w:marLeft w:val="0"/>
              <w:marRight w:val="0"/>
              <w:marTop w:val="0"/>
              <w:marBottom w:val="0"/>
              <w:divBdr>
                <w:top w:val="none" w:sz="0" w:space="0" w:color="auto"/>
                <w:left w:val="none" w:sz="0" w:space="0" w:color="auto"/>
                <w:bottom w:val="none" w:sz="0" w:space="0" w:color="auto"/>
                <w:right w:val="none" w:sz="0" w:space="0" w:color="auto"/>
              </w:divBdr>
            </w:div>
            <w:div w:id="1872498564">
              <w:marLeft w:val="0"/>
              <w:marRight w:val="0"/>
              <w:marTop w:val="0"/>
              <w:marBottom w:val="0"/>
              <w:divBdr>
                <w:top w:val="none" w:sz="0" w:space="0" w:color="auto"/>
                <w:left w:val="none" w:sz="0" w:space="0" w:color="auto"/>
                <w:bottom w:val="none" w:sz="0" w:space="0" w:color="auto"/>
                <w:right w:val="none" w:sz="0" w:space="0" w:color="auto"/>
              </w:divBdr>
            </w:div>
            <w:div w:id="1069038916">
              <w:marLeft w:val="0"/>
              <w:marRight w:val="0"/>
              <w:marTop w:val="0"/>
              <w:marBottom w:val="0"/>
              <w:divBdr>
                <w:top w:val="none" w:sz="0" w:space="0" w:color="auto"/>
                <w:left w:val="none" w:sz="0" w:space="0" w:color="auto"/>
                <w:bottom w:val="none" w:sz="0" w:space="0" w:color="auto"/>
                <w:right w:val="none" w:sz="0" w:space="0" w:color="auto"/>
              </w:divBdr>
            </w:div>
            <w:div w:id="1907181208">
              <w:marLeft w:val="0"/>
              <w:marRight w:val="0"/>
              <w:marTop w:val="0"/>
              <w:marBottom w:val="0"/>
              <w:divBdr>
                <w:top w:val="none" w:sz="0" w:space="0" w:color="auto"/>
                <w:left w:val="none" w:sz="0" w:space="0" w:color="auto"/>
                <w:bottom w:val="none" w:sz="0" w:space="0" w:color="auto"/>
                <w:right w:val="none" w:sz="0" w:space="0" w:color="auto"/>
              </w:divBdr>
            </w:div>
            <w:div w:id="1160924090">
              <w:marLeft w:val="0"/>
              <w:marRight w:val="0"/>
              <w:marTop w:val="0"/>
              <w:marBottom w:val="0"/>
              <w:divBdr>
                <w:top w:val="none" w:sz="0" w:space="0" w:color="auto"/>
                <w:left w:val="none" w:sz="0" w:space="0" w:color="auto"/>
                <w:bottom w:val="none" w:sz="0" w:space="0" w:color="auto"/>
                <w:right w:val="none" w:sz="0" w:space="0" w:color="auto"/>
              </w:divBdr>
            </w:div>
            <w:div w:id="1160929291">
              <w:marLeft w:val="0"/>
              <w:marRight w:val="0"/>
              <w:marTop w:val="0"/>
              <w:marBottom w:val="0"/>
              <w:divBdr>
                <w:top w:val="none" w:sz="0" w:space="0" w:color="auto"/>
                <w:left w:val="none" w:sz="0" w:space="0" w:color="auto"/>
                <w:bottom w:val="none" w:sz="0" w:space="0" w:color="auto"/>
                <w:right w:val="none" w:sz="0" w:space="0" w:color="auto"/>
              </w:divBdr>
            </w:div>
            <w:div w:id="436608251">
              <w:marLeft w:val="0"/>
              <w:marRight w:val="0"/>
              <w:marTop w:val="0"/>
              <w:marBottom w:val="0"/>
              <w:divBdr>
                <w:top w:val="none" w:sz="0" w:space="0" w:color="auto"/>
                <w:left w:val="none" w:sz="0" w:space="0" w:color="auto"/>
                <w:bottom w:val="none" w:sz="0" w:space="0" w:color="auto"/>
                <w:right w:val="none" w:sz="0" w:space="0" w:color="auto"/>
              </w:divBdr>
            </w:div>
            <w:div w:id="1407531762">
              <w:marLeft w:val="0"/>
              <w:marRight w:val="0"/>
              <w:marTop w:val="0"/>
              <w:marBottom w:val="0"/>
              <w:divBdr>
                <w:top w:val="none" w:sz="0" w:space="0" w:color="auto"/>
                <w:left w:val="none" w:sz="0" w:space="0" w:color="auto"/>
                <w:bottom w:val="none" w:sz="0" w:space="0" w:color="auto"/>
                <w:right w:val="none" w:sz="0" w:space="0" w:color="auto"/>
              </w:divBdr>
            </w:div>
            <w:div w:id="1840465192">
              <w:marLeft w:val="0"/>
              <w:marRight w:val="0"/>
              <w:marTop w:val="0"/>
              <w:marBottom w:val="0"/>
              <w:divBdr>
                <w:top w:val="none" w:sz="0" w:space="0" w:color="auto"/>
                <w:left w:val="none" w:sz="0" w:space="0" w:color="auto"/>
                <w:bottom w:val="none" w:sz="0" w:space="0" w:color="auto"/>
                <w:right w:val="none" w:sz="0" w:space="0" w:color="auto"/>
              </w:divBdr>
            </w:div>
            <w:div w:id="554782797">
              <w:marLeft w:val="0"/>
              <w:marRight w:val="0"/>
              <w:marTop w:val="0"/>
              <w:marBottom w:val="0"/>
              <w:divBdr>
                <w:top w:val="none" w:sz="0" w:space="0" w:color="auto"/>
                <w:left w:val="none" w:sz="0" w:space="0" w:color="auto"/>
                <w:bottom w:val="none" w:sz="0" w:space="0" w:color="auto"/>
                <w:right w:val="none" w:sz="0" w:space="0" w:color="auto"/>
              </w:divBdr>
            </w:div>
            <w:div w:id="667250496">
              <w:marLeft w:val="0"/>
              <w:marRight w:val="0"/>
              <w:marTop w:val="0"/>
              <w:marBottom w:val="0"/>
              <w:divBdr>
                <w:top w:val="none" w:sz="0" w:space="0" w:color="auto"/>
                <w:left w:val="none" w:sz="0" w:space="0" w:color="auto"/>
                <w:bottom w:val="none" w:sz="0" w:space="0" w:color="auto"/>
                <w:right w:val="none" w:sz="0" w:space="0" w:color="auto"/>
              </w:divBdr>
            </w:div>
            <w:div w:id="450443219">
              <w:marLeft w:val="0"/>
              <w:marRight w:val="0"/>
              <w:marTop w:val="0"/>
              <w:marBottom w:val="0"/>
              <w:divBdr>
                <w:top w:val="none" w:sz="0" w:space="0" w:color="auto"/>
                <w:left w:val="none" w:sz="0" w:space="0" w:color="auto"/>
                <w:bottom w:val="none" w:sz="0" w:space="0" w:color="auto"/>
                <w:right w:val="none" w:sz="0" w:space="0" w:color="auto"/>
              </w:divBdr>
            </w:div>
            <w:div w:id="1087535295">
              <w:marLeft w:val="0"/>
              <w:marRight w:val="0"/>
              <w:marTop w:val="0"/>
              <w:marBottom w:val="0"/>
              <w:divBdr>
                <w:top w:val="none" w:sz="0" w:space="0" w:color="auto"/>
                <w:left w:val="none" w:sz="0" w:space="0" w:color="auto"/>
                <w:bottom w:val="none" w:sz="0" w:space="0" w:color="auto"/>
                <w:right w:val="none" w:sz="0" w:space="0" w:color="auto"/>
              </w:divBdr>
            </w:div>
            <w:div w:id="1394305222">
              <w:marLeft w:val="0"/>
              <w:marRight w:val="0"/>
              <w:marTop w:val="0"/>
              <w:marBottom w:val="0"/>
              <w:divBdr>
                <w:top w:val="none" w:sz="0" w:space="0" w:color="auto"/>
                <w:left w:val="none" w:sz="0" w:space="0" w:color="auto"/>
                <w:bottom w:val="none" w:sz="0" w:space="0" w:color="auto"/>
                <w:right w:val="none" w:sz="0" w:space="0" w:color="auto"/>
              </w:divBdr>
            </w:div>
            <w:div w:id="336151289">
              <w:marLeft w:val="0"/>
              <w:marRight w:val="0"/>
              <w:marTop w:val="0"/>
              <w:marBottom w:val="0"/>
              <w:divBdr>
                <w:top w:val="none" w:sz="0" w:space="0" w:color="auto"/>
                <w:left w:val="none" w:sz="0" w:space="0" w:color="auto"/>
                <w:bottom w:val="none" w:sz="0" w:space="0" w:color="auto"/>
                <w:right w:val="none" w:sz="0" w:space="0" w:color="auto"/>
              </w:divBdr>
            </w:div>
            <w:div w:id="1909337607">
              <w:marLeft w:val="0"/>
              <w:marRight w:val="0"/>
              <w:marTop w:val="0"/>
              <w:marBottom w:val="0"/>
              <w:divBdr>
                <w:top w:val="none" w:sz="0" w:space="0" w:color="auto"/>
                <w:left w:val="none" w:sz="0" w:space="0" w:color="auto"/>
                <w:bottom w:val="none" w:sz="0" w:space="0" w:color="auto"/>
                <w:right w:val="none" w:sz="0" w:space="0" w:color="auto"/>
              </w:divBdr>
            </w:div>
            <w:div w:id="1437404958">
              <w:marLeft w:val="0"/>
              <w:marRight w:val="0"/>
              <w:marTop w:val="0"/>
              <w:marBottom w:val="0"/>
              <w:divBdr>
                <w:top w:val="none" w:sz="0" w:space="0" w:color="auto"/>
                <w:left w:val="none" w:sz="0" w:space="0" w:color="auto"/>
                <w:bottom w:val="none" w:sz="0" w:space="0" w:color="auto"/>
                <w:right w:val="none" w:sz="0" w:space="0" w:color="auto"/>
              </w:divBdr>
            </w:div>
            <w:div w:id="2033870587">
              <w:marLeft w:val="0"/>
              <w:marRight w:val="0"/>
              <w:marTop w:val="0"/>
              <w:marBottom w:val="0"/>
              <w:divBdr>
                <w:top w:val="none" w:sz="0" w:space="0" w:color="auto"/>
                <w:left w:val="none" w:sz="0" w:space="0" w:color="auto"/>
                <w:bottom w:val="none" w:sz="0" w:space="0" w:color="auto"/>
                <w:right w:val="none" w:sz="0" w:space="0" w:color="auto"/>
              </w:divBdr>
            </w:div>
            <w:div w:id="1313369158">
              <w:marLeft w:val="0"/>
              <w:marRight w:val="0"/>
              <w:marTop w:val="0"/>
              <w:marBottom w:val="0"/>
              <w:divBdr>
                <w:top w:val="none" w:sz="0" w:space="0" w:color="auto"/>
                <w:left w:val="none" w:sz="0" w:space="0" w:color="auto"/>
                <w:bottom w:val="none" w:sz="0" w:space="0" w:color="auto"/>
                <w:right w:val="none" w:sz="0" w:space="0" w:color="auto"/>
              </w:divBdr>
            </w:div>
            <w:div w:id="1645768761">
              <w:marLeft w:val="0"/>
              <w:marRight w:val="0"/>
              <w:marTop w:val="0"/>
              <w:marBottom w:val="0"/>
              <w:divBdr>
                <w:top w:val="none" w:sz="0" w:space="0" w:color="auto"/>
                <w:left w:val="none" w:sz="0" w:space="0" w:color="auto"/>
                <w:bottom w:val="none" w:sz="0" w:space="0" w:color="auto"/>
                <w:right w:val="none" w:sz="0" w:space="0" w:color="auto"/>
              </w:divBdr>
            </w:div>
            <w:div w:id="1579906074">
              <w:marLeft w:val="0"/>
              <w:marRight w:val="0"/>
              <w:marTop w:val="0"/>
              <w:marBottom w:val="0"/>
              <w:divBdr>
                <w:top w:val="none" w:sz="0" w:space="0" w:color="auto"/>
                <w:left w:val="none" w:sz="0" w:space="0" w:color="auto"/>
                <w:bottom w:val="none" w:sz="0" w:space="0" w:color="auto"/>
                <w:right w:val="none" w:sz="0" w:space="0" w:color="auto"/>
              </w:divBdr>
            </w:div>
            <w:div w:id="59698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0182">
      <w:bodyDiv w:val="1"/>
      <w:marLeft w:val="0"/>
      <w:marRight w:val="0"/>
      <w:marTop w:val="0"/>
      <w:marBottom w:val="0"/>
      <w:divBdr>
        <w:top w:val="none" w:sz="0" w:space="0" w:color="auto"/>
        <w:left w:val="none" w:sz="0" w:space="0" w:color="auto"/>
        <w:bottom w:val="none" w:sz="0" w:space="0" w:color="auto"/>
        <w:right w:val="none" w:sz="0" w:space="0" w:color="auto"/>
      </w:divBdr>
      <w:divsChild>
        <w:div w:id="2087192237">
          <w:marLeft w:val="0"/>
          <w:marRight w:val="0"/>
          <w:marTop w:val="0"/>
          <w:marBottom w:val="0"/>
          <w:divBdr>
            <w:top w:val="none" w:sz="0" w:space="0" w:color="auto"/>
            <w:left w:val="none" w:sz="0" w:space="0" w:color="auto"/>
            <w:bottom w:val="none" w:sz="0" w:space="0" w:color="auto"/>
            <w:right w:val="none" w:sz="0" w:space="0" w:color="auto"/>
          </w:divBdr>
          <w:divsChild>
            <w:div w:id="51330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8594">
      <w:bodyDiv w:val="1"/>
      <w:marLeft w:val="0"/>
      <w:marRight w:val="0"/>
      <w:marTop w:val="0"/>
      <w:marBottom w:val="0"/>
      <w:divBdr>
        <w:top w:val="none" w:sz="0" w:space="0" w:color="auto"/>
        <w:left w:val="none" w:sz="0" w:space="0" w:color="auto"/>
        <w:bottom w:val="none" w:sz="0" w:space="0" w:color="auto"/>
        <w:right w:val="none" w:sz="0" w:space="0" w:color="auto"/>
      </w:divBdr>
      <w:divsChild>
        <w:div w:id="1599677384">
          <w:marLeft w:val="0"/>
          <w:marRight w:val="0"/>
          <w:marTop w:val="0"/>
          <w:marBottom w:val="0"/>
          <w:divBdr>
            <w:top w:val="none" w:sz="0" w:space="0" w:color="auto"/>
            <w:left w:val="none" w:sz="0" w:space="0" w:color="auto"/>
            <w:bottom w:val="none" w:sz="0" w:space="0" w:color="auto"/>
            <w:right w:val="none" w:sz="0" w:space="0" w:color="auto"/>
          </w:divBdr>
          <w:divsChild>
            <w:div w:id="1138693053">
              <w:marLeft w:val="0"/>
              <w:marRight w:val="0"/>
              <w:marTop w:val="0"/>
              <w:marBottom w:val="0"/>
              <w:divBdr>
                <w:top w:val="none" w:sz="0" w:space="0" w:color="auto"/>
                <w:left w:val="none" w:sz="0" w:space="0" w:color="auto"/>
                <w:bottom w:val="none" w:sz="0" w:space="0" w:color="auto"/>
                <w:right w:val="none" w:sz="0" w:space="0" w:color="auto"/>
              </w:divBdr>
            </w:div>
            <w:div w:id="1496385364">
              <w:marLeft w:val="0"/>
              <w:marRight w:val="0"/>
              <w:marTop w:val="0"/>
              <w:marBottom w:val="0"/>
              <w:divBdr>
                <w:top w:val="none" w:sz="0" w:space="0" w:color="auto"/>
                <w:left w:val="none" w:sz="0" w:space="0" w:color="auto"/>
                <w:bottom w:val="none" w:sz="0" w:space="0" w:color="auto"/>
                <w:right w:val="none" w:sz="0" w:space="0" w:color="auto"/>
              </w:divBdr>
            </w:div>
            <w:div w:id="800802764">
              <w:marLeft w:val="0"/>
              <w:marRight w:val="0"/>
              <w:marTop w:val="0"/>
              <w:marBottom w:val="0"/>
              <w:divBdr>
                <w:top w:val="none" w:sz="0" w:space="0" w:color="auto"/>
                <w:left w:val="none" w:sz="0" w:space="0" w:color="auto"/>
                <w:bottom w:val="none" w:sz="0" w:space="0" w:color="auto"/>
                <w:right w:val="none" w:sz="0" w:space="0" w:color="auto"/>
              </w:divBdr>
            </w:div>
            <w:div w:id="1833834569">
              <w:marLeft w:val="0"/>
              <w:marRight w:val="0"/>
              <w:marTop w:val="0"/>
              <w:marBottom w:val="0"/>
              <w:divBdr>
                <w:top w:val="none" w:sz="0" w:space="0" w:color="auto"/>
                <w:left w:val="none" w:sz="0" w:space="0" w:color="auto"/>
                <w:bottom w:val="none" w:sz="0" w:space="0" w:color="auto"/>
                <w:right w:val="none" w:sz="0" w:space="0" w:color="auto"/>
              </w:divBdr>
            </w:div>
            <w:div w:id="1097486269">
              <w:marLeft w:val="0"/>
              <w:marRight w:val="0"/>
              <w:marTop w:val="0"/>
              <w:marBottom w:val="0"/>
              <w:divBdr>
                <w:top w:val="none" w:sz="0" w:space="0" w:color="auto"/>
                <w:left w:val="none" w:sz="0" w:space="0" w:color="auto"/>
                <w:bottom w:val="none" w:sz="0" w:space="0" w:color="auto"/>
                <w:right w:val="none" w:sz="0" w:space="0" w:color="auto"/>
              </w:divBdr>
            </w:div>
            <w:div w:id="368382118">
              <w:marLeft w:val="0"/>
              <w:marRight w:val="0"/>
              <w:marTop w:val="0"/>
              <w:marBottom w:val="0"/>
              <w:divBdr>
                <w:top w:val="none" w:sz="0" w:space="0" w:color="auto"/>
                <w:left w:val="none" w:sz="0" w:space="0" w:color="auto"/>
                <w:bottom w:val="none" w:sz="0" w:space="0" w:color="auto"/>
                <w:right w:val="none" w:sz="0" w:space="0" w:color="auto"/>
              </w:divBdr>
            </w:div>
            <w:div w:id="908073439">
              <w:marLeft w:val="0"/>
              <w:marRight w:val="0"/>
              <w:marTop w:val="0"/>
              <w:marBottom w:val="0"/>
              <w:divBdr>
                <w:top w:val="none" w:sz="0" w:space="0" w:color="auto"/>
                <w:left w:val="none" w:sz="0" w:space="0" w:color="auto"/>
                <w:bottom w:val="none" w:sz="0" w:space="0" w:color="auto"/>
                <w:right w:val="none" w:sz="0" w:space="0" w:color="auto"/>
              </w:divBdr>
            </w:div>
            <w:div w:id="256986841">
              <w:marLeft w:val="0"/>
              <w:marRight w:val="0"/>
              <w:marTop w:val="0"/>
              <w:marBottom w:val="0"/>
              <w:divBdr>
                <w:top w:val="none" w:sz="0" w:space="0" w:color="auto"/>
                <w:left w:val="none" w:sz="0" w:space="0" w:color="auto"/>
                <w:bottom w:val="none" w:sz="0" w:space="0" w:color="auto"/>
                <w:right w:val="none" w:sz="0" w:space="0" w:color="auto"/>
              </w:divBdr>
            </w:div>
            <w:div w:id="614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6617">
      <w:bodyDiv w:val="1"/>
      <w:marLeft w:val="0"/>
      <w:marRight w:val="0"/>
      <w:marTop w:val="0"/>
      <w:marBottom w:val="0"/>
      <w:divBdr>
        <w:top w:val="none" w:sz="0" w:space="0" w:color="auto"/>
        <w:left w:val="none" w:sz="0" w:space="0" w:color="auto"/>
        <w:bottom w:val="none" w:sz="0" w:space="0" w:color="auto"/>
        <w:right w:val="none" w:sz="0" w:space="0" w:color="auto"/>
      </w:divBdr>
      <w:divsChild>
        <w:div w:id="964433553">
          <w:marLeft w:val="0"/>
          <w:marRight w:val="0"/>
          <w:marTop w:val="0"/>
          <w:marBottom w:val="0"/>
          <w:divBdr>
            <w:top w:val="none" w:sz="0" w:space="0" w:color="auto"/>
            <w:left w:val="none" w:sz="0" w:space="0" w:color="auto"/>
            <w:bottom w:val="none" w:sz="0" w:space="0" w:color="auto"/>
            <w:right w:val="none" w:sz="0" w:space="0" w:color="auto"/>
          </w:divBdr>
          <w:divsChild>
            <w:div w:id="1296445571">
              <w:marLeft w:val="0"/>
              <w:marRight w:val="0"/>
              <w:marTop w:val="0"/>
              <w:marBottom w:val="0"/>
              <w:divBdr>
                <w:top w:val="none" w:sz="0" w:space="0" w:color="auto"/>
                <w:left w:val="none" w:sz="0" w:space="0" w:color="auto"/>
                <w:bottom w:val="none" w:sz="0" w:space="0" w:color="auto"/>
                <w:right w:val="none" w:sz="0" w:space="0" w:color="auto"/>
              </w:divBdr>
            </w:div>
            <w:div w:id="761225574">
              <w:marLeft w:val="0"/>
              <w:marRight w:val="0"/>
              <w:marTop w:val="0"/>
              <w:marBottom w:val="0"/>
              <w:divBdr>
                <w:top w:val="none" w:sz="0" w:space="0" w:color="auto"/>
                <w:left w:val="none" w:sz="0" w:space="0" w:color="auto"/>
                <w:bottom w:val="none" w:sz="0" w:space="0" w:color="auto"/>
                <w:right w:val="none" w:sz="0" w:space="0" w:color="auto"/>
              </w:divBdr>
            </w:div>
            <w:div w:id="735318464">
              <w:marLeft w:val="0"/>
              <w:marRight w:val="0"/>
              <w:marTop w:val="0"/>
              <w:marBottom w:val="0"/>
              <w:divBdr>
                <w:top w:val="none" w:sz="0" w:space="0" w:color="auto"/>
                <w:left w:val="none" w:sz="0" w:space="0" w:color="auto"/>
                <w:bottom w:val="none" w:sz="0" w:space="0" w:color="auto"/>
                <w:right w:val="none" w:sz="0" w:space="0" w:color="auto"/>
              </w:divBdr>
            </w:div>
            <w:div w:id="1922173109">
              <w:marLeft w:val="0"/>
              <w:marRight w:val="0"/>
              <w:marTop w:val="0"/>
              <w:marBottom w:val="0"/>
              <w:divBdr>
                <w:top w:val="none" w:sz="0" w:space="0" w:color="auto"/>
                <w:left w:val="none" w:sz="0" w:space="0" w:color="auto"/>
                <w:bottom w:val="none" w:sz="0" w:space="0" w:color="auto"/>
                <w:right w:val="none" w:sz="0" w:space="0" w:color="auto"/>
              </w:divBdr>
            </w:div>
            <w:div w:id="743996">
              <w:marLeft w:val="0"/>
              <w:marRight w:val="0"/>
              <w:marTop w:val="0"/>
              <w:marBottom w:val="0"/>
              <w:divBdr>
                <w:top w:val="none" w:sz="0" w:space="0" w:color="auto"/>
                <w:left w:val="none" w:sz="0" w:space="0" w:color="auto"/>
                <w:bottom w:val="none" w:sz="0" w:space="0" w:color="auto"/>
                <w:right w:val="none" w:sz="0" w:space="0" w:color="auto"/>
              </w:divBdr>
            </w:div>
            <w:div w:id="1166898163">
              <w:marLeft w:val="0"/>
              <w:marRight w:val="0"/>
              <w:marTop w:val="0"/>
              <w:marBottom w:val="0"/>
              <w:divBdr>
                <w:top w:val="none" w:sz="0" w:space="0" w:color="auto"/>
                <w:left w:val="none" w:sz="0" w:space="0" w:color="auto"/>
                <w:bottom w:val="none" w:sz="0" w:space="0" w:color="auto"/>
                <w:right w:val="none" w:sz="0" w:space="0" w:color="auto"/>
              </w:divBdr>
            </w:div>
            <w:div w:id="1844083366">
              <w:marLeft w:val="0"/>
              <w:marRight w:val="0"/>
              <w:marTop w:val="0"/>
              <w:marBottom w:val="0"/>
              <w:divBdr>
                <w:top w:val="none" w:sz="0" w:space="0" w:color="auto"/>
                <w:left w:val="none" w:sz="0" w:space="0" w:color="auto"/>
                <w:bottom w:val="none" w:sz="0" w:space="0" w:color="auto"/>
                <w:right w:val="none" w:sz="0" w:space="0" w:color="auto"/>
              </w:divBdr>
            </w:div>
            <w:div w:id="16802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06353">
      <w:bodyDiv w:val="1"/>
      <w:marLeft w:val="0"/>
      <w:marRight w:val="0"/>
      <w:marTop w:val="0"/>
      <w:marBottom w:val="0"/>
      <w:divBdr>
        <w:top w:val="none" w:sz="0" w:space="0" w:color="auto"/>
        <w:left w:val="none" w:sz="0" w:space="0" w:color="auto"/>
        <w:bottom w:val="none" w:sz="0" w:space="0" w:color="auto"/>
        <w:right w:val="none" w:sz="0" w:space="0" w:color="auto"/>
      </w:divBdr>
      <w:divsChild>
        <w:div w:id="825710016">
          <w:marLeft w:val="0"/>
          <w:marRight w:val="0"/>
          <w:marTop w:val="0"/>
          <w:marBottom w:val="0"/>
          <w:divBdr>
            <w:top w:val="none" w:sz="0" w:space="0" w:color="auto"/>
            <w:left w:val="none" w:sz="0" w:space="0" w:color="auto"/>
            <w:bottom w:val="none" w:sz="0" w:space="0" w:color="auto"/>
            <w:right w:val="none" w:sz="0" w:space="0" w:color="auto"/>
          </w:divBdr>
          <w:divsChild>
            <w:div w:id="626811190">
              <w:marLeft w:val="0"/>
              <w:marRight w:val="0"/>
              <w:marTop w:val="0"/>
              <w:marBottom w:val="0"/>
              <w:divBdr>
                <w:top w:val="none" w:sz="0" w:space="0" w:color="auto"/>
                <w:left w:val="none" w:sz="0" w:space="0" w:color="auto"/>
                <w:bottom w:val="none" w:sz="0" w:space="0" w:color="auto"/>
                <w:right w:val="none" w:sz="0" w:space="0" w:color="auto"/>
              </w:divBdr>
            </w:div>
            <w:div w:id="1812672087">
              <w:marLeft w:val="0"/>
              <w:marRight w:val="0"/>
              <w:marTop w:val="0"/>
              <w:marBottom w:val="0"/>
              <w:divBdr>
                <w:top w:val="none" w:sz="0" w:space="0" w:color="auto"/>
                <w:left w:val="none" w:sz="0" w:space="0" w:color="auto"/>
                <w:bottom w:val="none" w:sz="0" w:space="0" w:color="auto"/>
                <w:right w:val="none" w:sz="0" w:space="0" w:color="auto"/>
              </w:divBdr>
            </w:div>
            <w:div w:id="11147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2844">
      <w:bodyDiv w:val="1"/>
      <w:marLeft w:val="0"/>
      <w:marRight w:val="0"/>
      <w:marTop w:val="0"/>
      <w:marBottom w:val="0"/>
      <w:divBdr>
        <w:top w:val="none" w:sz="0" w:space="0" w:color="auto"/>
        <w:left w:val="none" w:sz="0" w:space="0" w:color="auto"/>
        <w:bottom w:val="none" w:sz="0" w:space="0" w:color="auto"/>
        <w:right w:val="none" w:sz="0" w:space="0" w:color="auto"/>
      </w:divBdr>
      <w:divsChild>
        <w:div w:id="215512694">
          <w:marLeft w:val="0"/>
          <w:marRight w:val="0"/>
          <w:marTop w:val="0"/>
          <w:marBottom w:val="0"/>
          <w:divBdr>
            <w:top w:val="none" w:sz="0" w:space="0" w:color="auto"/>
            <w:left w:val="none" w:sz="0" w:space="0" w:color="auto"/>
            <w:bottom w:val="none" w:sz="0" w:space="0" w:color="auto"/>
            <w:right w:val="none" w:sz="0" w:space="0" w:color="auto"/>
          </w:divBdr>
          <w:divsChild>
            <w:div w:id="1751003023">
              <w:marLeft w:val="0"/>
              <w:marRight w:val="0"/>
              <w:marTop w:val="0"/>
              <w:marBottom w:val="0"/>
              <w:divBdr>
                <w:top w:val="none" w:sz="0" w:space="0" w:color="auto"/>
                <w:left w:val="none" w:sz="0" w:space="0" w:color="auto"/>
                <w:bottom w:val="none" w:sz="0" w:space="0" w:color="auto"/>
                <w:right w:val="none" w:sz="0" w:space="0" w:color="auto"/>
              </w:divBdr>
            </w:div>
            <w:div w:id="360131678">
              <w:marLeft w:val="0"/>
              <w:marRight w:val="0"/>
              <w:marTop w:val="0"/>
              <w:marBottom w:val="0"/>
              <w:divBdr>
                <w:top w:val="none" w:sz="0" w:space="0" w:color="auto"/>
                <w:left w:val="none" w:sz="0" w:space="0" w:color="auto"/>
                <w:bottom w:val="none" w:sz="0" w:space="0" w:color="auto"/>
                <w:right w:val="none" w:sz="0" w:space="0" w:color="auto"/>
              </w:divBdr>
            </w:div>
            <w:div w:id="346097136">
              <w:marLeft w:val="0"/>
              <w:marRight w:val="0"/>
              <w:marTop w:val="0"/>
              <w:marBottom w:val="0"/>
              <w:divBdr>
                <w:top w:val="none" w:sz="0" w:space="0" w:color="auto"/>
                <w:left w:val="none" w:sz="0" w:space="0" w:color="auto"/>
                <w:bottom w:val="none" w:sz="0" w:space="0" w:color="auto"/>
                <w:right w:val="none" w:sz="0" w:space="0" w:color="auto"/>
              </w:divBdr>
            </w:div>
            <w:div w:id="1639460366">
              <w:marLeft w:val="0"/>
              <w:marRight w:val="0"/>
              <w:marTop w:val="0"/>
              <w:marBottom w:val="0"/>
              <w:divBdr>
                <w:top w:val="none" w:sz="0" w:space="0" w:color="auto"/>
                <w:left w:val="none" w:sz="0" w:space="0" w:color="auto"/>
                <w:bottom w:val="none" w:sz="0" w:space="0" w:color="auto"/>
                <w:right w:val="none" w:sz="0" w:space="0" w:color="auto"/>
              </w:divBdr>
            </w:div>
            <w:div w:id="1702366241">
              <w:marLeft w:val="0"/>
              <w:marRight w:val="0"/>
              <w:marTop w:val="0"/>
              <w:marBottom w:val="0"/>
              <w:divBdr>
                <w:top w:val="none" w:sz="0" w:space="0" w:color="auto"/>
                <w:left w:val="none" w:sz="0" w:space="0" w:color="auto"/>
                <w:bottom w:val="none" w:sz="0" w:space="0" w:color="auto"/>
                <w:right w:val="none" w:sz="0" w:space="0" w:color="auto"/>
              </w:divBdr>
            </w:div>
            <w:div w:id="1582720330">
              <w:marLeft w:val="0"/>
              <w:marRight w:val="0"/>
              <w:marTop w:val="0"/>
              <w:marBottom w:val="0"/>
              <w:divBdr>
                <w:top w:val="none" w:sz="0" w:space="0" w:color="auto"/>
                <w:left w:val="none" w:sz="0" w:space="0" w:color="auto"/>
                <w:bottom w:val="none" w:sz="0" w:space="0" w:color="auto"/>
                <w:right w:val="none" w:sz="0" w:space="0" w:color="auto"/>
              </w:divBdr>
            </w:div>
            <w:div w:id="18469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73849">
      <w:bodyDiv w:val="1"/>
      <w:marLeft w:val="0"/>
      <w:marRight w:val="0"/>
      <w:marTop w:val="0"/>
      <w:marBottom w:val="0"/>
      <w:divBdr>
        <w:top w:val="none" w:sz="0" w:space="0" w:color="auto"/>
        <w:left w:val="none" w:sz="0" w:space="0" w:color="auto"/>
        <w:bottom w:val="none" w:sz="0" w:space="0" w:color="auto"/>
        <w:right w:val="none" w:sz="0" w:space="0" w:color="auto"/>
      </w:divBdr>
      <w:divsChild>
        <w:div w:id="131994016">
          <w:marLeft w:val="0"/>
          <w:marRight w:val="0"/>
          <w:marTop w:val="0"/>
          <w:marBottom w:val="0"/>
          <w:divBdr>
            <w:top w:val="none" w:sz="0" w:space="0" w:color="auto"/>
            <w:left w:val="none" w:sz="0" w:space="0" w:color="auto"/>
            <w:bottom w:val="none" w:sz="0" w:space="0" w:color="auto"/>
            <w:right w:val="none" w:sz="0" w:space="0" w:color="auto"/>
          </w:divBdr>
          <w:divsChild>
            <w:div w:id="891844608">
              <w:marLeft w:val="0"/>
              <w:marRight w:val="0"/>
              <w:marTop w:val="0"/>
              <w:marBottom w:val="0"/>
              <w:divBdr>
                <w:top w:val="none" w:sz="0" w:space="0" w:color="auto"/>
                <w:left w:val="none" w:sz="0" w:space="0" w:color="auto"/>
                <w:bottom w:val="none" w:sz="0" w:space="0" w:color="auto"/>
                <w:right w:val="none" w:sz="0" w:space="0" w:color="auto"/>
              </w:divBdr>
            </w:div>
            <w:div w:id="1066729559">
              <w:marLeft w:val="0"/>
              <w:marRight w:val="0"/>
              <w:marTop w:val="0"/>
              <w:marBottom w:val="0"/>
              <w:divBdr>
                <w:top w:val="none" w:sz="0" w:space="0" w:color="auto"/>
                <w:left w:val="none" w:sz="0" w:space="0" w:color="auto"/>
                <w:bottom w:val="none" w:sz="0" w:space="0" w:color="auto"/>
                <w:right w:val="none" w:sz="0" w:space="0" w:color="auto"/>
              </w:divBdr>
            </w:div>
            <w:div w:id="160245624">
              <w:marLeft w:val="0"/>
              <w:marRight w:val="0"/>
              <w:marTop w:val="0"/>
              <w:marBottom w:val="0"/>
              <w:divBdr>
                <w:top w:val="none" w:sz="0" w:space="0" w:color="auto"/>
                <w:left w:val="none" w:sz="0" w:space="0" w:color="auto"/>
                <w:bottom w:val="none" w:sz="0" w:space="0" w:color="auto"/>
                <w:right w:val="none" w:sz="0" w:space="0" w:color="auto"/>
              </w:divBdr>
            </w:div>
            <w:div w:id="747965232">
              <w:marLeft w:val="0"/>
              <w:marRight w:val="0"/>
              <w:marTop w:val="0"/>
              <w:marBottom w:val="0"/>
              <w:divBdr>
                <w:top w:val="none" w:sz="0" w:space="0" w:color="auto"/>
                <w:left w:val="none" w:sz="0" w:space="0" w:color="auto"/>
                <w:bottom w:val="none" w:sz="0" w:space="0" w:color="auto"/>
                <w:right w:val="none" w:sz="0" w:space="0" w:color="auto"/>
              </w:divBdr>
            </w:div>
            <w:div w:id="1269779615">
              <w:marLeft w:val="0"/>
              <w:marRight w:val="0"/>
              <w:marTop w:val="0"/>
              <w:marBottom w:val="0"/>
              <w:divBdr>
                <w:top w:val="none" w:sz="0" w:space="0" w:color="auto"/>
                <w:left w:val="none" w:sz="0" w:space="0" w:color="auto"/>
                <w:bottom w:val="none" w:sz="0" w:space="0" w:color="auto"/>
                <w:right w:val="none" w:sz="0" w:space="0" w:color="auto"/>
              </w:divBdr>
            </w:div>
            <w:div w:id="381683137">
              <w:marLeft w:val="0"/>
              <w:marRight w:val="0"/>
              <w:marTop w:val="0"/>
              <w:marBottom w:val="0"/>
              <w:divBdr>
                <w:top w:val="none" w:sz="0" w:space="0" w:color="auto"/>
                <w:left w:val="none" w:sz="0" w:space="0" w:color="auto"/>
                <w:bottom w:val="none" w:sz="0" w:space="0" w:color="auto"/>
                <w:right w:val="none" w:sz="0" w:space="0" w:color="auto"/>
              </w:divBdr>
            </w:div>
            <w:div w:id="1217624079">
              <w:marLeft w:val="0"/>
              <w:marRight w:val="0"/>
              <w:marTop w:val="0"/>
              <w:marBottom w:val="0"/>
              <w:divBdr>
                <w:top w:val="none" w:sz="0" w:space="0" w:color="auto"/>
                <w:left w:val="none" w:sz="0" w:space="0" w:color="auto"/>
                <w:bottom w:val="none" w:sz="0" w:space="0" w:color="auto"/>
                <w:right w:val="none" w:sz="0" w:space="0" w:color="auto"/>
              </w:divBdr>
            </w:div>
            <w:div w:id="2006742410">
              <w:marLeft w:val="0"/>
              <w:marRight w:val="0"/>
              <w:marTop w:val="0"/>
              <w:marBottom w:val="0"/>
              <w:divBdr>
                <w:top w:val="none" w:sz="0" w:space="0" w:color="auto"/>
                <w:left w:val="none" w:sz="0" w:space="0" w:color="auto"/>
                <w:bottom w:val="none" w:sz="0" w:space="0" w:color="auto"/>
                <w:right w:val="none" w:sz="0" w:space="0" w:color="auto"/>
              </w:divBdr>
            </w:div>
            <w:div w:id="1283071300">
              <w:marLeft w:val="0"/>
              <w:marRight w:val="0"/>
              <w:marTop w:val="0"/>
              <w:marBottom w:val="0"/>
              <w:divBdr>
                <w:top w:val="none" w:sz="0" w:space="0" w:color="auto"/>
                <w:left w:val="none" w:sz="0" w:space="0" w:color="auto"/>
                <w:bottom w:val="none" w:sz="0" w:space="0" w:color="auto"/>
                <w:right w:val="none" w:sz="0" w:space="0" w:color="auto"/>
              </w:divBdr>
            </w:div>
            <w:div w:id="1170219414">
              <w:marLeft w:val="0"/>
              <w:marRight w:val="0"/>
              <w:marTop w:val="0"/>
              <w:marBottom w:val="0"/>
              <w:divBdr>
                <w:top w:val="none" w:sz="0" w:space="0" w:color="auto"/>
                <w:left w:val="none" w:sz="0" w:space="0" w:color="auto"/>
                <w:bottom w:val="none" w:sz="0" w:space="0" w:color="auto"/>
                <w:right w:val="none" w:sz="0" w:space="0" w:color="auto"/>
              </w:divBdr>
            </w:div>
            <w:div w:id="76832505">
              <w:marLeft w:val="0"/>
              <w:marRight w:val="0"/>
              <w:marTop w:val="0"/>
              <w:marBottom w:val="0"/>
              <w:divBdr>
                <w:top w:val="none" w:sz="0" w:space="0" w:color="auto"/>
                <w:left w:val="none" w:sz="0" w:space="0" w:color="auto"/>
                <w:bottom w:val="none" w:sz="0" w:space="0" w:color="auto"/>
                <w:right w:val="none" w:sz="0" w:space="0" w:color="auto"/>
              </w:divBdr>
            </w:div>
            <w:div w:id="219362555">
              <w:marLeft w:val="0"/>
              <w:marRight w:val="0"/>
              <w:marTop w:val="0"/>
              <w:marBottom w:val="0"/>
              <w:divBdr>
                <w:top w:val="none" w:sz="0" w:space="0" w:color="auto"/>
                <w:left w:val="none" w:sz="0" w:space="0" w:color="auto"/>
                <w:bottom w:val="none" w:sz="0" w:space="0" w:color="auto"/>
                <w:right w:val="none" w:sz="0" w:space="0" w:color="auto"/>
              </w:divBdr>
            </w:div>
            <w:div w:id="719062591">
              <w:marLeft w:val="0"/>
              <w:marRight w:val="0"/>
              <w:marTop w:val="0"/>
              <w:marBottom w:val="0"/>
              <w:divBdr>
                <w:top w:val="none" w:sz="0" w:space="0" w:color="auto"/>
                <w:left w:val="none" w:sz="0" w:space="0" w:color="auto"/>
                <w:bottom w:val="none" w:sz="0" w:space="0" w:color="auto"/>
                <w:right w:val="none" w:sz="0" w:space="0" w:color="auto"/>
              </w:divBdr>
            </w:div>
            <w:div w:id="421530218">
              <w:marLeft w:val="0"/>
              <w:marRight w:val="0"/>
              <w:marTop w:val="0"/>
              <w:marBottom w:val="0"/>
              <w:divBdr>
                <w:top w:val="none" w:sz="0" w:space="0" w:color="auto"/>
                <w:left w:val="none" w:sz="0" w:space="0" w:color="auto"/>
                <w:bottom w:val="none" w:sz="0" w:space="0" w:color="auto"/>
                <w:right w:val="none" w:sz="0" w:space="0" w:color="auto"/>
              </w:divBdr>
            </w:div>
            <w:div w:id="487937269">
              <w:marLeft w:val="0"/>
              <w:marRight w:val="0"/>
              <w:marTop w:val="0"/>
              <w:marBottom w:val="0"/>
              <w:divBdr>
                <w:top w:val="none" w:sz="0" w:space="0" w:color="auto"/>
                <w:left w:val="none" w:sz="0" w:space="0" w:color="auto"/>
                <w:bottom w:val="none" w:sz="0" w:space="0" w:color="auto"/>
                <w:right w:val="none" w:sz="0" w:space="0" w:color="auto"/>
              </w:divBdr>
            </w:div>
            <w:div w:id="1290211693">
              <w:marLeft w:val="0"/>
              <w:marRight w:val="0"/>
              <w:marTop w:val="0"/>
              <w:marBottom w:val="0"/>
              <w:divBdr>
                <w:top w:val="none" w:sz="0" w:space="0" w:color="auto"/>
                <w:left w:val="none" w:sz="0" w:space="0" w:color="auto"/>
                <w:bottom w:val="none" w:sz="0" w:space="0" w:color="auto"/>
                <w:right w:val="none" w:sz="0" w:space="0" w:color="auto"/>
              </w:divBdr>
            </w:div>
            <w:div w:id="513420197">
              <w:marLeft w:val="0"/>
              <w:marRight w:val="0"/>
              <w:marTop w:val="0"/>
              <w:marBottom w:val="0"/>
              <w:divBdr>
                <w:top w:val="none" w:sz="0" w:space="0" w:color="auto"/>
                <w:left w:val="none" w:sz="0" w:space="0" w:color="auto"/>
                <w:bottom w:val="none" w:sz="0" w:space="0" w:color="auto"/>
                <w:right w:val="none" w:sz="0" w:space="0" w:color="auto"/>
              </w:divBdr>
            </w:div>
            <w:div w:id="8339243">
              <w:marLeft w:val="0"/>
              <w:marRight w:val="0"/>
              <w:marTop w:val="0"/>
              <w:marBottom w:val="0"/>
              <w:divBdr>
                <w:top w:val="none" w:sz="0" w:space="0" w:color="auto"/>
                <w:left w:val="none" w:sz="0" w:space="0" w:color="auto"/>
                <w:bottom w:val="none" w:sz="0" w:space="0" w:color="auto"/>
                <w:right w:val="none" w:sz="0" w:space="0" w:color="auto"/>
              </w:divBdr>
            </w:div>
            <w:div w:id="1917275378">
              <w:marLeft w:val="0"/>
              <w:marRight w:val="0"/>
              <w:marTop w:val="0"/>
              <w:marBottom w:val="0"/>
              <w:divBdr>
                <w:top w:val="none" w:sz="0" w:space="0" w:color="auto"/>
                <w:left w:val="none" w:sz="0" w:space="0" w:color="auto"/>
                <w:bottom w:val="none" w:sz="0" w:space="0" w:color="auto"/>
                <w:right w:val="none" w:sz="0" w:space="0" w:color="auto"/>
              </w:divBdr>
            </w:div>
            <w:div w:id="24671598">
              <w:marLeft w:val="0"/>
              <w:marRight w:val="0"/>
              <w:marTop w:val="0"/>
              <w:marBottom w:val="0"/>
              <w:divBdr>
                <w:top w:val="none" w:sz="0" w:space="0" w:color="auto"/>
                <w:left w:val="none" w:sz="0" w:space="0" w:color="auto"/>
                <w:bottom w:val="none" w:sz="0" w:space="0" w:color="auto"/>
                <w:right w:val="none" w:sz="0" w:space="0" w:color="auto"/>
              </w:divBdr>
            </w:div>
            <w:div w:id="563950404">
              <w:marLeft w:val="0"/>
              <w:marRight w:val="0"/>
              <w:marTop w:val="0"/>
              <w:marBottom w:val="0"/>
              <w:divBdr>
                <w:top w:val="none" w:sz="0" w:space="0" w:color="auto"/>
                <w:left w:val="none" w:sz="0" w:space="0" w:color="auto"/>
                <w:bottom w:val="none" w:sz="0" w:space="0" w:color="auto"/>
                <w:right w:val="none" w:sz="0" w:space="0" w:color="auto"/>
              </w:divBdr>
            </w:div>
            <w:div w:id="1069042065">
              <w:marLeft w:val="0"/>
              <w:marRight w:val="0"/>
              <w:marTop w:val="0"/>
              <w:marBottom w:val="0"/>
              <w:divBdr>
                <w:top w:val="none" w:sz="0" w:space="0" w:color="auto"/>
                <w:left w:val="none" w:sz="0" w:space="0" w:color="auto"/>
                <w:bottom w:val="none" w:sz="0" w:space="0" w:color="auto"/>
                <w:right w:val="none" w:sz="0" w:space="0" w:color="auto"/>
              </w:divBdr>
            </w:div>
            <w:div w:id="1498497275">
              <w:marLeft w:val="0"/>
              <w:marRight w:val="0"/>
              <w:marTop w:val="0"/>
              <w:marBottom w:val="0"/>
              <w:divBdr>
                <w:top w:val="none" w:sz="0" w:space="0" w:color="auto"/>
                <w:left w:val="none" w:sz="0" w:space="0" w:color="auto"/>
                <w:bottom w:val="none" w:sz="0" w:space="0" w:color="auto"/>
                <w:right w:val="none" w:sz="0" w:space="0" w:color="auto"/>
              </w:divBdr>
            </w:div>
            <w:div w:id="1711417385">
              <w:marLeft w:val="0"/>
              <w:marRight w:val="0"/>
              <w:marTop w:val="0"/>
              <w:marBottom w:val="0"/>
              <w:divBdr>
                <w:top w:val="none" w:sz="0" w:space="0" w:color="auto"/>
                <w:left w:val="none" w:sz="0" w:space="0" w:color="auto"/>
                <w:bottom w:val="none" w:sz="0" w:space="0" w:color="auto"/>
                <w:right w:val="none" w:sz="0" w:space="0" w:color="auto"/>
              </w:divBdr>
            </w:div>
            <w:div w:id="862868389">
              <w:marLeft w:val="0"/>
              <w:marRight w:val="0"/>
              <w:marTop w:val="0"/>
              <w:marBottom w:val="0"/>
              <w:divBdr>
                <w:top w:val="none" w:sz="0" w:space="0" w:color="auto"/>
                <w:left w:val="none" w:sz="0" w:space="0" w:color="auto"/>
                <w:bottom w:val="none" w:sz="0" w:space="0" w:color="auto"/>
                <w:right w:val="none" w:sz="0" w:space="0" w:color="auto"/>
              </w:divBdr>
            </w:div>
            <w:div w:id="256016051">
              <w:marLeft w:val="0"/>
              <w:marRight w:val="0"/>
              <w:marTop w:val="0"/>
              <w:marBottom w:val="0"/>
              <w:divBdr>
                <w:top w:val="none" w:sz="0" w:space="0" w:color="auto"/>
                <w:left w:val="none" w:sz="0" w:space="0" w:color="auto"/>
                <w:bottom w:val="none" w:sz="0" w:space="0" w:color="auto"/>
                <w:right w:val="none" w:sz="0" w:space="0" w:color="auto"/>
              </w:divBdr>
            </w:div>
            <w:div w:id="1233346346">
              <w:marLeft w:val="0"/>
              <w:marRight w:val="0"/>
              <w:marTop w:val="0"/>
              <w:marBottom w:val="0"/>
              <w:divBdr>
                <w:top w:val="none" w:sz="0" w:space="0" w:color="auto"/>
                <w:left w:val="none" w:sz="0" w:space="0" w:color="auto"/>
                <w:bottom w:val="none" w:sz="0" w:space="0" w:color="auto"/>
                <w:right w:val="none" w:sz="0" w:space="0" w:color="auto"/>
              </w:divBdr>
            </w:div>
            <w:div w:id="20400091">
              <w:marLeft w:val="0"/>
              <w:marRight w:val="0"/>
              <w:marTop w:val="0"/>
              <w:marBottom w:val="0"/>
              <w:divBdr>
                <w:top w:val="none" w:sz="0" w:space="0" w:color="auto"/>
                <w:left w:val="none" w:sz="0" w:space="0" w:color="auto"/>
                <w:bottom w:val="none" w:sz="0" w:space="0" w:color="auto"/>
                <w:right w:val="none" w:sz="0" w:space="0" w:color="auto"/>
              </w:divBdr>
            </w:div>
            <w:div w:id="1154684428">
              <w:marLeft w:val="0"/>
              <w:marRight w:val="0"/>
              <w:marTop w:val="0"/>
              <w:marBottom w:val="0"/>
              <w:divBdr>
                <w:top w:val="none" w:sz="0" w:space="0" w:color="auto"/>
                <w:left w:val="none" w:sz="0" w:space="0" w:color="auto"/>
                <w:bottom w:val="none" w:sz="0" w:space="0" w:color="auto"/>
                <w:right w:val="none" w:sz="0" w:space="0" w:color="auto"/>
              </w:divBdr>
            </w:div>
            <w:div w:id="1170682218">
              <w:marLeft w:val="0"/>
              <w:marRight w:val="0"/>
              <w:marTop w:val="0"/>
              <w:marBottom w:val="0"/>
              <w:divBdr>
                <w:top w:val="none" w:sz="0" w:space="0" w:color="auto"/>
                <w:left w:val="none" w:sz="0" w:space="0" w:color="auto"/>
                <w:bottom w:val="none" w:sz="0" w:space="0" w:color="auto"/>
                <w:right w:val="none" w:sz="0" w:space="0" w:color="auto"/>
              </w:divBdr>
            </w:div>
            <w:div w:id="1202746414">
              <w:marLeft w:val="0"/>
              <w:marRight w:val="0"/>
              <w:marTop w:val="0"/>
              <w:marBottom w:val="0"/>
              <w:divBdr>
                <w:top w:val="none" w:sz="0" w:space="0" w:color="auto"/>
                <w:left w:val="none" w:sz="0" w:space="0" w:color="auto"/>
                <w:bottom w:val="none" w:sz="0" w:space="0" w:color="auto"/>
                <w:right w:val="none" w:sz="0" w:space="0" w:color="auto"/>
              </w:divBdr>
            </w:div>
            <w:div w:id="851724153">
              <w:marLeft w:val="0"/>
              <w:marRight w:val="0"/>
              <w:marTop w:val="0"/>
              <w:marBottom w:val="0"/>
              <w:divBdr>
                <w:top w:val="none" w:sz="0" w:space="0" w:color="auto"/>
                <w:left w:val="none" w:sz="0" w:space="0" w:color="auto"/>
                <w:bottom w:val="none" w:sz="0" w:space="0" w:color="auto"/>
                <w:right w:val="none" w:sz="0" w:space="0" w:color="auto"/>
              </w:divBdr>
            </w:div>
            <w:div w:id="443619156">
              <w:marLeft w:val="0"/>
              <w:marRight w:val="0"/>
              <w:marTop w:val="0"/>
              <w:marBottom w:val="0"/>
              <w:divBdr>
                <w:top w:val="none" w:sz="0" w:space="0" w:color="auto"/>
                <w:left w:val="none" w:sz="0" w:space="0" w:color="auto"/>
                <w:bottom w:val="none" w:sz="0" w:space="0" w:color="auto"/>
                <w:right w:val="none" w:sz="0" w:space="0" w:color="auto"/>
              </w:divBdr>
            </w:div>
            <w:div w:id="2062900315">
              <w:marLeft w:val="0"/>
              <w:marRight w:val="0"/>
              <w:marTop w:val="0"/>
              <w:marBottom w:val="0"/>
              <w:divBdr>
                <w:top w:val="none" w:sz="0" w:space="0" w:color="auto"/>
                <w:left w:val="none" w:sz="0" w:space="0" w:color="auto"/>
                <w:bottom w:val="none" w:sz="0" w:space="0" w:color="auto"/>
                <w:right w:val="none" w:sz="0" w:space="0" w:color="auto"/>
              </w:divBdr>
            </w:div>
            <w:div w:id="540283137">
              <w:marLeft w:val="0"/>
              <w:marRight w:val="0"/>
              <w:marTop w:val="0"/>
              <w:marBottom w:val="0"/>
              <w:divBdr>
                <w:top w:val="none" w:sz="0" w:space="0" w:color="auto"/>
                <w:left w:val="none" w:sz="0" w:space="0" w:color="auto"/>
                <w:bottom w:val="none" w:sz="0" w:space="0" w:color="auto"/>
                <w:right w:val="none" w:sz="0" w:space="0" w:color="auto"/>
              </w:divBdr>
            </w:div>
            <w:div w:id="1684625419">
              <w:marLeft w:val="0"/>
              <w:marRight w:val="0"/>
              <w:marTop w:val="0"/>
              <w:marBottom w:val="0"/>
              <w:divBdr>
                <w:top w:val="none" w:sz="0" w:space="0" w:color="auto"/>
                <w:left w:val="none" w:sz="0" w:space="0" w:color="auto"/>
                <w:bottom w:val="none" w:sz="0" w:space="0" w:color="auto"/>
                <w:right w:val="none" w:sz="0" w:space="0" w:color="auto"/>
              </w:divBdr>
            </w:div>
            <w:div w:id="1033729648">
              <w:marLeft w:val="0"/>
              <w:marRight w:val="0"/>
              <w:marTop w:val="0"/>
              <w:marBottom w:val="0"/>
              <w:divBdr>
                <w:top w:val="none" w:sz="0" w:space="0" w:color="auto"/>
                <w:left w:val="none" w:sz="0" w:space="0" w:color="auto"/>
                <w:bottom w:val="none" w:sz="0" w:space="0" w:color="auto"/>
                <w:right w:val="none" w:sz="0" w:space="0" w:color="auto"/>
              </w:divBdr>
            </w:div>
            <w:div w:id="1086076129">
              <w:marLeft w:val="0"/>
              <w:marRight w:val="0"/>
              <w:marTop w:val="0"/>
              <w:marBottom w:val="0"/>
              <w:divBdr>
                <w:top w:val="none" w:sz="0" w:space="0" w:color="auto"/>
                <w:left w:val="none" w:sz="0" w:space="0" w:color="auto"/>
                <w:bottom w:val="none" w:sz="0" w:space="0" w:color="auto"/>
                <w:right w:val="none" w:sz="0" w:space="0" w:color="auto"/>
              </w:divBdr>
            </w:div>
            <w:div w:id="851916708">
              <w:marLeft w:val="0"/>
              <w:marRight w:val="0"/>
              <w:marTop w:val="0"/>
              <w:marBottom w:val="0"/>
              <w:divBdr>
                <w:top w:val="none" w:sz="0" w:space="0" w:color="auto"/>
                <w:left w:val="none" w:sz="0" w:space="0" w:color="auto"/>
                <w:bottom w:val="none" w:sz="0" w:space="0" w:color="auto"/>
                <w:right w:val="none" w:sz="0" w:space="0" w:color="auto"/>
              </w:divBdr>
            </w:div>
            <w:div w:id="461580086">
              <w:marLeft w:val="0"/>
              <w:marRight w:val="0"/>
              <w:marTop w:val="0"/>
              <w:marBottom w:val="0"/>
              <w:divBdr>
                <w:top w:val="none" w:sz="0" w:space="0" w:color="auto"/>
                <w:left w:val="none" w:sz="0" w:space="0" w:color="auto"/>
                <w:bottom w:val="none" w:sz="0" w:space="0" w:color="auto"/>
                <w:right w:val="none" w:sz="0" w:space="0" w:color="auto"/>
              </w:divBdr>
            </w:div>
            <w:div w:id="1407066792">
              <w:marLeft w:val="0"/>
              <w:marRight w:val="0"/>
              <w:marTop w:val="0"/>
              <w:marBottom w:val="0"/>
              <w:divBdr>
                <w:top w:val="none" w:sz="0" w:space="0" w:color="auto"/>
                <w:left w:val="none" w:sz="0" w:space="0" w:color="auto"/>
                <w:bottom w:val="none" w:sz="0" w:space="0" w:color="auto"/>
                <w:right w:val="none" w:sz="0" w:space="0" w:color="auto"/>
              </w:divBdr>
            </w:div>
            <w:div w:id="734161022">
              <w:marLeft w:val="0"/>
              <w:marRight w:val="0"/>
              <w:marTop w:val="0"/>
              <w:marBottom w:val="0"/>
              <w:divBdr>
                <w:top w:val="none" w:sz="0" w:space="0" w:color="auto"/>
                <w:left w:val="none" w:sz="0" w:space="0" w:color="auto"/>
                <w:bottom w:val="none" w:sz="0" w:space="0" w:color="auto"/>
                <w:right w:val="none" w:sz="0" w:space="0" w:color="auto"/>
              </w:divBdr>
            </w:div>
            <w:div w:id="1276446784">
              <w:marLeft w:val="0"/>
              <w:marRight w:val="0"/>
              <w:marTop w:val="0"/>
              <w:marBottom w:val="0"/>
              <w:divBdr>
                <w:top w:val="none" w:sz="0" w:space="0" w:color="auto"/>
                <w:left w:val="none" w:sz="0" w:space="0" w:color="auto"/>
                <w:bottom w:val="none" w:sz="0" w:space="0" w:color="auto"/>
                <w:right w:val="none" w:sz="0" w:space="0" w:color="auto"/>
              </w:divBdr>
            </w:div>
            <w:div w:id="202059859">
              <w:marLeft w:val="0"/>
              <w:marRight w:val="0"/>
              <w:marTop w:val="0"/>
              <w:marBottom w:val="0"/>
              <w:divBdr>
                <w:top w:val="none" w:sz="0" w:space="0" w:color="auto"/>
                <w:left w:val="none" w:sz="0" w:space="0" w:color="auto"/>
                <w:bottom w:val="none" w:sz="0" w:space="0" w:color="auto"/>
                <w:right w:val="none" w:sz="0" w:space="0" w:color="auto"/>
              </w:divBdr>
            </w:div>
            <w:div w:id="82647159">
              <w:marLeft w:val="0"/>
              <w:marRight w:val="0"/>
              <w:marTop w:val="0"/>
              <w:marBottom w:val="0"/>
              <w:divBdr>
                <w:top w:val="none" w:sz="0" w:space="0" w:color="auto"/>
                <w:left w:val="none" w:sz="0" w:space="0" w:color="auto"/>
                <w:bottom w:val="none" w:sz="0" w:space="0" w:color="auto"/>
                <w:right w:val="none" w:sz="0" w:space="0" w:color="auto"/>
              </w:divBdr>
            </w:div>
            <w:div w:id="512570455">
              <w:marLeft w:val="0"/>
              <w:marRight w:val="0"/>
              <w:marTop w:val="0"/>
              <w:marBottom w:val="0"/>
              <w:divBdr>
                <w:top w:val="none" w:sz="0" w:space="0" w:color="auto"/>
                <w:left w:val="none" w:sz="0" w:space="0" w:color="auto"/>
                <w:bottom w:val="none" w:sz="0" w:space="0" w:color="auto"/>
                <w:right w:val="none" w:sz="0" w:space="0" w:color="auto"/>
              </w:divBdr>
            </w:div>
            <w:div w:id="389380534">
              <w:marLeft w:val="0"/>
              <w:marRight w:val="0"/>
              <w:marTop w:val="0"/>
              <w:marBottom w:val="0"/>
              <w:divBdr>
                <w:top w:val="none" w:sz="0" w:space="0" w:color="auto"/>
                <w:left w:val="none" w:sz="0" w:space="0" w:color="auto"/>
                <w:bottom w:val="none" w:sz="0" w:space="0" w:color="auto"/>
                <w:right w:val="none" w:sz="0" w:space="0" w:color="auto"/>
              </w:divBdr>
            </w:div>
            <w:div w:id="1656180215">
              <w:marLeft w:val="0"/>
              <w:marRight w:val="0"/>
              <w:marTop w:val="0"/>
              <w:marBottom w:val="0"/>
              <w:divBdr>
                <w:top w:val="none" w:sz="0" w:space="0" w:color="auto"/>
                <w:left w:val="none" w:sz="0" w:space="0" w:color="auto"/>
                <w:bottom w:val="none" w:sz="0" w:space="0" w:color="auto"/>
                <w:right w:val="none" w:sz="0" w:space="0" w:color="auto"/>
              </w:divBdr>
            </w:div>
            <w:div w:id="619334793">
              <w:marLeft w:val="0"/>
              <w:marRight w:val="0"/>
              <w:marTop w:val="0"/>
              <w:marBottom w:val="0"/>
              <w:divBdr>
                <w:top w:val="none" w:sz="0" w:space="0" w:color="auto"/>
                <w:left w:val="none" w:sz="0" w:space="0" w:color="auto"/>
                <w:bottom w:val="none" w:sz="0" w:space="0" w:color="auto"/>
                <w:right w:val="none" w:sz="0" w:space="0" w:color="auto"/>
              </w:divBdr>
            </w:div>
            <w:div w:id="1298610257">
              <w:marLeft w:val="0"/>
              <w:marRight w:val="0"/>
              <w:marTop w:val="0"/>
              <w:marBottom w:val="0"/>
              <w:divBdr>
                <w:top w:val="none" w:sz="0" w:space="0" w:color="auto"/>
                <w:left w:val="none" w:sz="0" w:space="0" w:color="auto"/>
                <w:bottom w:val="none" w:sz="0" w:space="0" w:color="auto"/>
                <w:right w:val="none" w:sz="0" w:space="0" w:color="auto"/>
              </w:divBdr>
            </w:div>
            <w:div w:id="357585661">
              <w:marLeft w:val="0"/>
              <w:marRight w:val="0"/>
              <w:marTop w:val="0"/>
              <w:marBottom w:val="0"/>
              <w:divBdr>
                <w:top w:val="none" w:sz="0" w:space="0" w:color="auto"/>
                <w:left w:val="none" w:sz="0" w:space="0" w:color="auto"/>
                <w:bottom w:val="none" w:sz="0" w:space="0" w:color="auto"/>
                <w:right w:val="none" w:sz="0" w:space="0" w:color="auto"/>
              </w:divBdr>
            </w:div>
            <w:div w:id="1595169895">
              <w:marLeft w:val="0"/>
              <w:marRight w:val="0"/>
              <w:marTop w:val="0"/>
              <w:marBottom w:val="0"/>
              <w:divBdr>
                <w:top w:val="none" w:sz="0" w:space="0" w:color="auto"/>
                <w:left w:val="none" w:sz="0" w:space="0" w:color="auto"/>
                <w:bottom w:val="none" w:sz="0" w:space="0" w:color="auto"/>
                <w:right w:val="none" w:sz="0" w:space="0" w:color="auto"/>
              </w:divBdr>
            </w:div>
            <w:div w:id="285939704">
              <w:marLeft w:val="0"/>
              <w:marRight w:val="0"/>
              <w:marTop w:val="0"/>
              <w:marBottom w:val="0"/>
              <w:divBdr>
                <w:top w:val="none" w:sz="0" w:space="0" w:color="auto"/>
                <w:left w:val="none" w:sz="0" w:space="0" w:color="auto"/>
                <w:bottom w:val="none" w:sz="0" w:space="0" w:color="auto"/>
                <w:right w:val="none" w:sz="0" w:space="0" w:color="auto"/>
              </w:divBdr>
            </w:div>
            <w:div w:id="478573679">
              <w:marLeft w:val="0"/>
              <w:marRight w:val="0"/>
              <w:marTop w:val="0"/>
              <w:marBottom w:val="0"/>
              <w:divBdr>
                <w:top w:val="none" w:sz="0" w:space="0" w:color="auto"/>
                <w:left w:val="none" w:sz="0" w:space="0" w:color="auto"/>
                <w:bottom w:val="none" w:sz="0" w:space="0" w:color="auto"/>
                <w:right w:val="none" w:sz="0" w:space="0" w:color="auto"/>
              </w:divBdr>
            </w:div>
            <w:div w:id="1874347240">
              <w:marLeft w:val="0"/>
              <w:marRight w:val="0"/>
              <w:marTop w:val="0"/>
              <w:marBottom w:val="0"/>
              <w:divBdr>
                <w:top w:val="none" w:sz="0" w:space="0" w:color="auto"/>
                <w:left w:val="none" w:sz="0" w:space="0" w:color="auto"/>
                <w:bottom w:val="none" w:sz="0" w:space="0" w:color="auto"/>
                <w:right w:val="none" w:sz="0" w:space="0" w:color="auto"/>
              </w:divBdr>
            </w:div>
            <w:div w:id="532688228">
              <w:marLeft w:val="0"/>
              <w:marRight w:val="0"/>
              <w:marTop w:val="0"/>
              <w:marBottom w:val="0"/>
              <w:divBdr>
                <w:top w:val="none" w:sz="0" w:space="0" w:color="auto"/>
                <w:left w:val="none" w:sz="0" w:space="0" w:color="auto"/>
                <w:bottom w:val="none" w:sz="0" w:space="0" w:color="auto"/>
                <w:right w:val="none" w:sz="0" w:space="0" w:color="auto"/>
              </w:divBdr>
            </w:div>
            <w:div w:id="2041276867">
              <w:marLeft w:val="0"/>
              <w:marRight w:val="0"/>
              <w:marTop w:val="0"/>
              <w:marBottom w:val="0"/>
              <w:divBdr>
                <w:top w:val="none" w:sz="0" w:space="0" w:color="auto"/>
                <w:left w:val="none" w:sz="0" w:space="0" w:color="auto"/>
                <w:bottom w:val="none" w:sz="0" w:space="0" w:color="auto"/>
                <w:right w:val="none" w:sz="0" w:space="0" w:color="auto"/>
              </w:divBdr>
            </w:div>
            <w:div w:id="109135177">
              <w:marLeft w:val="0"/>
              <w:marRight w:val="0"/>
              <w:marTop w:val="0"/>
              <w:marBottom w:val="0"/>
              <w:divBdr>
                <w:top w:val="none" w:sz="0" w:space="0" w:color="auto"/>
                <w:left w:val="none" w:sz="0" w:space="0" w:color="auto"/>
                <w:bottom w:val="none" w:sz="0" w:space="0" w:color="auto"/>
                <w:right w:val="none" w:sz="0" w:space="0" w:color="auto"/>
              </w:divBdr>
            </w:div>
            <w:div w:id="638806129">
              <w:marLeft w:val="0"/>
              <w:marRight w:val="0"/>
              <w:marTop w:val="0"/>
              <w:marBottom w:val="0"/>
              <w:divBdr>
                <w:top w:val="none" w:sz="0" w:space="0" w:color="auto"/>
                <w:left w:val="none" w:sz="0" w:space="0" w:color="auto"/>
                <w:bottom w:val="none" w:sz="0" w:space="0" w:color="auto"/>
                <w:right w:val="none" w:sz="0" w:space="0" w:color="auto"/>
              </w:divBdr>
            </w:div>
            <w:div w:id="1882352593">
              <w:marLeft w:val="0"/>
              <w:marRight w:val="0"/>
              <w:marTop w:val="0"/>
              <w:marBottom w:val="0"/>
              <w:divBdr>
                <w:top w:val="none" w:sz="0" w:space="0" w:color="auto"/>
                <w:left w:val="none" w:sz="0" w:space="0" w:color="auto"/>
                <w:bottom w:val="none" w:sz="0" w:space="0" w:color="auto"/>
                <w:right w:val="none" w:sz="0" w:space="0" w:color="auto"/>
              </w:divBdr>
            </w:div>
            <w:div w:id="1267039687">
              <w:marLeft w:val="0"/>
              <w:marRight w:val="0"/>
              <w:marTop w:val="0"/>
              <w:marBottom w:val="0"/>
              <w:divBdr>
                <w:top w:val="none" w:sz="0" w:space="0" w:color="auto"/>
                <w:left w:val="none" w:sz="0" w:space="0" w:color="auto"/>
                <w:bottom w:val="none" w:sz="0" w:space="0" w:color="auto"/>
                <w:right w:val="none" w:sz="0" w:space="0" w:color="auto"/>
              </w:divBdr>
            </w:div>
            <w:div w:id="1867937255">
              <w:marLeft w:val="0"/>
              <w:marRight w:val="0"/>
              <w:marTop w:val="0"/>
              <w:marBottom w:val="0"/>
              <w:divBdr>
                <w:top w:val="none" w:sz="0" w:space="0" w:color="auto"/>
                <w:left w:val="none" w:sz="0" w:space="0" w:color="auto"/>
                <w:bottom w:val="none" w:sz="0" w:space="0" w:color="auto"/>
                <w:right w:val="none" w:sz="0" w:space="0" w:color="auto"/>
              </w:divBdr>
            </w:div>
            <w:div w:id="1405833525">
              <w:marLeft w:val="0"/>
              <w:marRight w:val="0"/>
              <w:marTop w:val="0"/>
              <w:marBottom w:val="0"/>
              <w:divBdr>
                <w:top w:val="none" w:sz="0" w:space="0" w:color="auto"/>
                <w:left w:val="none" w:sz="0" w:space="0" w:color="auto"/>
                <w:bottom w:val="none" w:sz="0" w:space="0" w:color="auto"/>
                <w:right w:val="none" w:sz="0" w:space="0" w:color="auto"/>
              </w:divBdr>
            </w:div>
            <w:div w:id="186910049">
              <w:marLeft w:val="0"/>
              <w:marRight w:val="0"/>
              <w:marTop w:val="0"/>
              <w:marBottom w:val="0"/>
              <w:divBdr>
                <w:top w:val="none" w:sz="0" w:space="0" w:color="auto"/>
                <w:left w:val="none" w:sz="0" w:space="0" w:color="auto"/>
                <w:bottom w:val="none" w:sz="0" w:space="0" w:color="auto"/>
                <w:right w:val="none" w:sz="0" w:space="0" w:color="auto"/>
              </w:divBdr>
            </w:div>
            <w:div w:id="1685934547">
              <w:marLeft w:val="0"/>
              <w:marRight w:val="0"/>
              <w:marTop w:val="0"/>
              <w:marBottom w:val="0"/>
              <w:divBdr>
                <w:top w:val="none" w:sz="0" w:space="0" w:color="auto"/>
                <w:left w:val="none" w:sz="0" w:space="0" w:color="auto"/>
                <w:bottom w:val="none" w:sz="0" w:space="0" w:color="auto"/>
                <w:right w:val="none" w:sz="0" w:space="0" w:color="auto"/>
              </w:divBdr>
            </w:div>
            <w:div w:id="792669510">
              <w:marLeft w:val="0"/>
              <w:marRight w:val="0"/>
              <w:marTop w:val="0"/>
              <w:marBottom w:val="0"/>
              <w:divBdr>
                <w:top w:val="none" w:sz="0" w:space="0" w:color="auto"/>
                <w:left w:val="none" w:sz="0" w:space="0" w:color="auto"/>
                <w:bottom w:val="none" w:sz="0" w:space="0" w:color="auto"/>
                <w:right w:val="none" w:sz="0" w:space="0" w:color="auto"/>
              </w:divBdr>
            </w:div>
            <w:div w:id="1801607424">
              <w:marLeft w:val="0"/>
              <w:marRight w:val="0"/>
              <w:marTop w:val="0"/>
              <w:marBottom w:val="0"/>
              <w:divBdr>
                <w:top w:val="none" w:sz="0" w:space="0" w:color="auto"/>
                <w:left w:val="none" w:sz="0" w:space="0" w:color="auto"/>
                <w:bottom w:val="none" w:sz="0" w:space="0" w:color="auto"/>
                <w:right w:val="none" w:sz="0" w:space="0" w:color="auto"/>
              </w:divBdr>
            </w:div>
            <w:div w:id="19676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3519">
      <w:bodyDiv w:val="1"/>
      <w:marLeft w:val="0"/>
      <w:marRight w:val="0"/>
      <w:marTop w:val="0"/>
      <w:marBottom w:val="0"/>
      <w:divBdr>
        <w:top w:val="none" w:sz="0" w:space="0" w:color="auto"/>
        <w:left w:val="none" w:sz="0" w:space="0" w:color="auto"/>
        <w:bottom w:val="none" w:sz="0" w:space="0" w:color="auto"/>
        <w:right w:val="none" w:sz="0" w:space="0" w:color="auto"/>
      </w:divBdr>
      <w:divsChild>
        <w:div w:id="1349940444">
          <w:marLeft w:val="0"/>
          <w:marRight w:val="0"/>
          <w:marTop w:val="0"/>
          <w:marBottom w:val="0"/>
          <w:divBdr>
            <w:top w:val="none" w:sz="0" w:space="0" w:color="auto"/>
            <w:left w:val="none" w:sz="0" w:space="0" w:color="auto"/>
            <w:bottom w:val="none" w:sz="0" w:space="0" w:color="auto"/>
            <w:right w:val="none" w:sz="0" w:space="0" w:color="auto"/>
          </w:divBdr>
          <w:divsChild>
            <w:div w:id="1376926384">
              <w:marLeft w:val="0"/>
              <w:marRight w:val="0"/>
              <w:marTop w:val="0"/>
              <w:marBottom w:val="0"/>
              <w:divBdr>
                <w:top w:val="none" w:sz="0" w:space="0" w:color="auto"/>
                <w:left w:val="none" w:sz="0" w:space="0" w:color="auto"/>
                <w:bottom w:val="none" w:sz="0" w:space="0" w:color="auto"/>
                <w:right w:val="none" w:sz="0" w:space="0" w:color="auto"/>
              </w:divBdr>
            </w:div>
            <w:div w:id="2099212690">
              <w:marLeft w:val="0"/>
              <w:marRight w:val="0"/>
              <w:marTop w:val="0"/>
              <w:marBottom w:val="0"/>
              <w:divBdr>
                <w:top w:val="none" w:sz="0" w:space="0" w:color="auto"/>
                <w:left w:val="none" w:sz="0" w:space="0" w:color="auto"/>
                <w:bottom w:val="none" w:sz="0" w:space="0" w:color="auto"/>
                <w:right w:val="none" w:sz="0" w:space="0" w:color="auto"/>
              </w:divBdr>
            </w:div>
            <w:div w:id="220019159">
              <w:marLeft w:val="0"/>
              <w:marRight w:val="0"/>
              <w:marTop w:val="0"/>
              <w:marBottom w:val="0"/>
              <w:divBdr>
                <w:top w:val="none" w:sz="0" w:space="0" w:color="auto"/>
                <w:left w:val="none" w:sz="0" w:space="0" w:color="auto"/>
                <w:bottom w:val="none" w:sz="0" w:space="0" w:color="auto"/>
                <w:right w:val="none" w:sz="0" w:space="0" w:color="auto"/>
              </w:divBdr>
            </w:div>
            <w:div w:id="2118020853">
              <w:marLeft w:val="0"/>
              <w:marRight w:val="0"/>
              <w:marTop w:val="0"/>
              <w:marBottom w:val="0"/>
              <w:divBdr>
                <w:top w:val="none" w:sz="0" w:space="0" w:color="auto"/>
                <w:left w:val="none" w:sz="0" w:space="0" w:color="auto"/>
                <w:bottom w:val="none" w:sz="0" w:space="0" w:color="auto"/>
                <w:right w:val="none" w:sz="0" w:space="0" w:color="auto"/>
              </w:divBdr>
            </w:div>
            <w:div w:id="1712268709">
              <w:marLeft w:val="0"/>
              <w:marRight w:val="0"/>
              <w:marTop w:val="0"/>
              <w:marBottom w:val="0"/>
              <w:divBdr>
                <w:top w:val="none" w:sz="0" w:space="0" w:color="auto"/>
                <w:left w:val="none" w:sz="0" w:space="0" w:color="auto"/>
                <w:bottom w:val="none" w:sz="0" w:space="0" w:color="auto"/>
                <w:right w:val="none" w:sz="0" w:space="0" w:color="auto"/>
              </w:divBdr>
            </w:div>
            <w:div w:id="1008364365">
              <w:marLeft w:val="0"/>
              <w:marRight w:val="0"/>
              <w:marTop w:val="0"/>
              <w:marBottom w:val="0"/>
              <w:divBdr>
                <w:top w:val="none" w:sz="0" w:space="0" w:color="auto"/>
                <w:left w:val="none" w:sz="0" w:space="0" w:color="auto"/>
                <w:bottom w:val="none" w:sz="0" w:space="0" w:color="auto"/>
                <w:right w:val="none" w:sz="0" w:space="0" w:color="auto"/>
              </w:divBdr>
            </w:div>
            <w:div w:id="5965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68044">
      <w:bodyDiv w:val="1"/>
      <w:marLeft w:val="0"/>
      <w:marRight w:val="0"/>
      <w:marTop w:val="0"/>
      <w:marBottom w:val="0"/>
      <w:divBdr>
        <w:top w:val="none" w:sz="0" w:space="0" w:color="auto"/>
        <w:left w:val="none" w:sz="0" w:space="0" w:color="auto"/>
        <w:bottom w:val="none" w:sz="0" w:space="0" w:color="auto"/>
        <w:right w:val="none" w:sz="0" w:space="0" w:color="auto"/>
      </w:divBdr>
      <w:divsChild>
        <w:div w:id="1759591733">
          <w:marLeft w:val="0"/>
          <w:marRight w:val="0"/>
          <w:marTop w:val="0"/>
          <w:marBottom w:val="0"/>
          <w:divBdr>
            <w:top w:val="none" w:sz="0" w:space="0" w:color="auto"/>
            <w:left w:val="none" w:sz="0" w:space="0" w:color="auto"/>
            <w:bottom w:val="none" w:sz="0" w:space="0" w:color="auto"/>
            <w:right w:val="none" w:sz="0" w:space="0" w:color="auto"/>
          </w:divBdr>
          <w:divsChild>
            <w:div w:id="1927877571">
              <w:marLeft w:val="0"/>
              <w:marRight w:val="0"/>
              <w:marTop w:val="0"/>
              <w:marBottom w:val="0"/>
              <w:divBdr>
                <w:top w:val="none" w:sz="0" w:space="0" w:color="auto"/>
                <w:left w:val="none" w:sz="0" w:space="0" w:color="auto"/>
                <w:bottom w:val="none" w:sz="0" w:space="0" w:color="auto"/>
                <w:right w:val="none" w:sz="0" w:space="0" w:color="auto"/>
              </w:divBdr>
            </w:div>
            <w:div w:id="1074232175">
              <w:marLeft w:val="0"/>
              <w:marRight w:val="0"/>
              <w:marTop w:val="0"/>
              <w:marBottom w:val="0"/>
              <w:divBdr>
                <w:top w:val="none" w:sz="0" w:space="0" w:color="auto"/>
                <w:left w:val="none" w:sz="0" w:space="0" w:color="auto"/>
                <w:bottom w:val="none" w:sz="0" w:space="0" w:color="auto"/>
                <w:right w:val="none" w:sz="0" w:space="0" w:color="auto"/>
              </w:divBdr>
            </w:div>
            <w:div w:id="176846518">
              <w:marLeft w:val="0"/>
              <w:marRight w:val="0"/>
              <w:marTop w:val="0"/>
              <w:marBottom w:val="0"/>
              <w:divBdr>
                <w:top w:val="none" w:sz="0" w:space="0" w:color="auto"/>
                <w:left w:val="none" w:sz="0" w:space="0" w:color="auto"/>
                <w:bottom w:val="none" w:sz="0" w:space="0" w:color="auto"/>
                <w:right w:val="none" w:sz="0" w:space="0" w:color="auto"/>
              </w:divBdr>
            </w:div>
            <w:div w:id="1354920853">
              <w:marLeft w:val="0"/>
              <w:marRight w:val="0"/>
              <w:marTop w:val="0"/>
              <w:marBottom w:val="0"/>
              <w:divBdr>
                <w:top w:val="none" w:sz="0" w:space="0" w:color="auto"/>
                <w:left w:val="none" w:sz="0" w:space="0" w:color="auto"/>
                <w:bottom w:val="none" w:sz="0" w:space="0" w:color="auto"/>
                <w:right w:val="none" w:sz="0" w:space="0" w:color="auto"/>
              </w:divBdr>
            </w:div>
            <w:div w:id="1326973037">
              <w:marLeft w:val="0"/>
              <w:marRight w:val="0"/>
              <w:marTop w:val="0"/>
              <w:marBottom w:val="0"/>
              <w:divBdr>
                <w:top w:val="none" w:sz="0" w:space="0" w:color="auto"/>
                <w:left w:val="none" w:sz="0" w:space="0" w:color="auto"/>
                <w:bottom w:val="none" w:sz="0" w:space="0" w:color="auto"/>
                <w:right w:val="none" w:sz="0" w:space="0" w:color="auto"/>
              </w:divBdr>
            </w:div>
            <w:div w:id="1366128575">
              <w:marLeft w:val="0"/>
              <w:marRight w:val="0"/>
              <w:marTop w:val="0"/>
              <w:marBottom w:val="0"/>
              <w:divBdr>
                <w:top w:val="none" w:sz="0" w:space="0" w:color="auto"/>
                <w:left w:val="none" w:sz="0" w:space="0" w:color="auto"/>
                <w:bottom w:val="none" w:sz="0" w:space="0" w:color="auto"/>
                <w:right w:val="none" w:sz="0" w:space="0" w:color="auto"/>
              </w:divBdr>
            </w:div>
            <w:div w:id="1934389497">
              <w:marLeft w:val="0"/>
              <w:marRight w:val="0"/>
              <w:marTop w:val="0"/>
              <w:marBottom w:val="0"/>
              <w:divBdr>
                <w:top w:val="none" w:sz="0" w:space="0" w:color="auto"/>
                <w:left w:val="none" w:sz="0" w:space="0" w:color="auto"/>
                <w:bottom w:val="none" w:sz="0" w:space="0" w:color="auto"/>
                <w:right w:val="none" w:sz="0" w:space="0" w:color="auto"/>
              </w:divBdr>
            </w:div>
            <w:div w:id="950478939">
              <w:marLeft w:val="0"/>
              <w:marRight w:val="0"/>
              <w:marTop w:val="0"/>
              <w:marBottom w:val="0"/>
              <w:divBdr>
                <w:top w:val="none" w:sz="0" w:space="0" w:color="auto"/>
                <w:left w:val="none" w:sz="0" w:space="0" w:color="auto"/>
                <w:bottom w:val="none" w:sz="0" w:space="0" w:color="auto"/>
                <w:right w:val="none" w:sz="0" w:space="0" w:color="auto"/>
              </w:divBdr>
            </w:div>
            <w:div w:id="124946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2490">
      <w:bodyDiv w:val="1"/>
      <w:marLeft w:val="0"/>
      <w:marRight w:val="0"/>
      <w:marTop w:val="0"/>
      <w:marBottom w:val="0"/>
      <w:divBdr>
        <w:top w:val="none" w:sz="0" w:space="0" w:color="auto"/>
        <w:left w:val="none" w:sz="0" w:space="0" w:color="auto"/>
        <w:bottom w:val="none" w:sz="0" w:space="0" w:color="auto"/>
        <w:right w:val="none" w:sz="0" w:space="0" w:color="auto"/>
      </w:divBdr>
      <w:divsChild>
        <w:div w:id="630742701">
          <w:marLeft w:val="0"/>
          <w:marRight w:val="0"/>
          <w:marTop w:val="0"/>
          <w:marBottom w:val="0"/>
          <w:divBdr>
            <w:top w:val="none" w:sz="0" w:space="0" w:color="auto"/>
            <w:left w:val="none" w:sz="0" w:space="0" w:color="auto"/>
            <w:bottom w:val="none" w:sz="0" w:space="0" w:color="auto"/>
            <w:right w:val="none" w:sz="0" w:space="0" w:color="auto"/>
          </w:divBdr>
          <w:divsChild>
            <w:div w:id="1209220662">
              <w:marLeft w:val="0"/>
              <w:marRight w:val="0"/>
              <w:marTop w:val="0"/>
              <w:marBottom w:val="0"/>
              <w:divBdr>
                <w:top w:val="none" w:sz="0" w:space="0" w:color="auto"/>
                <w:left w:val="none" w:sz="0" w:space="0" w:color="auto"/>
                <w:bottom w:val="none" w:sz="0" w:space="0" w:color="auto"/>
                <w:right w:val="none" w:sz="0" w:space="0" w:color="auto"/>
              </w:divBdr>
            </w:div>
            <w:div w:id="1023675158">
              <w:marLeft w:val="0"/>
              <w:marRight w:val="0"/>
              <w:marTop w:val="0"/>
              <w:marBottom w:val="0"/>
              <w:divBdr>
                <w:top w:val="none" w:sz="0" w:space="0" w:color="auto"/>
                <w:left w:val="none" w:sz="0" w:space="0" w:color="auto"/>
                <w:bottom w:val="none" w:sz="0" w:space="0" w:color="auto"/>
                <w:right w:val="none" w:sz="0" w:space="0" w:color="auto"/>
              </w:divBdr>
            </w:div>
            <w:div w:id="16503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69630">
      <w:bodyDiv w:val="1"/>
      <w:marLeft w:val="0"/>
      <w:marRight w:val="0"/>
      <w:marTop w:val="0"/>
      <w:marBottom w:val="0"/>
      <w:divBdr>
        <w:top w:val="none" w:sz="0" w:space="0" w:color="auto"/>
        <w:left w:val="none" w:sz="0" w:space="0" w:color="auto"/>
        <w:bottom w:val="none" w:sz="0" w:space="0" w:color="auto"/>
        <w:right w:val="none" w:sz="0" w:space="0" w:color="auto"/>
      </w:divBdr>
      <w:divsChild>
        <w:div w:id="1689213113">
          <w:marLeft w:val="0"/>
          <w:marRight w:val="0"/>
          <w:marTop w:val="0"/>
          <w:marBottom w:val="0"/>
          <w:divBdr>
            <w:top w:val="none" w:sz="0" w:space="0" w:color="auto"/>
            <w:left w:val="none" w:sz="0" w:space="0" w:color="auto"/>
            <w:bottom w:val="none" w:sz="0" w:space="0" w:color="auto"/>
            <w:right w:val="none" w:sz="0" w:space="0" w:color="auto"/>
          </w:divBdr>
          <w:divsChild>
            <w:div w:id="1403060576">
              <w:marLeft w:val="0"/>
              <w:marRight w:val="0"/>
              <w:marTop w:val="0"/>
              <w:marBottom w:val="0"/>
              <w:divBdr>
                <w:top w:val="none" w:sz="0" w:space="0" w:color="auto"/>
                <w:left w:val="none" w:sz="0" w:space="0" w:color="auto"/>
                <w:bottom w:val="none" w:sz="0" w:space="0" w:color="auto"/>
                <w:right w:val="none" w:sz="0" w:space="0" w:color="auto"/>
              </w:divBdr>
            </w:div>
            <w:div w:id="1278946280">
              <w:marLeft w:val="0"/>
              <w:marRight w:val="0"/>
              <w:marTop w:val="0"/>
              <w:marBottom w:val="0"/>
              <w:divBdr>
                <w:top w:val="none" w:sz="0" w:space="0" w:color="auto"/>
                <w:left w:val="none" w:sz="0" w:space="0" w:color="auto"/>
                <w:bottom w:val="none" w:sz="0" w:space="0" w:color="auto"/>
                <w:right w:val="none" w:sz="0" w:space="0" w:color="auto"/>
              </w:divBdr>
            </w:div>
            <w:div w:id="1867522126">
              <w:marLeft w:val="0"/>
              <w:marRight w:val="0"/>
              <w:marTop w:val="0"/>
              <w:marBottom w:val="0"/>
              <w:divBdr>
                <w:top w:val="none" w:sz="0" w:space="0" w:color="auto"/>
                <w:left w:val="none" w:sz="0" w:space="0" w:color="auto"/>
                <w:bottom w:val="none" w:sz="0" w:space="0" w:color="auto"/>
                <w:right w:val="none" w:sz="0" w:space="0" w:color="auto"/>
              </w:divBdr>
            </w:div>
            <w:div w:id="1429500270">
              <w:marLeft w:val="0"/>
              <w:marRight w:val="0"/>
              <w:marTop w:val="0"/>
              <w:marBottom w:val="0"/>
              <w:divBdr>
                <w:top w:val="none" w:sz="0" w:space="0" w:color="auto"/>
                <w:left w:val="none" w:sz="0" w:space="0" w:color="auto"/>
                <w:bottom w:val="none" w:sz="0" w:space="0" w:color="auto"/>
                <w:right w:val="none" w:sz="0" w:space="0" w:color="auto"/>
              </w:divBdr>
            </w:div>
            <w:div w:id="686950436">
              <w:marLeft w:val="0"/>
              <w:marRight w:val="0"/>
              <w:marTop w:val="0"/>
              <w:marBottom w:val="0"/>
              <w:divBdr>
                <w:top w:val="none" w:sz="0" w:space="0" w:color="auto"/>
                <w:left w:val="none" w:sz="0" w:space="0" w:color="auto"/>
                <w:bottom w:val="none" w:sz="0" w:space="0" w:color="auto"/>
                <w:right w:val="none" w:sz="0" w:space="0" w:color="auto"/>
              </w:divBdr>
            </w:div>
            <w:div w:id="1385568080">
              <w:marLeft w:val="0"/>
              <w:marRight w:val="0"/>
              <w:marTop w:val="0"/>
              <w:marBottom w:val="0"/>
              <w:divBdr>
                <w:top w:val="none" w:sz="0" w:space="0" w:color="auto"/>
                <w:left w:val="none" w:sz="0" w:space="0" w:color="auto"/>
                <w:bottom w:val="none" w:sz="0" w:space="0" w:color="auto"/>
                <w:right w:val="none" w:sz="0" w:space="0" w:color="auto"/>
              </w:divBdr>
            </w:div>
            <w:div w:id="1508401872">
              <w:marLeft w:val="0"/>
              <w:marRight w:val="0"/>
              <w:marTop w:val="0"/>
              <w:marBottom w:val="0"/>
              <w:divBdr>
                <w:top w:val="none" w:sz="0" w:space="0" w:color="auto"/>
                <w:left w:val="none" w:sz="0" w:space="0" w:color="auto"/>
                <w:bottom w:val="none" w:sz="0" w:space="0" w:color="auto"/>
                <w:right w:val="none" w:sz="0" w:space="0" w:color="auto"/>
              </w:divBdr>
            </w:div>
            <w:div w:id="1939021524">
              <w:marLeft w:val="0"/>
              <w:marRight w:val="0"/>
              <w:marTop w:val="0"/>
              <w:marBottom w:val="0"/>
              <w:divBdr>
                <w:top w:val="none" w:sz="0" w:space="0" w:color="auto"/>
                <w:left w:val="none" w:sz="0" w:space="0" w:color="auto"/>
                <w:bottom w:val="none" w:sz="0" w:space="0" w:color="auto"/>
                <w:right w:val="none" w:sz="0" w:space="0" w:color="auto"/>
              </w:divBdr>
            </w:div>
            <w:div w:id="124318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90726">
      <w:bodyDiv w:val="1"/>
      <w:marLeft w:val="0"/>
      <w:marRight w:val="0"/>
      <w:marTop w:val="0"/>
      <w:marBottom w:val="0"/>
      <w:divBdr>
        <w:top w:val="none" w:sz="0" w:space="0" w:color="auto"/>
        <w:left w:val="none" w:sz="0" w:space="0" w:color="auto"/>
        <w:bottom w:val="none" w:sz="0" w:space="0" w:color="auto"/>
        <w:right w:val="none" w:sz="0" w:space="0" w:color="auto"/>
      </w:divBdr>
      <w:divsChild>
        <w:div w:id="1460494501">
          <w:marLeft w:val="0"/>
          <w:marRight w:val="0"/>
          <w:marTop w:val="0"/>
          <w:marBottom w:val="0"/>
          <w:divBdr>
            <w:top w:val="none" w:sz="0" w:space="0" w:color="auto"/>
            <w:left w:val="none" w:sz="0" w:space="0" w:color="auto"/>
            <w:bottom w:val="none" w:sz="0" w:space="0" w:color="auto"/>
            <w:right w:val="none" w:sz="0" w:space="0" w:color="auto"/>
          </w:divBdr>
          <w:divsChild>
            <w:div w:id="1802796621">
              <w:marLeft w:val="0"/>
              <w:marRight w:val="0"/>
              <w:marTop w:val="0"/>
              <w:marBottom w:val="0"/>
              <w:divBdr>
                <w:top w:val="none" w:sz="0" w:space="0" w:color="auto"/>
                <w:left w:val="none" w:sz="0" w:space="0" w:color="auto"/>
                <w:bottom w:val="none" w:sz="0" w:space="0" w:color="auto"/>
                <w:right w:val="none" w:sz="0" w:space="0" w:color="auto"/>
              </w:divBdr>
            </w:div>
            <w:div w:id="2099212925">
              <w:marLeft w:val="0"/>
              <w:marRight w:val="0"/>
              <w:marTop w:val="0"/>
              <w:marBottom w:val="0"/>
              <w:divBdr>
                <w:top w:val="none" w:sz="0" w:space="0" w:color="auto"/>
                <w:left w:val="none" w:sz="0" w:space="0" w:color="auto"/>
                <w:bottom w:val="none" w:sz="0" w:space="0" w:color="auto"/>
                <w:right w:val="none" w:sz="0" w:space="0" w:color="auto"/>
              </w:divBdr>
            </w:div>
            <w:div w:id="1586307857">
              <w:marLeft w:val="0"/>
              <w:marRight w:val="0"/>
              <w:marTop w:val="0"/>
              <w:marBottom w:val="0"/>
              <w:divBdr>
                <w:top w:val="none" w:sz="0" w:space="0" w:color="auto"/>
                <w:left w:val="none" w:sz="0" w:space="0" w:color="auto"/>
                <w:bottom w:val="none" w:sz="0" w:space="0" w:color="auto"/>
                <w:right w:val="none" w:sz="0" w:space="0" w:color="auto"/>
              </w:divBdr>
            </w:div>
            <w:div w:id="1166480081">
              <w:marLeft w:val="0"/>
              <w:marRight w:val="0"/>
              <w:marTop w:val="0"/>
              <w:marBottom w:val="0"/>
              <w:divBdr>
                <w:top w:val="none" w:sz="0" w:space="0" w:color="auto"/>
                <w:left w:val="none" w:sz="0" w:space="0" w:color="auto"/>
                <w:bottom w:val="none" w:sz="0" w:space="0" w:color="auto"/>
                <w:right w:val="none" w:sz="0" w:space="0" w:color="auto"/>
              </w:divBdr>
            </w:div>
            <w:div w:id="1506435079">
              <w:marLeft w:val="0"/>
              <w:marRight w:val="0"/>
              <w:marTop w:val="0"/>
              <w:marBottom w:val="0"/>
              <w:divBdr>
                <w:top w:val="none" w:sz="0" w:space="0" w:color="auto"/>
                <w:left w:val="none" w:sz="0" w:space="0" w:color="auto"/>
                <w:bottom w:val="none" w:sz="0" w:space="0" w:color="auto"/>
                <w:right w:val="none" w:sz="0" w:space="0" w:color="auto"/>
              </w:divBdr>
            </w:div>
            <w:div w:id="261576005">
              <w:marLeft w:val="0"/>
              <w:marRight w:val="0"/>
              <w:marTop w:val="0"/>
              <w:marBottom w:val="0"/>
              <w:divBdr>
                <w:top w:val="none" w:sz="0" w:space="0" w:color="auto"/>
                <w:left w:val="none" w:sz="0" w:space="0" w:color="auto"/>
                <w:bottom w:val="none" w:sz="0" w:space="0" w:color="auto"/>
                <w:right w:val="none" w:sz="0" w:space="0" w:color="auto"/>
              </w:divBdr>
            </w:div>
            <w:div w:id="1651447700">
              <w:marLeft w:val="0"/>
              <w:marRight w:val="0"/>
              <w:marTop w:val="0"/>
              <w:marBottom w:val="0"/>
              <w:divBdr>
                <w:top w:val="none" w:sz="0" w:space="0" w:color="auto"/>
                <w:left w:val="none" w:sz="0" w:space="0" w:color="auto"/>
                <w:bottom w:val="none" w:sz="0" w:space="0" w:color="auto"/>
                <w:right w:val="none" w:sz="0" w:space="0" w:color="auto"/>
              </w:divBdr>
            </w:div>
            <w:div w:id="260916472">
              <w:marLeft w:val="0"/>
              <w:marRight w:val="0"/>
              <w:marTop w:val="0"/>
              <w:marBottom w:val="0"/>
              <w:divBdr>
                <w:top w:val="none" w:sz="0" w:space="0" w:color="auto"/>
                <w:left w:val="none" w:sz="0" w:space="0" w:color="auto"/>
                <w:bottom w:val="none" w:sz="0" w:space="0" w:color="auto"/>
                <w:right w:val="none" w:sz="0" w:space="0" w:color="auto"/>
              </w:divBdr>
            </w:div>
            <w:div w:id="30109476">
              <w:marLeft w:val="0"/>
              <w:marRight w:val="0"/>
              <w:marTop w:val="0"/>
              <w:marBottom w:val="0"/>
              <w:divBdr>
                <w:top w:val="none" w:sz="0" w:space="0" w:color="auto"/>
                <w:left w:val="none" w:sz="0" w:space="0" w:color="auto"/>
                <w:bottom w:val="none" w:sz="0" w:space="0" w:color="auto"/>
                <w:right w:val="none" w:sz="0" w:space="0" w:color="auto"/>
              </w:divBdr>
            </w:div>
            <w:div w:id="1796096750">
              <w:marLeft w:val="0"/>
              <w:marRight w:val="0"/>
              <w:marTop w:val="0"/>
              <w:marBottom w:val="0"/>
              <w:divBdr>
                <w:top w:val="none" w:sz="0" w:space="0" w:color="auto"/>
                <w:left w:val="none" w:sz="0" w:space="0" w:color="auto"/>
                <w:bottom w:val="none" w:sz="0" w:space="0" w:color="auto"/>
                <w:right w:val="none" w:sz="0" w:space="0" w:color="auto"/>
              </w:divBdr>
            </w:div>
            <w:div w:id="1359240171">
              <w:marLeft w:val="0"/>
              <w:marRight w:val="0"/>
              <w:marTop w:val="0"/>
              <w:marBottom w:val="0"/>
              <w:divBdr>
                <w:top w:val="none" w:sz="0" w:space="0" w:color="auto"/>
                <w:left w:val="none" w:sz="0" w:space="0" w:color="auto"/>
                <w:bottom w:val="none" w:sz="0" w:space="0" w:color="auto"/>
                <w:right w:val="none" w:sz="0" w:space="0" w:color="auto"/>
              </w:divBdr>
            </w:div>
            <w:div w:id="1988167593">
              <w:marLeft w:val="0"/>
              <w:marRight w:val="0"/>
              <w:marTop w:val="0"/>
              <w:marBottom w:val="0"/>
              <w:divBdr>
                <w:top w:val="none" w:sz="0" w:space="0" w:color="auto"/>
                <w:left w:val="none" w:sz="0" w:space="0" w:color="auto"/>
                <w:bottom w:val="none" w:sz="0" w:space="0" w:color="auto"/>
                <w:right w:val="none" w:sz="0" w:space="0" w:color="auto"/>
              </w:divBdr>
            </w:div>
            <w:div w:id="1598638369">
              <w:marLeft w:val="0"/>
              <w:marRight w:val="0"/>
              <w:marTop w:val="0"/>
              <w:marBottom w:val="0"/>
              <w:divBdr>
                <w:top w:val="none" w:sz="0" w:space="0" w:color="auto"/>
                <w:left w:val="none" w:sz="0" w:space="0" w:color="auto"/>
                <w:bottom w:val="none" w:sz="0" w:space="0" w:color="auto"/>
                <w:right w:val="none" w:sz="0" w:space="0" w:color="auto"/>
              </w:divBdr>
            </w:div>
            <w:div w:id="28261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57658">
      <w:bodyDiv w:val="1"/>
      <w:marLeft w:val="0"/>
      <w:marRight w:val="0"/>
      <w:marTop w:val="0"/>
      <w:marBottom w:val="0"/>
      <w:divBdr>
        <w:top w:val="none" w:sz="0" w:space="0" w:color="auto"/>
        <w:left w:val="none" w:sz="0" w:space="0" w:color="auto"/>
        <w:bottom w:val="none" w:sz="0" w:space="0" w:color="auto"/>
        <w:right w:val="none" w:sz="0" w:space="0" w:color="auto"/>
      </w:divBdr>
      <w:divsChild>
        <w:div w:id="1736010935">
          <w:marLeft w:val="0"/>
          <w:marRight w:val="0"/>
          <w:marTop w:val="0"/>
          <w:marBottom w:val="0"/>
          <w:divBdr>
            <w:top w:val="none" w:sz="0" w:space="0" w:color="auto"/>
            <w:left w:val="none" w:sz="0" w:space="0" w:color="auto"/>
            <w:bottom w:val="none" w:sz="0" w:space="0" w:color="auto"/>
            <w:right w:val="none" w:sz="0" w:space="0" w:color="auto"/>
          </w:divBdr>
          <w:divsChild>
            <w:div w:id="229266388">
              <w:marLeft w:val="0"/>
              <w:marRight w:val="0"/>
              <w:marTop w:val="0"/>
              <w:marBottom w:val="0"/>
              <w:divBdr>
                <w:top w:val="none" w:sz="0" w:space="0" w:color="auto"/>
                <w:left w:val="none" w:sz="0" w:space="0" w:color="auto"/>
                <w:bottom w:val="none" w:sz="0" w:space="0" w:color="auto"/>
                <w:right w:val="none" w:sz="0" w:space="0" w:color="auto"/>
              </w:divBdr>
            </w:div>
            <w:div w:id="2106687043">
              <w:marLeft w:val="0"/>
              <w:marRight w:val="0"/>
              <w:marTop w:val="0"/>
              <w:marBottom w:val="0"/>
              <w:divBdr>
                <w:top w:val="none" w:sz="0" w:space="0" w:color="auto"/>
                <w:left w:val="none" w:sz="0" w:space="0" w:color="auto"/>
                <w:bottom w:val="none" w:sz="0" w:space="0" w:color="auto"/>
                <w:right w:val="none" w:sz="0" w:space="0" w:color="auto"/>
              </w:divBdr>
            </w:div>
            <w:div w:id="217252971">
              <w:marLeft w:val="0"/>
              <w:marRight w:val="0"/>
              <w:marTop w:val="0"/>
              <w:marBottom w:val="0"/>
              <w:divBdr>
                <w:top w:val="none" w:sz="0" w:space="0" w:color="auto"/>
                <w:left w:val="none" w:sz="0" w:space="0" w:color="auto"/>
                <w:bottom w:val="none" w:sz="0" w:space="0" w:color="auto"/>
                <w:right w:val="none" w:sz="0" w:space="0" w:color="auto"/>
              </w:divBdr>
            </w:div>
            <w:div w:id="406922023">
              <w:marLeft w:val="0"/>
              <w:marRight w:val="0"/>
              <w:marTop w:val="0"/>
              <w:marBottom w:val="0"/>
              <w:divBdr>
                <w:top w:val="none" w:sz="0" w:space="0" w:color="auto"/>
                <w:left w:val="none" w:sz="0" w:space="0" w:color="auto"/>
                <w:bottom w:val="none" w:sz="0" w:space="0" w:color="auto"/>
                <w:right w:val="none" w:sz="0" w:space="0" w:color="auto"/>
              </w:divBdr>
            </w:div>
            <w:div w:id="834691852">
              <w:marLeft w:val="0"/>
              <w:marRight w:val="0"/>
              <w:marTop w:val="0"/>
              <w:marBottom w:val="0"/>
              <w:divBdr>
                <w:top w:val="none" w:sz="0" w:space="0" w:color="auto"/>
                <w:left w:val="none" w:sz="0" w:space="0" w:color="auto"/>
                <w:bottom w:val="none" w:sz="0" w:space="0" w:color="auto"/>
                <w:right w:val="none" w:sz="0" w:space="0" w:color="auto"/>
              </w:divBdr>
            </w:div>
            <w:div w:id="1824152106">
              <w:marLeft w:val="0"/>
              <w:marRight w:val="0"/>
              <w:marTop w:val="0"/>
              <w:marBottom w:val="0"/>
              <w:divBdr>
                <w:top w:val="none" w:sz="0" w:space="0" w:color="auto"/>
                <w:left w:val="none" w:sz="0" w:space="0" w:color="auto"/>
                <w:bottom w:val="none" w:sz="0" w:space="0" w:color="auto"/>
                <w:right w:val="none" w:sz="0" w:space="0" w:color="auto"/>
              </w:divBdr>
            </w:div>
            <w:div w:id="321546901">
              <w:marLeft w:val="0"/>
              <w:marRight w:val="0"/>
              <w:marTop w:val="0"/>
              <w:marBottom w:val="0"/>
              <w:divBdr>
                <w:top w:val="none" w:sz="0" w:space="0" w:color="auto"/>
                <w:left w:val="none" w:sz="0" w:space="0" w:color="auto"/>
                <w:bottom w:val="none" w:sz="0" w:space="0" w:color="auto"/>
                <w:right w:val="none" w:sz="0" w:space="0" w:color="auto"/>
              </w:divBdr>
            </w:div>
            <w:div w:id="189998377">
              <w:marLeft w:val="0"/>
              <w:marRight w:val="0"/>
              <w:marTop w:val="0"/>
              <w:marBottom w:val="0"/>
              <w:divBdr>
                <w:top w:val="none" w:sz="0" w:space="0" w:color="auto"/>
                <w:left w:val="none" w:sz="0" w:space="0" w:color="auto"/>
                <w:bottom w:val="none" w:sz="0" w:space="0" w:color="auto"/>
                <w:right w:val="none" w:sz="0" w:space="0" w:color="auto"/>
              </w:divBdr>
            </w:div>
            <w:div w:id="379323993">
              <w:marLeft w:val="0"/>
              <w:marRight w:val="0"/>
              <w:marTop w:val="0"/>
              <w:marBottom w:val="0"/>
              <w:divBdr>
                <w:top w:val="none" w:sz="0" w:space="0" w:color="auto"/>
                <w:left w:val="none" w:sz="0" w:space="0" w:color="auto"/>
                <w:bottom w:val="none" w:sz="0" w:space="0" w:color="auto"/>
                <w:right w:val="none" w:sz="0" w:space="0" w:color="auto"/>
              </w:divBdr>
            </w:div>
            <w:div w:id="175967249">
              <w:marLeft w:val="0"/>
              <w:marRight w:val="0"/>
              <w:marTop w:val="0"/>
              <w:marBottom w:val="0"/>
              <w:divBdr>
                <w:top w:val="none" w:sz="0" w:space="0" w:color="auto"/>
                <w:left w:val="none" w:sz="0" w:space="0" w:color="auto"/>
                <w:bottom w:val="none" w:sz="0" w:space="0" w:color="auto"/>
                <w:right w:val="none" w:sz="0" w:space="0" w:color="auto"/>
              </w:divBdr>
            </w:div>
            <w:div w:id="1931085934">
              <w:marLeft w:val="0"/>
              <w:marRight w:val="0"/>
              <w:marTop w:val="0"/>
              <w:marBottom w:val="0"/>
              <w:divBdr>
                <w:top w:val="none" w:sz="0" w:space="0" w:color="auto"/>
                <w:left w:val="none" w:sz="0" w:space="0" w:color="auto"/>
                <w:bottom w:val="none" w:sz="0" w:space="0" w:color="auto"/>
                <w:right w:val="none" w:sz="0" w:space="0" w:color="auto"/>
              </w:divBdr>
            </w:div>
            <w:div w:id="2034380438">
              <w:marLeft w:val="0"/>
              <w:marRight w:val="0"/>
              <w:marTop w:val="0"/>
              <w:marBottom w:val="0"/>
              <w:divBdr>
                <w:top w:val="none" w:sz="0" w:space="0" w:color="auto"/>
                <w:left w:val="none" w:sz="0" w:space="0" w:color="auto"/>
                <w:bottom w:val="none" w:sz="0" w:space="0" w:color="auto"/>
                <w:right w:val="none" w:sz="0" w:space="0" w:color="auto"/>
              </w:divBdr>
            </w:div>
            <w:div w:id="861553270">
              <w:marLeft w:val="0"/>
              <w:marRight w:val="0"/>
              <w:marTop w:val="0"/>
              <w:marBottom w:val="0"/>
              <w:divBdr>
                <w:top w:val="none" w:sz="0" w:space="0" w:color="auto"/>
                <w:left w:val="none" w:sz="0" w:space="0" w:color="auto"/>
                <w:bottom w:val="none" w:sz="0" w:space="0" w:color="auto"/>
                <w:right w:val="none" w:sz="0" w:space="0" w:color="auto"/>
              </w:divBdr>
            </w:div>
            <w:div w:id="878856200">
              <w:marLeft w:val="0"/>
              <w:marRight w:val="0"/>
              <w:marTop w:val="0"/>
              <w:marBottom w:val="0"/>
              <w:divBdr>
                <w:top w:val="none" w:sz="0" w:space="0" w:color="auto"/>
                <w:left w:val="none" w:sz="0" w:space="0" w:color="auto"/>
                <w:bottom w:val="none" w:sz="0" w:space="0" w:color="auto"/>
                <w:right w:val="none" w:sz="0" w:space="0" w:color="auto"/>
              </w:divBdr>
            </w:div>
            <w:div w:id="1981767448">
              <w:marLeft w:val="0"/>
              <w:marRight w:val="0"/>
              <w:marTop w:val="0"/>
              <w:marBottom w:val="0"/>
              <w:divBdr>
                <w:top w:val="none" w:sz="0" w:space="0" w:color="auto"/>
                <w:left w:val="none" w:sz="0" w:space="0" w:color="auto"/>
                <w:bottom w:val="none" w:sz="0" w:space="0" w:color="auto"/>
                <w:right w:val="none" w:sz="0" w:space="0" w:color="auto"/>
              </w:divBdr>
            </w:div>
            <w:div w:id="1051731564">
              <w:marLeft w:val="0"/>
              <w:marRight w:val="0"/>
              <w:marTop w:val="0"/>
              <w:marBottom w:val="0"/>
              <w:divBdr>
                <w:top w:val="none" w:sz="0" w:space="0" w:color="auto"/>
                <w:left w:val="none" w:sz="0" w:space="0" w:color="auto"/>
                <w:bottom w:val="none" w:sz="0" w:space="0" w:color="auto"/>
                <w:right w:val="none" w:sz="0" w:space="0" w:color="auto"/>
              </w:divBdr>
            </w:div>
            <w:div w:id="302007303">
              <w:marLeft w:val="0"/>
              <w:marRight w:val="0"/>
              <w:marTop w:val="0"/>
              <w:marBottom w:val="0"/>
              <w:divBdr>
                <w:top w:val="none" w:sz="0" w:space="0" w:color="auto"/>
                <w:left w:val="none" w:sz="0" w:space="0" w:color="auto"/>
                <w:bottom w:val="none" w:sz="0" w:space="0" w:color="auto"/>
                <w:right w:val="none" w:sz="0" w:space="0" w:color="auto"/>
              </w:divBdr>
            </w:div>
            <w:div w:id="1276445871">
              <w:marLeft w:val="0"/>
              <w:marRight w:val="0"/>
              <w:marTop w:val="0"/>
              <w:marBottom w:val="0"/>
              <w:divBdr>
                <w:top w:val="none" w:sz="0" w:space="0" w:color="auto"/>
                <w:left w:val="none" w:sz="0" w:space="0" w:color="auto"/>
                <w:bottom w:val="none" w:sz="0" w:space="0" w:color="auto"/>
                <w:right w:val="none" w:sz="0" w:space="0" w:color="auto"/>
              </w:divBdr>
            </w:div>
            <w:div w:id="1051418271">
              <w:marLeft w:val="0"/>
              <w:marRight w:val="0"/>
              <w:marTop w:val="0"/>
              <w:marBottom w:val="0"/>
              <w:divBdr>
                <w:top w:val="none" w:sz="0" w:space="0" w:color="auto"/>
                <w:left w:val="none" w:sz="0" w:space="0" w:color="auto"/>
                <w:bottom w:val="none" w:sz="0" w:space="0" w:color="auto"/>
                <w:right w:val="none" w:sz="0" w:space="0" w:color="auto"/>
              </w:divBdr>
            </w:div>
            <w:div w:id="735277709">
              <w:marLeft w:val="0"/>
              <w:marRight w:val="0"/>
              <w:marTop w:val="0"/>
              <w:marBottom w:val="0"/>
              <w:divBdr>
                <w:top w:val="none" w:sz="0" w:space="0" w:color="auto"/>
                <w:left w:val="none" w:sz="0" w:space="0" w:color="auto"/>
                <w:bottom w:val="none" w:sz="0" w:space="0" w:color="auto"/>
                <w:right w:val="none" w:sz="0" w:space="0" w:color="auto"/>
              </w:divBdr>
            </w:div>
            <w:div w:id="713889436">
              <w:marLeft w:val="0"/>
              <w:marRight w:val="0"/>
              <w:marTop w:val="0"/>
              <w:marBottom w:val="0"/>
              <w:divBdr>
                <w:top w:val="none" w:sz="0" w:space="0" w:color="auto"/>
                <w:left w:val="none" w:sz="0" w:space="0" w:color="auto"/>
                <w:bottom w:val="none" w:sz="0" w:space="0" w:color="auto"/>
                <w:right w:val="none" w:sz="0" w:space="0" w:color="auto"/>
              </w:divBdr>
            </w:div>
            <w:div w:id="1915553430">
              <w:marLeft w:val="0"/>
              <w:marRight w:val="0"/>
              <w:marTop w:val="0"/>
              <w:marBottom w:val="0"/>
              <w:divBdr>
                <w:top w:val="none" w:sz="0" w:space="0" w:color="auto"/>
                <w:left w:val="none" w:sz="0" w:space="0" w:color="auto"/>
                <w:bottom w:val="none" w:sz="0" w:space="0" w:color="auto"/>
                <w:right w:val="none" w:sz="0" w:space="0" w:color="auto"/>
              </w:divBdr>
            </w:div>
            <w:div w:id="868028351">
              <w:marLeft w:val="0"/>
              <w:marRight w:val="0"/>
              <w:marTop w:val="0"/>
              <w:marBottom w:val="0"/>
              <w:divBdr>
                <w:top w:val="none" w:sz="0" w:space="0" w:color="auto"/>
                <w:left w:val="none" w:sz="0" w:space="0" w:color="auto"/>
                <w:bottom w:val="none" w:sz="0" w:space="0" w:color="auto"/>
                <w:right w:val="none" w:sz="0" w:space="0" w:color="auto"/>
              </w:divBdr>
            </w:div>
            <w:div w:id="616569790">
              <w:marLeft w:val="0"/>
              <w:marRight w:val="0"/>
              <w:marTop w:val="0"/>
              <w:marBottom w:val="0"/>
              <w:divBdr>
                <w:top w:val="none" w:sz="0" w:space="0" w:color="auto"/>
                <w:left w:val="none" w:sz="0" w:space="0" w:color="auto"/>
                <w:bottom w:val="none" w:sz="0" w:space="0" w:color="auto"/>
                <w:right w:val="none" w:sz="0" w:space="0" w:color="auto"/>
              </w:divBdr>
            </w:div>
            <w:div w:id="1163083244">
              <w:marLeft w:val="0"/>
              <w:marRight w:val="0"/>
              <w:marTop w:val="0"/>
              <w:marBottom w:val="0"/>
              <w:divBdr>
                <w:top w:val="none" w:sz="0" w:space="0" w:color="auto"/>
                <w:left w:val="none" w:sz="0" w:space="0" w:color="auto"/>
                <w:bottom w:val="none" w:sz="0" w:space="0" w:color="auto"/>
                <w:right w:val="none" w:sz="0" w:space="0" w:color="auto"/>
              </w:divBdr>
            </w:div>
            <w:div w:id="422797654">
              <w:marLeft w:val="0"/>
              <w:marRight w:val="0"/>
              <w:marTop w:val="0"/>
              <w:marBottom w:val="0"/>
              <w:divBdr>
                <w:top w:val="none" w:sz="0" w:space="0" w:color="auto"/>
                <w:left w:val="none" w:sz="0" w:space="0" w:color="auto"/>
                <w:bottom w:val="none" w:sz="0" w:space="0" w:color="auto"/>
                <w:right w:val="none" w:sz="0" w:space="0" w:color="auto"/>
              </w:divBdr>
            </w:div>
            <w:div w:id="1011839284">
              <w:marLeft w:val="0"/>
              <w:marRight w:val="0"/>
              <w:marTop w:val="0"/>
              <w:marBottom w:val="0"/>
              <w:divBdr>
                <w:top w:val="none" w:sz="0" w:space="0" w:color="auto"/>
                <w:left w:val="none" w:sz="0" w:space="0" w:color="auto"/>
                <w:bottom w:val="none" w:sz="0" w:space="0" w:color="auto"/>
                <w:right w:val="none" w:sz="0" w:space="0" w:color="auto"/>
              </w:divBdr>
            </w:div>
            <w:div w:id="127864034">
              <w:marLeft w:val="0"/>
              <w:marRight w:val="0"/>
              <w:marTop w:val="0"/>
              <w:marBottom w:val="0"/>
              <w:divBdr>
                <w:top w:val="none" w:sz="0" w:space="0" w:color="auto"/>
                <w:left w:val="none" w:sz="0" w:space="0" w:color="auto"/>
                <w:bottom w:val="none" w:sz="0" w:space="0" w:color="auto"/>
                <w:right w:val="none" w:sz="0" w:space="0" w:color="auto"/>
              </w:divBdr>
            </w:div>
            <w:div w:id="1483890273">
              <w:marLeft w:val="0"/>
              <w:marRight w:val="0"/>
              <w:marTop w:val="0"/>
              <w:marBottom w:val="0"/>
              <w:divBdr>
                <w:top w:val="none" w:sz="0" w:space="0" w:color="auto"/>
                <w:left w:val="none" w:sz="0" w:space="0" w:color="auto"/>
                <w:bottom w:val="none" w:sz="0" w:space="0" w:color="auto"/>
                <w:right w:val="none" w:sz="0" w:space="0" w:color="auto"/>
              </w:divBdr>
            </w:div>
            <w:div w:id="1277297383">
              <w:marLeft w:val="0"/>
              <w:marRight w:val="0"/>
              <w:marTop w:val="0"/>
              <w:marBottom w:val="0"/>
              <w:divBdr>
                <w:top w:val="none" w:sz="0" w:space="0" w:color="auto"/>
                <w:left w:val="none" w:sz="0" w:space="0" w:color="auto"/>
                <w:bottom w:val="none" w:sz="0" w:space="0" w:color="auto"/>
                <w:right w:val="none" w:sz="0" w:space="0" w:color="auto"/>
              </w:divBdr>
            </w:div>
            <w:div w:id="1446848686">
              <w:marLeft w:val="0"/>
              <w:marRight w:val="0"/>
              <w:marTop w:val="0"/>
              <w:marBottom w:val="0"/>
              <w:divBdr>
                <w:top w:val="none" w:sz="0" w:space="0" w:color="auto"/>
                <w:left w:val="none" w:sz="0" w:space="0" w:color="auto"/>
                <w:bottom w:val="none" w:sz="0" w:space="0" w:color="auto"/>
                <w:right w:val="none" w:sz="0" w:space="0" w:color="auto"/>
              </w:divBdr>
            </w:div>
            <w:div w:id="735128202">
              <w:marLeft w:val="0"/>
              <w:marRight w:val="0"/>
              <w:marTop w:val="0"/>
              <w:marBottom w:val="0"/>
              <w:divBdr>
                <w:top w:val="none" w:sz="0" w:space="0" w:color="auto"/>
                <w:left w:val="none" w:sz="0" w:space="0" w:color="auto"/>
                <w:bottom w:val="none" w:sz="0" w:space="0" w:color="auto"/>
                <w:right w:val="none" w:sz="0" w:space="0" w:color="auto"/>
              </w:divBdr>
            </w:div>
            <w:div w:id="380247476">
              <w:marLeft w:val="0"/>
              <w:marRight w:val="0"/>
              <w:marTop w:val="0"/>
              <w:marBottom w:val="0"/>
              <w:divBdr>
                <w:top w:val="none" w:sz="0" w:space="0" w:color="auto"/>
                <w:left w:val="none" w:sz="0" w:space="0" w:color="auto"/>
                <w:bottom w:val="none" w:sz="0" w:space="0" w:color="auto"/>
                <w:right w:val="none" w:sz="0" w:space="0" w:color="auto"/>
              </w:divBdr>
            </w:div>
            <w:div w:id="444009308">
              <w:marLeft w:val="0"/>
              <w:marRight w:val="0"/>
              <w:marTop w:val="0"/>
              <w:marBottom w:val="0"/>
              <w:divBdr>
                <w:top w:val="none" w:sz="0" w:space="0" w:color="auto"/>
                <w:left w:val="none" w:sz="0" w:space="0" w:color="auto"/>
                <w:bottom w:val="none" w:sz="0" w:space="0" w:color="auto"/>
                <w:right w:val="none" w:sz="0" w:space="0" w:color="auto"/>
              </w:divBdr>
            </w:div>
            <w:div w:id="1168909040">
              <w:marLeft w:val="0"/>
              <w:marRight w:val="0"/>
              <w:marTop w:val="0"/>
              <w:marBottom w:val="0"/>
              <w:divBdr>
                <w:top w:val="none" w:sz="0" w:space="0" w:color="auto"/>
                <w:left w:val="none" w:sz="0" w:space="0" w:color="auto"/>
                <w:bottom w:val="none" w:sz="0" w:space="0" w:color="auto"/>
                <w:right w:val="none" w:sz="0" w:space="0" w:color="auto"/>
              </w:divBdr>
            </w:div>
            <w:div w:id="1850291427">
              <w:marLeft w:val="0"/>
              <w:marRight w:val="0"/>
              <w:marTop w:val="0"/>
              <w:marBottom w:val="0"/>
              <w:divBdr>
                <w:top w:val="none" w:sz="0" w:space="0" w:color="auto"/>
                <w:left w:val="none" w:sz="0" w:space="0" w:color="auto"/>
                <w:bottom w:val="none" w:sz="0" w:space="0" w:color="auto"/>
                <w:right w:val="none" w:sz="0" w:space="0" w:color="auto"/>
              </w:divBdr>
            </w:div>
            <w:div w:id="1969968072">
              <w:marLeft w:val="0"/>
              <w:marRight w:val="0"/>
              <w:marTop w:val="0"/>
              <w:marBottom w:val="0"/>
              <w:divBdr>
                <w:top w:val="none" w:sz="0" w:space="0" w:color="auto"/>
                <w:left w:val="none" w:sz="0" w:space="0" w:color="auto"/>
                <w:bottom w:val="none" w:sz="0" w:space="0" w:color="auto"/>
                <w:right w:val="none" w:sz="0" w:space="0" w:color="auto"/>
              </w:divBdr>
            </w:div>
            <w:div w:id="1063220139">
              <w:marLeft w:val="0"/>
              <w:marRight w:val="0"/>
              <w:marTop w:val="0"/>
              <w:marBottom w:val="0"/>
              <w:divBdr>
                <w:top w:val="none" w:sz="0" w:space="0" w:color="auto"/>
                <w:left w:val="none" w:sz="0" w:space="0" w:color="auto"/>
                <w:bottom w:val="none" w:sz="0" w:space="0" w:color="auto"/>
                <w:right w:val="none" w:sz="0" w:space="0" w:color="auto"/>
              </w:divBdr>
            </w:div>
            <w:div w:id="168523893">
              <w:marLeft w:val="0"/>
              <w:marRight w:val="0"/>
              <w:marTop w:val="0"/>
              <w:marBottom w:val="0"/>
              <w:divBdr>
                <w:top w:val="none" w:sz="0" w:space="0" w:color="auto"/>
                <w:left w:val="none" w:sz="0" w:space="0" w:color="auto"/>
                <w:bottom w:val="none" w:sz="0" w:space="0" w:color="auto"/>
                <w:right w:val="none" w:sz="0" w:space="0" w:color="auto"/>
              </w:divBdr>
            </w:div>
            <w:div w:id="1333333549">
              <w:marLeft w:val="0"/>
              <w:marRight w:val="0"/>
              <w:marTop w:val="0"/>
              <w:marBottom w:val="0"/>
              <w:divBdr>
                <w:top w:val="none" w:sz="0" w:space="0" w:color="auto"/>
                <w:left w:val="none" w:sz="0" w:space="0" w:color="auto"/>
                <w:bottom w:val="none" w:sz="0" w:space="0" w:color="auto"/>
                <w:right w:val="none" w:sz="0" w:space="0" w:color="auto"/>
              </w:divBdr>
            </w:div>
            <w:div w:id="1405909566">
              <w:marLeft w:val="0"/>
              <w:marRight w:val="0"/>
              <w:marTop w:val="0"/>
              <w:marBottom w:val="0"/>
              <w:divBdr>
                <w:top w:val="none" w:sz="0" w:space="0" w:color="auto"/>
                <w:left w:val="none" w:sz="0" w:space="0" w:color="auto"/>
                <w:bottom w:val="none" w:sz="0" w:space="0" w:color="auto"/>
                <w:right w:val="none" w:sz="0" w:space="0" w:color="auto"/>
              </w:divBdr>
            </w:div>
            <w:div w:id="1194536528">
              <w:marLeft w:val="0"/>
              <w:marRight w:val="0"/>
              <w:marTop w:val="0"/>
              <w:marBottom w:val="0"/>
              <w:divBdr>
                <w:top w:val="none" w:sz="0" w:space="0" w:color="auto"/>
                <w:left w:val="none" w:sz="0" w:space="0" w:color="auto"/>
                <w:bottom w:val="none" w:sz="0" w:space="0" w:color="auto"/>
                <w:right w:val="none" w:sz="0" w:space="0" w:color="auto"/>
              </w:divBdr>
            </w:div>
            <w:div w:id="923683768">
              <w:marLeft w:val="0"/>
              <w:marRight w:val="0"/>
              <w:marTop w:val="0"/>
              <w:marBottom w:val="0"/>
              <w:divBdr>
                <w:top w:val="none" w:sz="0" w:space="0" w:color="auto"/>
                <w:left w:val="none" w:sz="0" w:space="0" w:color="auto"/>
                <w:bottom w:val="none" w:sz="0" w:space="0" w:color="auto"/>
                <w:right w:val="none" w:sz="0" w:space="0" w:color="auto"/>
              </w:divBdr>
            </w:div>
            <w:div w:id="1828327694">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 w:id="59062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75615">
      <w:bodyDiv w:val="1"/>
      <w:marLeft w:val="0"/>
      <w:marRight w:val="0"/>
      <w:marTop w:val="0"/>
      <w:marBottom w:val="0"/>
      <w:divBdr>
        <w:top w:val="none" w:sz="0" w:space="0" w:color="auto"/>
        <w:left w:val="none" w:sz="0" w:space="0" w:color="auto"/>
        <w:bottom w:val="none" w:sz="0" w:space="0" w:color="auto"/>
        <w:right w:val="none" w:sz="0" w:space="0" w:color="auto"/>
      </w:divBdr>
      <w:divsChild>
        <w:div w:id="1962684715">
          <w:marLeft w:val="0"/>
          <w:marRight w:val="0"/>
          <w:marTop w:val="0"/>
          <w:marBottom w:val="0"/>
          <w:divBdr>
            <w:top w:val="none" w:sz="0" w:space="0" w:color="auto"/>
            <w:left w:val="none" w:sz="0" w:space="0" w:color="auto"/>
            <w:bottom w:val="none" w:sz="0" w:space="0" w:color="auto"/>
            <w:right w:val="none" w:sz="0" w:space="0" w:color="auto"/>
          </w:divBdr>
          <w:divsChild>
            <w:div w:id="838349743">
              <w:marLeft w:val="0"/>
              <w:marRight w:val="0"/>
              <w:marTop w:val="0"/>
              <w:marBottom w:val="0"/>
              <w:divBdr>
                <w:top w:val="none" w:sz="0" w:space="0" w:color="auto"/>
                <w:left w:val="none" w:sz="0" w:space="0" w:color="auto"/>
                <w:bottom w:val="none" w:sz="0" w:space="0" w:color="auto"/>
                <w:right w:val="none" w:sz="0" w:space="0" w:color="auto"/>
              </w:divBdr>
            </w:div>
            <w:div w:id="1207138972">
              <w:marLeft w:val="0"/>
              <w:marRight w:val="0"/>
              <w:marTop w:val="0"/>
              <w:marBottom w:val="0"/>
              <w:divBdr>
                <w:top w:val="none" w:sz="0" w:space="0" w:color="auto"/>
                <w:left w:val="none" w:sz="0" w:space="0" w:color="auto"/>
                <w:bottom w:val="none" w:sz="0" w:space="0" w:color="auto"/>
                <w:right w:val="none" w:sz="0" w:space="0" w:color="auto"/>
              </w:divBdr>
            </w:div>
            <w:div w:id="14159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69557">
      <w:bodyDiv w:val="1"/>
      <w:marLeft w:val="0"/>
      <w:marRight w:val="0"/>
      <w:marTop w:val="0"/>
      <w:marBottom w:val="0"/>
      <w:divBdr>
        <w:top w:val="none" w:sz="0" w:space="0" w:color="auto"/>
        <w:left w:val="none" w:sz="0" w:space="0" w:color="auto"/>
        <w:bottom w:val="none" w:sz="0" w:space="0" w:color="auto"/>
        <w:right w:val="none" w:sz="0" w:space="0" w:color="auto"/>
      </w:divBdr>
      <w:divsChild>
        <w:div w:id="249046667">
          <w:marLeft w:val="0"/>
          <w:marRight w:val="0"/>
          <w:marTop w:val="0"/>
          <w:marBottom w:val="0"/>
          <w:divBdr>
            <w:top w:val="none" w:sz="0" w:space="0" w:color="auto"/>
            <w:left w:val="none" w:sz="0" w:space="0" w:color="auto"/>
            <w:bottom w:val="none" w:sz="0" w:space="0" w:color="auto"/>
            <w:right w:val="none" w:sz="0" w:space="0" w:color="auto"/>
          </w:divBdr>
          <w:divsChild>
            <w:div w:id="2004311175">
              <w:marLeft w:val="0"/>
              <w:marRight w:val="0"/>
              <w:marTop w:val="0"/>
              <w:marBottom w:val="0"/>
              <w:divBdr>
                <w:top w:val="none" w:sz="0" w:space="0" w:color="auto"/>
                <w:left w:val="none" w:sz="0" w:space="0" w:color="auto"/>
                <w:bottom w:val="none" w:sz="0" w:space="0" w:color="auto"/>
                <w:right w:val="none" w:sz="0" w:space="0" w:color="auto"/>
              </w:divBdr>
            </w:div>
            <w:div w:id="1406873118">
              <w:marLeft w:val="0"/>
              <w:marRight w:val="0"/>
              <w:marTop w:val="0"/>
              <w:marBottom w:val="0"/>
              <w:divBdr>
                <w:top w:val="none" w:sz="0" w:space="0" w:color="auto"/>
                <w:left w:val="none" w:sz="0" w:space="0" w:color="auto"/>
                <w:bottom w:val="none" w:sz="0" w:space="0" w:color="auto"/>
                <w:right w:val="none" w:sz="0" w:space="0" w:color="auto"/>
              </w:divBdr>
            </w:div>
            <w:div w:id="1546943349">
              <w:marLeft w:val="0"/>
              <w:marRight w:val="0"/>
              <w:marTop w:val="0"/>
              <w:marBottom w:val="0"/>
              <w:divBdr>
                <w:top w:val="none" w:sz="0" w:space="0" w:color="auto"/>
                <w:left w:val="none" w:sz="0" w:space="0" w:color="auto"/>
                <w:bottom w:val="none" w:sz="0" w:space="0" w:color="auto"/>
                <w:right w:val="none" w:sz="0" w:space="0" w:color="auto"/>
              </w:divBdr>
            </w:div>
            <w:div w:id="1415738895">
              <w:marLeft w:val="0"/>
              <w:marRight w:val="0"/>
              <w:marTop w:val="0"/>
              <w:marBottom w:val="0"/>
              <w:divBdr>
                <w:top w:val="none" w:sz="0" w:space="0" w:color="auto"/>
                <w:left w:val="none" w:sz="0" w:space="0" w:color="auto"/>
                <w:bottom w:val="none" w:sz="0" w:space="0" w:color="auto"/>
                <w:right w:val="none" w:sz="0" w:space="0" w:color="auto"/>
              </w:divBdr>
            </w:div>
            <w:div w:id="1317564521">
              <w:marLeft w:val="0"/>
              <w:marRight w:val="0"/>
              <w:marTop w:val="0"/>
              <w:marBottom w:val="0"/>
              <w:divBdr>
                <w:top w:val="none" w:sz="0" w:space="0" w:color="auto"/>
                <w:left w:val="none" w:sz="0" w:space="0" w:color="auto"/>
                <w:bottom w:val="none" w:sz="0" w:space="0" w:color="auto"/>
                <w:right w:val="none" w:sz="0" w:space="0" w:color="auto"/>
              </w:divBdr>
            </w:div>
            <w:div w:id="299116547">
              <w:marLeft w:val="0"/>
              <w:marRight w:val="0"/>
              <w:marTop w:val="0"/>
              <w:marBottom w:val="0"/>
              <w:divBdr>
                <w:top w:val="none" w:sz="0" w:space="0" w:color="auto"/>
                <w:left w:val="none" w:sz="0" w:space="0" w:color="auto"/>
                <w:bottom w:val="none" w:sz="0" w:space="0" w:color="auto"/>
                <w:right w:val="none" w:sz="0" w:space="0" w:color="auto"/>
              </w:divBdr>
            </w:div>
            <w:div w:id="211146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07677">
      <w:bodyDiv w:val="1"/>
      <w:marLeft w:val="0"/>
      <w:marRight w:val="0"/>
      <w:marTop w:val="0"/>
      <w:marBottom w:val="0"/>
      <w:divBdr>
        <w:top w:val="none" w:sz="0" w:space="0" w:color="auto"/>
        <w:left w:val="none" w:sz="0" w:space="0" w:color="auto"/>
        <w:bottom w:val="none" w:sz="0" w:space="0" w:color="auto"/>
        <w:right w:val="none" w:sz="0" w:space="0" w:color="auto"/>
      </w:divBdr>
      <w:divsChild>
        <w:div w:id="1553998659">
          <w:marLeft w:val="0"/>
          <w:marRight w:val="0"/>
          <w:marTop w:val="0"/>
          <w:marBottom w:val="0"/>
          <w:divBdr>
            <w:top w:val="none" w:sz="0" w:space="0" w:color="auto"/>
            <w:left w:val="none" w:sz="0" w:space="0" w:color="auto"/>
            <w:bottom w:val="none" w:sz="0" w:space="0" w:color="auto"/>
            <w:right w:val="none" w:sz="0" w:space="0" w:color="auto"/>
          </w:divBdr>
          <w:divsChild>
            <w:div w:id="979068339">
              <w:marLeft w:val="0"/>
              <w:marRight w:val="0"/>
              <w:marTop w:val="0"/>
              <w:marBottom w:val="0"/>
              <w:divBdr>
                <w:top w:val="none" w:sz="0" w:space="0" w:color="auto"/>
                <w:left w:val="none" w:sz="0" w:space="0" w:color="auto"/>
                <w:bottom w:val="none" w:sz="0" w:space="0" w:color="auto"/>
                <w:right w:val="none" w:sz="0" w:space="0" w:color="auto"/>
              </w:divBdr>
            </w:div>
            <w:div w:id="1016889254">
              <w:marLeft w:val="0"/>
              <w:marRight w:val="0"/>
              <w:marTop w:val="0"/>
              <w:marBottom w:val="0"/>
              <w:divBdr>
                <w:top w:val="none" w:sz="0" w:space="0" w:color="auto"/>
                <w:left w:val="none" w:sz="0" w:space="0" w:color="auto"/>
                <w:bottom w:val="none" w:sz="0" w:space="0" w:color="auto"/>
                <w:right w:val="none" w:sz="0" w:space="0" w:color="auto"/>
              </w:divBdr>
            </w:div>
            <w:div w:id="1118723610">
              <w:marLeft w:val="0"/>
              <w:marRight w:val="0"/>
              <w:marTop w:val="0"/>
              <w:marBottom w:val="0"/>
              <w:divBdr>
                <w:top w:val="none" w:sz="0" w:space="0" w:color="auto"/>
                <w:left w:val="none" w:sz="0" w:space="0" w:color="auto"/>
                <w:bottom w:val="none" w:sz="0" w:space="0" w:color="auto"/>
                <w:right w:val="none" w:sz="0" w:space="0" w:color="auto"/>
              </w:divBdr>
            </w:div>
            <w:div w:id="829711886">
              <w:marLeft w:val="0"/>
              <w:marRight w:val="0"/>
              <w:marTop w:val="0"/>
              <w:marBottom w:val="0"/>
              <w:divBdr>
                <w:top w:val="none" w:sz="0" w:space="0" w:color="auto"/>
                <w:left w:val="none" w:sz="0" w:space="0" w:color="auto"/>
                <w:bottom w:val="none" w:sz="0" w:space="0" w:color="auto"/>
                <w:right w:val="none" w:sz="0" w:space="0" w:color="auto"/>
              </w:divBdr>
            </w:div>
            <w:div w:id="1474711184">
              <w:marLeft w:val="0"/>
              <w:marRight w:val="0"/>
              <w:marTop w:val="0"/>
              <w:marBottom w:val="0"/>
              <w:divBdr>
                <w:top w:val="none" w:sz="0" w:space="0" w:color="auto"/>
                <w:left w:val="none" w:sz="0" w:space="0" w:color="auto"/>
                <w:bottom w:val="none" w:sz="0" w:space="0" w:color="auto"/>
                <w:right w:val="none" w:sz="0" w:space="0" w:color="auto"/>
              </w:divBdr>
            </w:div>
            <w:div w:id="80420335">
              <w:marLeft w:val="0"/>
              <w:marRight w:val="0"/>
              <w:marTop w:val="0"/>
              <w:marBottom w:val="0"/>
              <w:divBdr>
                <w:top w:val="none" w:sz="0" w:space="0" w:color="auto"/>
                <w:left w:val="none" w:sz="0" w:space="0" w:color="auto"/>
                <w:bottom w:val="none" w:sz="0" w:space="0" w:color="auto"/>
                <w:right w:val="none" w:sz="0" w:space="0" w:color="auto"/>
              </w:divBdr>
            </w:div>
            <w:div w:id="2058816085">
              <w:marLeft w:val="0"/>
              <w:marRight w:val="0"/>
              <w:marTop w:val="0"/>
              <w:marBottom w:val="0"/>
              <w:divBdr>
                <w:top w:val="none" w:sz="0" w:space="0" w:color="auto"/>
                <w:left w:val="none" w:sz="0" w:space="0" w:color="auto"/>
                <w:bottom w:val="none" w:sz="0" w:space="0" w:color="auto"/>
                <w:right w:val="none" w:sz="0" w:space="0" w:color="auto"/>
              </w:divBdr>
            </w:div>
            <w:div w:id="200004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5436">
      <w:bodyDiv w:val="1"/>
      <w:marLeft w:val="0"/>
      <w:marRight w:val="0"/>
      <w:marTop w:val="0"/>
      <w:marBottom w:val="0"/>
      <w:divBdr>
        <w:top w:val="none" w:sz="0" w:space="0" w:color="auto"/>
        <w:left w:val="none" w:sz="0" w:space="0" w:color="auto"/>
        <w:bottom w:val="none" w:sz="0" w:space="0" w:color="auto"/>
        <w:right w:val="none" w:sz="0" w:space="0" w:color="auto"/>
      </w:divBdr>
      <w:divsChild>
        <w:div w:id="1685012573">
          <w:marLeft w:val="0"/>
          <w:marRight w:val="0"/>
          <w:marTop w:val="0"/>
          <w:marBottom w:val="0"/>
          <w:divBdr>
            <w:top w:val="none" w:sz="0" w:space="0" w:color="auto"/>
            <w:left w:val="none" w:sz="0" w:space="0" w:color="auto"/>
            <w:bottom w:val="none" w:sz="0" w:space="0" w:color="auto"/>
            <w:right w:val="none" w:sz="0" w:space="0" w:color="auto"/>
          </w:divBdr>
          <w:divsChild>
            <w:div w:id="1057969969">
              <w:marLeft w:val="0"/>
              <w:marRight w:val="0"/>
              <w:marTop w:val="0"/>
              <w:marBottom w:val="0"/>
              <w:divBdr>
                <w:top w:val="none" w:sz="0" w:space="0" w:color="auto"/>
                <w:left w:val="none" w:sz="0" w:space="0" w:color="auto"/>
                <w:bottom w:val="none" w:sz="0" w:space="0" w:color="auto"/>
                <w:right w:val="none" w:sz="0" w:space="0" w:color="auto"/>
              </w:divBdr>
            </w:div>
            <w:div w:id="331875158">
              <w:marLeft w:val="0"/>
              <w:marRight w:val="0"/>
              <w:marTop w:val="0"/>
              <w:marBottom w:val="0"/>
              <w:divBdr>
                <w:top w:val="none" w:sz="0" w:space="0" w:color="auto"/>
                <w:left w:val="none" w:sz="0" w:space="0" w:color="auto"/>
                <w:bottom w:val="none" w:sz="0" w:space="0" w:color="auto"/>
                <w:right w:val="none" w:sz="0" w:space="0" w:color="auto"/>
              </w:divBdr>
            </w:div>
            <w:div w:id="6044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45950">
      <w:bodyDiv w:val="1"/>
      <w:marLeft w:val="0"/>
      <w:marRight w:val="0"/>
      <w:marTop w:val="0"/>
      <w:marBottom w:val="0"/>
      <w:divBdr>
        <w:top w:val="none" w:sz="0" w:space="0" w:color="auto"/>
        <w:left w:val="none" w:sz="0" w:space="0" w:color="auto"/>
        <w:bottom w:val="none" w:sz="0" w:space="0" w:color="auto"/>
        <w:right w:val="none" w:sz="0" w:space="0" w:color="auto"/>
      </w:divBdr>
      <w:divsChild>
        <w:div w:id="511725215">
          <w:marLeft w:val="0"/>
          <w:marRight w:val="0"/>
          <w:marTop w:val="0"/>
          <w:marBottom w:val="0"/>
          <w:divBdr>
            <w:top w:val="none" w:sz="0" w:space="0" w:color="auto"/>
            <w:left w:val="none" w:sz="0" w:space="0" w:color="auto"/>
            <w:bottom w:val="none" w:sz="0" w:space="0" w:color="auto"/>
            <w:right w:val="none" w:sz="0" w:space="0" w:color="auto"/>
          </w:divBdr>
          <w:divsChild>
            <w:div w:id="449589891">
              <w:marLeft w:val="0"/>
              <w:marRight w:val="0"/>
              <w:marTop w:val="0"/>
              <w:marBottom w:val="0"/>
              <w:divBdr>
                <w:top w:val="none" w:sz="0" w:space="0" w:color="auto"/>
                <w:left w:val="none" w:sz="0" w:space="0" w:color="auto"/>
                <w:bottom w:val="none" w:sz="0" w:space="0" w:color="auto"/>
                <w:right w:val="none" w:sz="0" w:space="0" w:color="auto"/>
              </w:divBdr>
            </w:div>
            <w:div w:id="1489594362">
              <w:marLeft w:val="0"/>
              <w:marRight w:val="0"/>
              <w:marTop w:val="0"/>
              <w:marBottom w:val="0"/>
              <w:divBdr>
                <w:top w:val="none" w:sz="0" w:space="0" w:color="auto"/>
                <w:left w:val="none" w:sz="0" w:space="0" w:color="auto"/>
                <w:bottom w:val="none" w:sz="0" w:space="0" w:color="auto"/>
                <w:right w:val="none" w:sz="0" w:space="0" w:color="auto"/>
              </w:divBdr>
            </w:div>
            <w:div w:id="377357171">
              <w:marLeft w:val="0"/>
              <w:marRight w:val="0"/>
              <w:marTop w:val="0"/>
              <w:marBottom w:val="0"/>
              <w:divBdr>
                <w:top w:val="none" w:sz="0" w:space="0" w:color="auto"/>
                <w:left w:val="none" w:sz="0" w:space="0" w:color="auto"/>
                <w:bottom w:val="none" w:sz="0" w:space="0" w:color="auto"/>
                <w:right w:val="none" w:sz="0" w:space="0" w:color="auto"/>
              </w:divBdr>
            </w:div>
            <w:div w:id="1550729785">
              <w:marLeft w:val="0"/>
              <w:marRight w:val="0"/>
              <w:marTop w:val="0"/>
              <w:marBottom w:val="0"/>
              <w:divBdr>
                <w:top w:val="none" w:sz="0" w:space="0" w:color="auto"/>
                <w:left w:val="none" w:sz="0" w:space="0" w:color="auto"/>
                <w:bottom w:val="none" w:sz="0" w:space="0" w:color="auto"/>
                <w:right w:val="none" w:sz="0" w:space="0" w:color="auto"/>
              </w:divBdr>
            </w:div>
            <w:div w:id="678896887">
              <w:marLeft w:val="0"/>
              <w:marRight w:val="0"/>
              <w:marTop w:val="0"/>
              <w:marBottom w:val="0"/>
              <w:divBdr>
                <w:top w:val="none" w:sz="0" w:space="0" w:color="auto"/>
                <w:left w:val="none" w:sz="0" w:space="0" w:color="auto"/>
                <w:bottom w:val="none" w:sz="0" w:space="0" w:color="auto"/>
                <w:right w:val="none" w:sz="0" w:space="0" w:color="auto"/>
              </w:divBdr>
            </w:div>
            <w:div w:id="841624658">
              <w:marLeft w:val="0"/>
              <w:marRight w:val="0"/>
              <w:marTop w:val="0"/>
              <w:marBottom w:val="0"/>
              <w:divBdr>
                <w:top w:val="none" w:sz="0" w:space="0" w:color="auto"/>
                <w:left w:val="none" w:sz="0" w:space="0" w:color="auto"/>
                <w:bottom w:val="none" w:sz="0" w:space="0" w:color="auto"/>
                <w:right w:val="none" w:sz="0" w:space="0" w:color="auto"/>
              </w:divBdr>
            </w:div>
            <w:div w:id="126098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18995">
      <w:bodyDiv w:val="1"/>
      <w:marLeft w:val="0"/>
      <w:marRight w:val="0"/>
      <w:marTop w:val="0"/>
      <w:marBottom w:val="0"/>
      <w:divBdr>
        <w:top w:val="none" w:sz="0" w:space="0" w:color="auto"/>
        <w:left w:val="none" w:sz="0" w:space="0" w:color="auto"/>
        <w:bottom w:val="none" w:sz="0" w:space="0" w:color="auto"/>
        <w:right w:val="none" w:sz="0" w:space="0" w:color="auto"/>
      </w:divBdr>
      <w:divsChild>
        <w:div w:id="1715159867">
          <w:marLeft w:val="0"/>
          <w:marRight w:val="0"/>
          <w:marTop w:val="0"/>
          <w:marBottom w:val="0"/>
          <w:divBdr>
            <w:top w:val="none" w:sz="0" w:space="0" w:color="auto"/>
            <w:left w:val="none" w:sz="0" w:space="0" w:color="auto"/>
            <w:bottom w:val="none" w:sz="0" w:space="0" w:color="auto"/>
            <w:right w:val="none" w:sz="0" w:space="0" w:color="auto"/>
          </w:divBdr>
          <w:divsChild>
            <w:div w:id="1476874595">
              <w:marLeft w:val="0"/>
              <w:marRight w:val="0"/>
              <w:marTop w:val="0"/>
              <w:marBottom w:val="0"/>
              <w:divBdr>
                <w:top w:val="none" w:sz="0" w:space="0" w:color="auto"/>
                <w:left w:val="none" w:sz="0" w:space="0" w:color="auto"/>
                <w:bottom w:val="none" w:sz="0" w:space="0" w:color="auto"/>
                <w:right w:val="none" w:sz="0" w:space="0" w:color="auto"/>
              </w:divBdr>
            </w:div>
            <w:div w:id="1501508555">
              <w:marLeft w:val="0"/>
              <w:marRight w:val="0"/>
              <w:marTop w:val="0"/>
              <w:marBottom w:val="0"/>
              <w:divBdr>
                <w:top w:val="none" w:sz="0" w:space="0" w:color="auto"/>
                <w:left w:val="none" w:sz="0" w:space="0" w:color="auto"/>
                <w:bottom w:val="none" w:sz="0" w:space="0" w:color="auto"/>
                <w:right w:val="none" w:sz="0" w:space="0" w:color="auto"/>
              </w:divBdr>
            </w:div>
            <w:div w:id="2078237530">
              <w:marLeft w:val="0"/>
              <w:marRight w:val="0"/>
              <w:marTop w:val="0"/>
              <w:marBottom w:val="0"/>
              <w:divBdr>
                <w:top w:val="none" w:sz="0" w:space="0" w:color="auto"/>
                <w:left w:val="none" w:sz="0" w:space="0" w:color="auto"/>
                <w:bottom w:val="none" w:sz="0" w:space="0" w:color="auto"/>
                <w:right w:val="none" w:sz="0" w:space="0" w:color="auto"/>
              </w:divBdr>
            </w:div>
            <w:div w:id="567695410">
              <w:marLeft w:val="0"/>
              <w:marRight w:val="0"/>
              <w:marTop w:val="0"/>
              <w:marBottom w:val="0"/>
              <w:divBdr>
                <w:top w:val="none" w:sz="0" w:space="0" w:color="auto"/>
                <w:left w:val="none" w:sz="0" w:space="0" w:color="auto"/>
                <w:bottom w:val="none" w:sz="0" w:space="0" w:color="auto"/>
                <w:right w:val="none" w:sz="0" w:space="0" w:color="auto"/>
              </w:divBdr>
            </w:div>
            <w:div w:id="665941921">
              <w:marLeft w:val="0"/>
              <w:marRight w:val="0"/>
              <w:marTop w:val="0"/>
              <w:marBottom w:val="0"/>
              <w:divBdr>
                <w:top w:val="none" w:sz="0" w:space="0" w:color="auto"/>
                <w:left w:val="none" w:sz="0" w:space="0" w:color="auto"/>
                <w:bottom w:val="none" w:sz="0" w:space="0" w:color="auto"/>
                <w:right w:val="none" w:sz="0" w:space="0" w:color="auto"/>
              </w:divBdr>
            </w:div>
            <w:div w:id="2013606137">
              <w:marLeft w:val="0"/>
              <w:marRight w:val="0"/>
              <w:marTop w:val="0"/>
              <w:marBottom w:val="0"/>
              <w:divBdr>
                <w:top w:val="none" w:sz="0" w:space="0" w:color="auto"/>
                <w:left w:val="none" w:sz="0" w:space="0" w:color="auto"/>
                <w:bottom w:val="none" w:sz="0" w:space="0" w:color="auto"/>
                <w:right w:val="none" w:sz="0" w:space="0" w:color="auto"/>
              </w:divBdr>
            </w:div>
            <w:div w:id="1642467793">
              <w:marLeft w:val="0"/>
              <w:marRight w:val="0"/>
              <w:marTop w:val="0"/>
              <w:marBottom w:val="0"/>
              <w:divBdr>
                <w:top w:val="none" w:sz="0" w:space="0" w:color="auto"/>
                <w:left w:val="none" w:sz="0" w:space="0" w:color="auto"/>
                <w:bottom w:val="none" w:sz="0" w:space="0" w:color="auto"/>
                <w:right w:val="none" w:sz="0" w:space="0" w:color="auto"/>
              </w:divBdr>
            </w:div>
            <w:div w:id="53353535">
              <w:marLeft w:val="0"/>
              <w:marRight w:val="0"/>
              <w:marTop w:val="0"/>
              <w:marBottom w:val="0"/>
              <w:divBdr>
                <w:top w:val="none" w:sz="0" w:space="0" w:color="auto"/>
                <w:left w:val="none" w:sz="0" w:space="0" w:color="auto"/>
                <w:bottom w:val="none" w:sz="0" w:space="0" w:color="auto"/>
                <w:right w:val="none" w:sz="0" w:space="0" w:color="auto"/>
              </w:divBdr>
            </w:div>
            <w:div w:id="632640146">
              <w:marLeft w:val="0"/>
              <w:marRight w:val="0"/>
              <w:marTop w:val="0"/>
              <w:marBottom w:val="0"/>
              <w:divBdr>
                <w:top w:val="none" w:sz="0" w:space="0" w:color="auto"/>
                <w:left w:val="none" w:sz="0" w:space="0" w:color="auto"/>
                <w:bottom w:val="none" w:sz="0" w:space="0" w:color="auto"/>
                <w:right w:val="none" w:sz="0" w:space="0" w:color="auto"/>
              </w:divBdr>
            </w:div>
            <w:div w:id="1290934468">
              <w:marLeft w:val="0"/>
              <w:marRight w:val="0"/>
              <w:marTop w:val="0"/>
              <w:marBottom w:val="0"/>
              <w:divBdr>
                <w:top w:val="none" w:sz="0" w:space="0" w:color="auto"/>
                <w:left w:val="none" w:sz="0" w:space="0" w:color="auto"/>
                <w:bottom w:val="none" w:sz="0" w:space="0" w:color="auto"/>
                <w:right w:val="none" w:sz="0" w:space="0" w:color="auto"/>
              </w:divBdr>
            </w:div>
            <w:div w:id="859394364">
              <w:marLeft w:val="0"/>
              <w:marRight w:val="0"/>
              <w:marTop w:val="0"/>
              <w:marBottom w:val="0"/>
              <w:divBdr>
                <w:top w:val="none" w:sz="0" w:space="0" w:color="auto"/>
                <w:left w:val="none" w:sz="0" w:space="0" w:color="auto"/>
                <w:bottom w:val="none" w:sz="0" w:space="0" w:color="auto"/>
                <w:right w:val="none" w:sz="0" w:space="0" w:color="auto"/>
              </w:divBdr>
            </w:div>
            <w:div w:id="451947846">
              <w:marLeft w:val="0"/>
              <w:marRight w:val="0"/>
              <w:marTop w:val="0"/>
              <w:marBottom w:val="0"/>
              <w:divBdr>
                <w:top w:val="none" w:sz="0" w:space="0" w:color="auto"/>
                <w:left w:val="none" w:sz="0" w:space="0" w:color="auto"/>
                <w:bottom w:val="none" w:sz="0" w:space="0" w:color="auto"/>
                <w:right w:val="none" w:sz="0" w:space="0" w:color="auto"/>
              </w:divBdr>
            </w:div>
            <w:div w:id="1577517971">
              <w:marLeft w:val="0"/>
              <w:marRight w:val="0"/>
              <w:marTop w:val="0"/>
              <w:marBottom w:val="0"/>
              <w:divBdr>
                <w:top w:val="none" w:sz="0" w:space="0" w:color="auto"/>
                <w:left w:val="none" w:sz="0" w:space="0" w:color="auto"/>
                <w:bottom w:val="none" w:sz="0" w:space="0" w:color="auto"/>
                <w:right w:val="none" w:sz="0" w:space="0" w:color="auto"/>
              </w:divBdr>
            </w:div>
            <w:div w:id="813254989">
              <w:marLeft w:val="0"/>
              <w:marRight w:val="0"/>
              <w:marTop w:val="0"/>
              <w:marBottom w:val="0"/>
              <w:divBdr>
                <w:top w:val="none" w:sz="0" w:space="0" w:color="auto"/>
                <w:left w:val="none" w:sz="0" w:space="0" w:color="auto"/>
                <w:bottom w:val="none" w:sz="0" w:space="0" w:color="auto"/>
                <w:right w:val="none" w:sz="0" w:space="0" w:color="auto"/>
              </w:divBdr>
            </w:div>
            <w:div w:id="884023827">
              <w:marLeft w:val="0"/>
              <w:marRight w:val="0"/>
              <w:marTop w:val="0"/>
              <w:marBottom w:val="0"/>
              <w:divBdr>
                <w:top w:val="none" w:sz="0" w:space="0" w:color="auto"/>
                <w:left w:val="none" w:sz="0" w:space="0" w:color="auto"/>
                <w:bottom w:val="none" w:sz="0" w:space="0" w:color="auto"/>
                <w:right w:val="none" w:sz="0" w:space="0" w:color="auto"/>
              </w:divBdr>
            </w:div>
            <w:div w:id="1470175010">
              <w:marLeft w:val="0"/>
              <w:marRight w:val="0"/>
              <w:marTop w:val="0"/>
              <w:marBottom w:val="0"/>
              <w:divBdr>
                <w:top w:val="none" w:sz="0" w:space="0" w:color="auto"/>
                <w:left w:val="none" w:sz="0" w:space="0" w:color="auto"/>
                <w:bottom w:val="none" w:sz="0" w:space="0" w:color="auto"/>
                <w:right w:val="none" w:sz="0" w:space="0" w:color="auto"/>
              </w:divBdr>
            </w:div>
            <w:div w:id="107356673">
              <w:marLeft w:val="0"/>
              <w:marRight w:val="0"/>
              <w:marTop w:val="0"/>
              <w:marBottom w:val="0"/>
              <w:divBdr>
                <w:top w:val="none" w:sz="0" w:space="0" w:color="auto"/>
                <w:left w:val="none" w:sz="0" w:space="0" w:color="auto"/>
                <w:bottom w:val="none" w:sz="0" w:space="0" w:color="auto"/>
                <w:right w:val="none" w:sz="0" w:space="0" w:color="auto"/>
              </w:divBdr>
            </w:div>
            <w:div w:id="194123983">
              <w:marLeft w:val="0"/>
              <w:marRight w:val="0"/>
              <w:marTop w:val="0"/>
              <w:marBottom w:val="0"/>
              <w:divBdr>
                <w:top w:val="none" w:sz="0" w:space="0" w:color="auto"/>
                <w:left w:val="none" w:sz="0" w:space="0" w:color="auto"/>
                <w:bottom w:val="none" w:sz="0" w:space="0" w:color="auto"/>
                <w:right w:val="none" w:sz="0" w:space="0" w:color="auto"/>
              </w:divBdr>
            </w:div>
            <w:div w:id="1343976575">
              <w:marLeft w:val="0"/>
              <w:marRight w:val="0"/>
              <w:marTop w:val="0"/>
              <w:marBottom w:val="0"/>
              <w:divBdr>
                <w:top w:val="none" w:sz="0" w:space="0" w:color="auto"/>
                <w:left w:val="none" w:sz="0" w:space="0" w:color="auto"/>
                <w:bottom w:val="none" w:sz="0" w:space="0" w:color="auto"/>
                <w:right w:val="none" w:sz="0" w:space="0" w:color="auto"/>
              </w:divBdr>
            </w:div>
            <w:div w:id="1300460273">
              <w:marLeft w:val="0"/>
              <w:marRight w:val="0"/>
              <w:marTop w:val="0"/>
              <w:marBottom w:val="0"/>
              <w:divBdr>
                <w:top w:val="none" w:sz="0" w:space="0" w:color="auto"/>
                <w:left w:val="none" w:sz="0" w:space="0" w:color="auto"/>
                <w:bottom w:val="none" w:sz="0" w:space="0" w:color="auto"/>
                <w:right w:val="none" w:sz="0" w:space="0" w:color="auto"/>
              </w:divBdr>
            </w:div>
            <w:div w:id="1123302707">
              <w:marLeft w:val="0"/>
              <w:marRight w:val="0"/>
              <w:marTop w:val="0"/>
              <w:marBottom w:val="0"/>
              <w:divBdr>
                <w:top w:val="none" w:sz="0" w:space="0" w:color="auto"/>
                <w:left w:val="none" w:sz="0" w:space="0" w:color="auto"/>
                <w:bottom w:val="none" w:sz="0" w:space="0" w:color="auto"/>
                <w:right w:val="none" w:sz="0" w:space="0" w:color="auto"/>
              </w:divBdr>
            </w:div>
            <w:div w:id="1746493261">
              <w:marLeft w:val="0"/>
              <w:marRight w:val="0"/>
              <w:marTop w:val="0"/>
              <w:marBottom w:val="0"/>
              <w:divBdr>
                <w:top w:val="none" w:sz="0" w:space="0" w:color="auto"/>
                <w:left w:val="none" w:sz="0" w:space="0" w:color="auto"/>
                <w:bottom w:val="none" w:sz="0" w:space="0" w:color="auto"/>
                <w:right w:val="none" w:sz="0" w:space="0" w:color="auto"/>
              </w:divBdr>
            </w:div>
            <w:div w:id="532034201">
              <w:marLeft w:val="0"/>
              <w:marRight w:val="0"/>
              <w:marTop w:val="0"/>
              <w:marBottom w:val="0"/>
              <w:divBdr>
                <w:top w:val="none" w:sz="0" w:space="0" w:color="auto"/>
                <w:left w:val="none" w:sz="0" w:space="0" w:color="auto"/>
                <w:bottom w:val="none" w:sz="0" w:space="0" w:color="auto"/>
                <w:right w:val="none" w:sz="0" w:space="0" w:color="auto"/>
              </w:divBdr>
            </w:div>
            <w:div w:id="1014648760">
              <w:marLeft w:val="0"/>
              <w:marRight w:val="0"/>
              <w:marTop w:val="0"/>
              <w:marBottom w:val="0"/>
              <w:divBdr>
                <w:top w:val="none" w:sz="0" w:space="0" w:color="auto"/>
                <w:left w:val="none" w:sz="0" w:space="0" w:color="auto"/>
                <w:bottom w:val="none" w:sz="0" w:space="0" w:color="auto"/>
                <w:right w:val="none" w:sz="0" w:space="0" w:color="auto"/>
              </w:divBdr>
            </w:div>
            <w:div w:id="1480344102">
              <w:marLeft w:val="0"/>
              <w:marRight w:val="0"/>
              <w:marTop w:val="0"/>
              <w:marBottom w:val="0"/>
              <w:divBdr>
                <w:top w:val="none" w:sz="0" w:space="0" w:color="auto"/>
                <w:left w:val="none" w:sz="0" w:space="0" w:color="auto"/>
                <w:bottom w:val="none" w:sz="0" w:space="0" w:color="auto"/>
                <w:right w:val="none" w:sz="0" w:space="0" w:color="auto"/>
              </w:divBdr>
            </w:div>
            <w:div w:id="1060907183">
              <w:marLeft w:val="0"/>
              <w:marRight w:val="0"/>
              <w:marTop w:val="0"/>
              <w:marBottom w:val="0"/>
              <w:divBdr>
                <w:top w:val="none" w:sz="0" w:space="0" w:color="auto"/>
                <w:left w:val="none" w:sz="0" w:space="0" w:color="auto"/>
                <w:bottom w:val="none" w:sz="0" w:space="0" w:color="auto"/>
                <w:right w:val="none" w:sz="0" w:space="0" w:color="auto"/>
              </w:divBdr>
            </w:div>
            <w:div w:id="1320692429">
              <w:marLeft w:val="0"/>
              <w:marRight w:val="0"/>
              <w:marTop w:val="0"/>
              <w:marBottom w:val="0"/>
              <w:divBdr>
                <w:top w:val="none" w:sz="0" w:space="0" w:color="auto"/>
                <w:left w:val="none" w:sz="0" w:space="0" w:color="auto"/>
                <w:bottom w:val="none" w:sz="0" w:space="0" w:color="auto"/>
                <w:right w:val="none" w:sz="0" w:space="0" w:color="auto"/>
              </w:divBdr>
            </w:div>
            <w:div w:id="220021441">
              <w:marLeft w:val="0"/>
              <w:marRight w:val="0"/>
              <w:marTop w:val="0"/>
              <w:marBottom w:val="0"/>
              <w:divBdr>
                <w:top w:val="none" w:sz="0" w:space="0" w:color="auto"/>
                <w:left w:val="none" w:sz="0" w:space="0" w:color="auto"/>
                <w:bottom w:val="none" w:sz="0" w:space="0" w:color="auto"/>
                <w:right w:val="none" w:sz="0" w:space="0" w:color="auto"/>
              </w:divBdr>
            </w:div>
            <w:div w:id="2043701375">
              <w:marLeft w:val="0"/>
              <w:marRight w:val="0"/>
              <w:marTop w:val="0"/>
              <w:marBottom w:val="0"/>
              <w:divBdr>
                <w:top w:val="none" w:sz="0" w:space="0" w:color="auto"/>
                <w:left w:val="none" w:sz="0" w:space="0" w:color="auto"/>
                <w:bottom w:val="none" w:sz="0" w:space="0" w:color="auto"/>
                <w:right w:val="none" w:sz="0" w:space="0" w:color="auto"/>
              </w:divBdr>
            </w:div>
            <w:div w:id="160316709">
              <w:marLeft w:val="0"/>
              <w:marRight w:val="0"/>
              <w:marTop w:val="0"/>
              <w:marBottom w:val="0"/>
              <w:divBdr>
                <w:top w:val="none" w:sz="0" w:space="0" w:color="auto"/>
                <w:left w:val="none" w:sz="0" w:space="0" w:color="auto"/>
                <w:bottom w:val="none" w:sz="0" w:space="0" w:color="auto"/>
                <w:right w:val="none" w:sz="0" w:space="0" w:color="auto"/>
              </w:divBdr>
            </w:div>
            <w:div w:id="1499419010">
              <w:marLeft w:val="0"/>
              <w:marRight w:val="0"/>
              <w:marTop w:val="0"/>
              <w:marBottom w:val="0"/>
              <w:divBdr>
                <w:top w:val="none" w:sz="0" w:space="0" w:color="auto"/>
                <w:left w:val="none" w:sz="0" w:space="0" w:color="auto"/>
                <w:bottom w:val="none" w:sz="0" w:space="0" w:color="auto"/>
                <w:right w:val="none" w:sz="0" w:space="0" w:color="auto"/>
              </w:divBdr>
            </w:div>
            <w:div w:id="156966888">
              <w:marLeft w:val="0"/>
              <w:marRight w:val="0"/>
              <w:marTop w:val="0"/>
              <w:marBottom w:val="0"/>
              <w:divBdr>
                <w:top w:val="none" w:sz="0" w:space="0" w:color="auto"/>
                <w:left w:val="none" w:sz="0" w:space="0" w:color="auto"/>
                <w:bottom w:val="none" w:sz="0" w:space="0" w:color="auto"/>
                <w:right w:val="none" w:sz="0" w:space="0" w:color="auto"/>
              </w:divBdr>
            </w:div>
            <w:div w:id="362678037">
              <w:marLeft w:val="0"/>
              <w:marRight w:val="0"/>
              <w:marTop w:val="0"/>
              <w:marBottom w:val="0"/>
              <w:divBdr>
                <w:top w:val="none" w:sz="0" w:space="0" w:color="auto"/>
                <w:left w:val="none" w:sz="0" w:space="0" w:color="auto"/>
                <w:bottom w:val="none" w:sz="0" w:space="0" w:color="auto"/>
                <w:right w:val="none" w:sz="0" w:space="0" w:color="auto"/>
              </w:divBdr>
            </w:div>
            <w:div w:id="719093193">
              <w:marLeft w:val="0"/>
              <w:marRight w:val="0"/>
              <w:marTop w:val="0"/>
              <w:marBottom w:val="0"/>
              <w:divBdr>
                <w:top w:val="none" w:sz="0" w:space="0" w:color="auto"/>
                <w:left w:val="none" w:sz="0" w:space="0" w:color="auto"/>
                <w:bottom w:val="none" w:sz="0" w:space="0" w:color="auto"/>
                <w:right w:val="none" w:sz="0" w:space="0" w:color="auto"/>
              </w:divBdr>
            </w:div>
            <w:div w:id="645890033">
              <w:marLeft w:val="0"/>
              <w:marRight w:val="0"/>
              <w:marTop w:val="0"/>
              <w:marBottom w:val="0"/>
              <w:divBdr>
                <w:top w:val="none" w:sz="0" w:space="0" w:color="auto"/>
                <w:left w:val="none" w:sz="0" w:space="0" w:color="auto"/>
                <w:bottom w:val="none" w:sz="0" w:space="0" w:color="auto"/>
                <w:right w:val="none" w:sz="0" w:space="0" w:color="auto"/>
              </w:divBdr>
            </w:div>
            <w:div w:id="1859465893">
              <w:marLeft w:val="0"/>
              <w:marRight w:val="0"/>
              <w:marTop w:val="0"/>
              <w:marBottom w:val="0"/>
              <w:divBdr>
                <w:top w:val="none" w:sz="0" w:space="0" w:color="auto"/>
                <w:left w:val="none" w:sz="0" w:space="0" w:color="auto"/>
                <w:bottom w:val="none" w:sz="0" w:space="0" w:color="auto"/>
                <w:right w:val="none" w:sz="0" w:space="0" w:color="auto"/>
              </w:divBdr>
            </w:div>
            <w:div w:id="1791893415">
              <w:marLeft w:val="0"/>
              <w:marRight w:val="0"/>
              <w:marTop w:val="0"/>
              <w:marBottom w:val="0"/>
              <w:divBdr>
                <w:top w:val="none" w:sz="0" w:space="0" w:color="auto"/>
                <w:left w:val="none" w:sz="0" w:space="0" w:color="auto"/>
                <w:bottom w:val="none" w:sz="0" w:space="0" w:color="auto"/>
                <w:right w:val="none" w:sz="0" w:space="0" w:color="auto"/>
              </w:divBdr>
            </w:div>
            <w:div w:id="1655986496">
              <w:marLeft w:val="0"/>
              <w:marRight w:val="0"/>
              <w:marTop w:val="0"/>
              <w:marBottom w:val="0"/>
              <w:divBdr>
                <w:top w:val="none" w:sz="0" w:space="0" w:color="auto"/>
                <w:left w:val="none" w:sz="0" w:space="0" w:color="auto"/>
                <w:bottom w:val="none" w:sz="0" w:space="0" w:color="auto"/>
                <w:right w:val="none" w:sz="0" w:space="0" w:color="auto"/>
              </w:divBdr>
            </w:div>
            <w:div w:id="2141461121">
              <w:marLeft w:val="0"/>
              <w:marRight w:val="0"/>
              <w:marTop w:val="0"/>
              <w:marBottom w:val="0"/>
              <w:divBdr>
                <w:top w:val="none" w:sz="0" w:space="0" w:color="auto"/>
                <w:left w:val="none" w:sz="0" w:space="0" w:color="auto"/>
                <w:bottom w:val="none" w:sz="0" w:space="0" w:color="auto"/>
                <w:right w:val="none" w:sz="0" w:space="0" w:color="auto"/>
              </w:divBdr>
            </w:div>
            <w:div w:id="1167162761">
              <w:marLeft w:val="0"/>
              <w:marRight w:val="0"/>
              <w:marTop w:val="0"/>
              <w:marBottom w:val="0"/>
              <w:divBdr>
                <w:top w:val="none" w:sz="0" w:space="0" w:color="auto"/>
                <w:left w:val="none" w:sz="0" w:space="0" w:color="auto"/>
                <w:bottom w:val="none" w:sz="0" w:space="0" w:color="auto"/>
                <w:right w:val="none" w:sz="0" w:space="0" w:color="auto"/>
              </w:divBdr>
            </w:div>
            <w:div w:id="284971480">
              <w:marLeft w:val="0"/>
              <w:marRight w:val="0"/>
              <w:marTop w:val="0"/>
              <w:marBottom w:val="0"/>
              <w:divBdr>
                <w:top w:val="none" w:sz="0" w:space="0" w:color="auto"/>
                <w:left w:val="none" w:sz="0" w:space="0" w:color="auto"/>
                <w:bottom w:val="none" w:sz="0" w:space="0" w:color="auto"/>
                <w:right w:val="none" w:sz="0" w:space="0" w:color="auto"/>
              </w:divBdr>
            </w:div>
            <w:div w:id="1727411189">
              <w:marLeft w:val="0"/>
              <w:marRight w:val="0"/>
              <w:marTop w:val="0"/>
              <w:marBottom w:val="0"/>
              <w:divBdr>
                <w:top w:val="none" w:sz="0" w:space="0" w:color="auto"/>
                <w:left w:val="none" w:sz="0" w:space="0" w:color="auto"/>
                <w:bottom w:val="none" w:sz="0" w:space="0" w:color="auto"/>
                <w:right w:val="none" w:sz="0" w:space="0" w:color="auto"/>
              </w:divBdr>
            </w:div>
            <w:div w:id="1752462791">
              <w:marLeft w:val="0"/>
              <w:marRight w:val="0"/>
              <w:marTop w:val="0"/>
              <w:marBottom w:val="0"/>
              <w:divBdr>
                <w:top w:val="none" w:sz="0" w:space="0" w:color="auto"/>
                <w:left w:val="none" w:sz="0" w:space="0" w:color="auto"/>
                <w:bottom w:val="none" w:sz="0" w:space="0" w:color="auto"/>
                <w:right w:val="none" w:sz="0" w:space="0" w:color="auto"/>
              </w:divBdr>
            </w:div>
            <w:div w:id="1966035531">
              <w:marLeft w:val="0"/>
              <w:marRight w:val="0"/>
              <w:marTop w:val="0"/>
              <w:marBottom w:val="0"/>
              <w:divBdr>
                <w:top w:val="none" w:sz="0" w:space="0" w:color="auto"/>
                <w:left w:val="none" w:sz="0" w:space="0" w:color="auto"/>
                <w:bottom w:val="none" w:sz="0" w:space="0" w:color="auto"/>
                <w:right w:val="none" w:sz="0" w:space="0" w:color="auto"/>
              </w:divBdr>
            </w:div>
            <w:div w:id="464660336">
              <w:marLeft w:val="0"/>
              <w:marRight w:val="0"/>
              <w:marTop w:val="0"/>
              <w:marBottom w:val="0"/>
              <w:divBdr>
                <w:top w:val="none" w:sz="0" w:space="0" w:color="auto"/>
                <w:left w:val="none" w:sz="0" w:space="0" w:color="auto"/>
                <w:bottom w:val="none" w:sz="0" w:space="0" w:color="auto"/>
                <w:right w:val="none" w:sz="0" w:space="0" w:color="auto"/>
              </w:divBdr>
            </w:div>
            <w:div w:id="113793306">
              <w:marLeft w:val="0"/>
              <w:marRight w:val="0"/>
              <w:marTop w:val="0"/>
              <w:marBottom w:val="0"/>
              <w:divBdr>
                <w:top w:val="none" w:sz="0" w:space="0" w:color="auto"/>
                <w:left w:val="none" w:sz="0" w:space="0" w:color="auto"/>
                <w:bottom w:val="none" w:sz="0" w:space="0" w:color="auto"/>
                <w:right w:val="none" w:sz="0" w:space="0" w:color="auto"/>
              </w:divBdr>
            </w:div>
            <w:div w:id="1539119199">
              <w:marLeft w:val="0"/>
              <w:marRight w:val="0"/>
              <w:marTop w:val="0"/>
              <w:marBottom w:val="0"/>
              <w:divBdr>
                <w:top w:val="none" w:sz="0" w:space="0" w:color="auto"/>
                <w:left w:val="none" w:sz="0" w:space="0" w:color="auto"/>
                <w:bottom w:val="none" w:sz="0" w:space="0" w:color="auto"/>
                <w:right w:val="none" w:sz="0" w:space="0" w:color="auto"/>
              </w:divBdr>
            </w:div>
            <w:div w:id="86001753">
              <w:marLeft w:val="0"/>
              <w:marRight w:val="0"/>
              <w:marTop w:val="0"/>
              <w:marBottom w:val="0"/>
              <w:divBdr>
                <w:top w:val="none" w:sz="0" w:space="0" w:color="auto"/>
                <w:left w:val="none" w:sz="0" w:space="0" w:color="auto"/>
                <w:bottom w:val="none" w:sz="0" w:space="0" w:color="auto"/>
                <w:right w:val="none" w:sz="0" w:space="0" w:color="auto"/>
              </w:divBdr>
            </w:div>
            <w:div w:id="407968862">
              <w:marLeft w:val="0"/>
              <w:marRight w:val="0"/>
              <w:marTop w:val="0"/>
              <w:marBottom w:val="0"/>
              <w:divBdr>
                <w:top w:val="none" w:sz="0" w:space="0" w:color="auto"/>
                <w:left w:val="none" w:sz="0" w:space="0" w:color="auto"/>
                <w:bottom w:val="none" w:sz="0" w:space="0" w:color="auto"/>
                <w:right w:val="none" w:sz="0" w:space="0" w:color="auto"/>
              </w:divBdr>
            </w:div>
            <w:div w:id="1631084291">
              <w:marLeft w:val="0"/>
              <w:marRight w:val="0"/>
              <w:marTop w:val="0"/>
              <w:marBottom w:val="0"/>
              <w:divBdr>
                <w:top w:val="none" w:sz="0" w:space="0" w:color="auto"/>
                <w:left w:val="none" w:sz="0" w:space="0" w:color="auto"/>
                <w:bottom w:val="none" w:sz="0" w:space="0" w:color="auto"/>
                <w:right w:val="none" w:sz="0" w:space="0" w:color="auto"/>
              </w:divBdr>
            </w:div>
            <w:div w:id="130679786">
              <w:marLeft w:val="0"/>
              <w:marRight w:val="0"/>
              <w:marTop w:val="0"/>
              <w:marBottom w:val="0"/>
              <w:divBdr>
                <w:top w:val="none" w:sz="0" w:space="0" w:color="auto"/>
                <w:left w:val="none" w:sz="0" w:space="0" w:color="auto"/>
                <w:bottom w:val="none" w:sz="0" w:space="0" w:color="auto"/>
                <w:right w:val="none" w:sz="0" w:space="0" w:color="auto"/>
              </w:divBdr>
            </w:div>
            <w:div w:id="510025765">
              <w:marLeft w:val="0"/>
              <w:marRight w:val="0"/>
              <w:marTop w:val="0"/>
              <w:marBottom w:val="0"/>
              <w:divBdr>
                <w:top w:val="none" w:sz="0" w:space="0" w:color="auto"/>
                <w:left w:val="none" w:sz="0" w:space="0" w:color="auto"/>
                <w:bottom w:val="none" w:sz="0" w:space="0" w:color="auto"/>
                <w:right w:val="none" w:sz="0" w:space="0" w:color="auto"/>
              </w:divBdr>
            </w:div>
            <w:div w:id="325983806">
              <w:marLeft w:val="0"/>
              <w:marRight w:val="0"/>
              <w:marTop w:val="0"/>
              <w:marBottom w:val="0"/>
              <w:divBdr>
                <w:top w:val="none" w:sz="0" w:space="0" w:color="auto"/>
                <w:left w:val="none" w:sz="0" w:space="0" w:color="auto"/>
                <w:bottom w:val="none" w:sz="0" w:space="0" w:color="auto"/>
                <w:right w:val="none" w:sz="0" w:space="0" w:color="auto"/>
              </w:divBdr>
            </w:div>
            <w:div w:id="1053189378">
              <w:marLeft w:val="0"/>
              <w:marRight w:val="0"/>
              <w:marTop w:val="0"/>
              <w:marBottom w:val="0"/>
              <w:divBdr>
                <w:top w:val="none" w:sz="0" w:space="0" w:color="auto"/>
                <w:left w:val="none" w:sz="0" w:space="0" w:color="auto"/>
                <w:bottom w:val="none" w:sz="0" w:space="0" w:color="auto"/>
                <w:right w:val="none" w:sz="0" w:space="0" w:color="auto"/>
              </w:divBdr>
            </w:div>
            <w:div w:id="652832934">
              <w:marLeft w:val="0"/>
              <w:marRight w:val="0"/>
              <w:marTop w:val="0"/>
              <w:marBottom w:val="0"/>
              <w:divBdr>
                <w:top w:val="none" w:sz="0" w:space="0" w:color="auto"/>
                <w:left w:val="none" w:sz="0" w:space="0" w:color="auto"/>
                <w:bottom w:val="none" w:sz="0" w:space="0" w:color="auto"/>
                <w:right w:val="none" w:sz="0" w:space="0" w:color="auto"/>
              </w:divBdr>
            </w:div>
            <w:div w:id="829760953">
              <w:marLeft w:val="0"/>
              <w:marRight w:val="0"/>
              <w:marTop w:val="0"/>
              <w:marBottom w:val="0"/>
              <w:divBdr>
                <w:top w:val="none" w:sz="0" w:space="0" w:color="auto"/>
                <w:left w:val="none" w:sz="0" w:space="0" w:color="auto"/>
                <w:bottom w:val="none" w:sz="0" w:space="0" w:color="auto"/>
                <w:right w:val="none" w:sz="0" w:space="0" w:color="auto"/>
              </w:divBdr>
            </w:div>
            <w:div w:id="818572709">
              <w:marLeft w:val="0"/>
              <w:marRight w:val="0"/>
              <w:marTop w:val="0"/>
              <w:marBottom w:val="0"/>
              <w:divBdr>
                <w:top w:val="none" w:sz="0" w:space="0" w:color="auto"/>
                <w:left w:val="none" w:sz="0" w:space="0" w:color="auto"/>
                <w:bottom w:val="none" w:sz="0" w:space="0" w:color="auto"/>
                <w:right w:val="none" w:sz="0" w:space="0" w:color="auto"/>
              </w:divBdr>
            </w:div>
            <w:div w:id="1773936295">
              <w:marLeft w:val="0"/>
              <w:marRight w:val="0"/>
              <w:marTop w:val="0"/>
              <w:marBottom w:val="0"/>
              <w:divBdr>
                <w:top w:val="none" w:sz="0" w:space="0" w:color="auto"/>
                <w:left w:val="none" w:sz="0" w:space="0" w:color="auto"/>
                <w:bottom w:val="none" w:sz="0" w:space="0" w:color="auto"/>
                <w:right w:val="none" w:sz="0" w:space="0" w:color="auto"/>
              </w:divBdr>
            </w:div>
            <w:div w:id="7295834">
              <w:marLeft w:val="0"/>
              <w:marRight w:val="0"/>
              <w:marTop w:val="0"/>
              <w:marBottom w:val="0"/>
              <w:divBdr>
                <w:top w:val="none" w:sz="0" w:space="0" w:color="auto"/>
                <w:left w:val="none" w:sz="0" w:space="0" w:color="auto"/>
                <w:bottom w:val="none" w:sz="0" w:space="0" w:color="auto"/>
                <w:right w:val="none" w:sz="0" w:space="0" w:color="auto"/>
              </w:divBdr>
            </w:div>
            <w:div w:id="1200901622">
              <w:marLeft w:val="0"/>
              <w:marRight w:val="0"/>
              <w:marTop w:val="0"/>
              <w:marBottom w:val="0"/>
              <w:divBdr>
                <w:top w:val="none" w:sz="0" w:space="0" w:color="auto"/>
                <w:left w:val="none" w:sz="0" w:space="0" w:color="auto"/>
                <w:bottom w:val="none" w:sz="0" w:space="0" w:color="auto"/>
                <w:right w:val="none" w:sz="0" w:space="0" w:color="auto"/>
              </w:divBdr>
            </w:div>
            <w:div w:id="1864978996">
              <w:marLeft w:val="0"/>
              <w:marRight w:val="0"/>
              <w:marTop w:val="0"/>
              <w:marBottom w:val="0"/>
              <w:divBdr>
                <w:top w:val="none" w:sz="0" w:space="0" w:color="auto"/>
                <w:left w:val="none" w:sz="0" w:space="0" w:color="auto"/>
                <w:bottom w:val="none" w:sz="0" w:space="0" w:color="auto"/>
                <w:right w:val="none" w:sz="0" w:space="0" w:color="auto"/>
              </w:divBdr>
            </w:div>
            <w:div w:id="734863075">
              <w:marLeft w:val="0"/>
              <w:marRight w:val="0"/>
              <w:marTop w:val="0"/>
              <w:marBottom w:val="0"/>
              <w:divBdr>
                <w:top w:val="none" w:sz="0" w:space="0" w:color="auto"/>
                <w:left w:val="none" w:sz="0" w:space="0" w:color="auto"/>
                <w:bottom w:val="none" w:sz="0" w:space="0" w:color="auto"/>
                <w:right w:val="none" w:sz="0" w:space="0" w:color="auto"/>
              </w:divBdr>
            </w:div>
            <w:div w:id="203180130">
              <w:marLeft w:val="0"/>
              <w:marRight w:val="0"/>
              <w:marTop w:val="0"/>
              <w:marBottom w:val="0"/>
              <w:divBdr>
                <w:top w:val="none" w:sz="0" w:space="0" w:color="auto"/>
                <w:left w:val="none" w:sz="0" w:space="0" w:color="auto"/>
                <w:bottom w:val="none" w:sz="0" w:space="0" w:color="auto"/>
                <w:right w:val="none" w:sz="0" w:space="0" w:color="auto"/>
              </w:divBdr>
            </w:div>
            <w:div w:id="85468939">
              <w:marLeft w:val="0"/>
              <w:marRight w:val="0"/>
              <w:marTop w:val="0"/>
              <w:marBottom w:val="0"/>
              <w:divBdr>
                <w:top w:val="none" w:sz="0" w:space="0" w:color="auto"/>
                <w:left w:val="none" w:sz="0" w:space="0" w:color="auto"/>
                <w:bottom w:val="none" w:sz="0" w:space="0" w:color="auto"/>
                <w:right w:val="none" w:sz="0" w:space="0" w:color="auto"/>
              </w:divBdr>
            </w:div>
            <w:div w:id="1907259569">
              <w:marLeft w:val="0"/>
              <w:marRight w:val="0"/>
              <w:marTop w:val="0"/>
              <w:marBottom w:val="0"/>
              <w:divBdr>
                <w:top w:val="none" w:sz="0" w:space="0" w:color="auto"/>
                <w:left w:val="none" w:sz="0" w:space="0" w:color="auto"/>
                <w:bottom w:val="none" w:sz="0" w:space="0" w:color="auto"/>
                <w:right w:val="none" w:sz="0" w:space="0" w:color="auto"/>
              </w:divBdr>
            </w:div>
            <w:div w:id="1099760667">
              <w:marLeft w:val="0"/>
              <w:marRight w:val="0"/>
              <w:marTop w:val="0"/>
              <w:marBottom w:val="0"/>
              <w:divBdr>
                <w:top w:val="none" w:sz="0" w:space="0" w:color="auto"/>
                <w:left w:val="none" w:sz="0" w:space="0" w:color="auto"/>
                <w:bottom w:val="none" w:sz="0" w:space="0" w:color="auto"/>
                <w:right w:val="none" w:sz="0" w:space="0" w:color="auto"/>
              </w:divBdr>
            </w:div>
            <w:div w:id="336006505">
              <w:marLeft w:val="0"/>
              <w:marRight w:val="0"/>
              <w:marTop w:val="0"/>
              <w:marBottom w:val="0"/>
              <w:divBdr>
                <w:top w:val="none" w:sz="0" w:space="0" w:color="auto"/>
                <w:left w:val="none" w:sz="0" w:space="0" w:color="auto"/>
                <w:bottom w:val="none" w:sz="0" w:space="0" w:color="auto"/>
                <w:right w:val="none" w:sz="0" w:space="0" w:color="auto"/>
              </w:divBdr>
            </w:div>
            <w:div w:id="2602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224589">
      <w:bodyDiv w:val="1"/>
      <w:marLeft w:val="0"/>
      <w:marRight w:val="0"/>
      <w:marTop w:val="0"/>
      <w:marBottom w:val="0"/>
      <w:divBdr>
        <w:top w:val="none" w:sz="0" w:space="0" w:color="auto"/>
        <w:left w:val="none" w:sz="0" w:space="0" w:color="auto"/>
        <w:bottom w:val="none" w:sz="0" w:space="0" w:color="auto"/>
        <w:right w:val="none" w:sz="0" w:space="0" w:color="auto"/>
      </w:divBdr>
      <w:divsChild>
        <w:div w:id="613903650">
          <w:marLeft w:val="0"/>
          <w:marRight w:val="0"/>
          <w:marTop w:val="0"/>
          <w:marBottom w:val="0"/>
          <w:divBdr>
            <w:top w:val="none" w:sz="0" w:space="0" w:color="auto"/>
            <w:left w:val="none" w:sz="0" w:space="0" w:color="auto"/>
            <w:bottom w:val="none" w:sz="0" w:space="0" w:color="auto"/>
            <w:right w:val="none" w:sz="0" w:space="0" w:color="auto"/>
          </w:divBdr>
          <w:divsChild>
            <w:div w:id="848176911">
              <w:marLeft w:val="0"/>
              <w:marRight w:val="0"/>
              <w:marTop w:val="0"/>
              <w:marBottom w:val="0"/>
              <w:divBdr>
                <w:top w:val="none" w:sz="0" w:space="0" w:color="auto"/>
                <w:left w:val="none" w:sz="0" w:space="0" w:color="auto"/>
                <w:bottom w:val="none" w:sz="0" w:space="0" w:color="auto"/>
                <w:right w:val="none" w:sz="0" w:space="0" w:color="auto"/>
              </w:divBdr>
            </w:div>
            <w:div w:id="1946888393">
              <w:marLeft w:val="0"/>
              <w:marRight w:val="0"/>
              <w:marTop w:val="0"/>
              <w:marBottom w:val="0"/>
              <w:divBdr>
                <w:top w:val="none" w:sz="0" w:space="0" w:color="auto"/>
                <w:left w:val="none" w:sz="0" w:space="0" w:color="auto"/>
                <w:bottom w:val="none" w:sz="0" w:space="0" w:color="auto"/>
                <w:right w:val="none" w:sz="0" w:space="0" w:color="auto"/>
              </w:divBdr>
            </w:div>
            <w:div w:id="891841588">
              <w:marLeft w:val="0"/>
              <w:marRight w:val="0"/>
              <w:marTop w:val="0"/>
              <w:marBottom w:val="0"/>
              <w:divBdr>
                <w:top w:val="none" w:sz="0" w:space="0" w:color="auto"/>
                <w:left w:val="none" w:sz="0" w:space="0" w:color="auto"/>
                <w:bottom w:val="none" w:sz="0" w:space="0" w:color="auto"/>
                <w:right w:val="none" w:sz="0" w:space="0" w:color="auto"/>
              </w:divBdr>
            </w:div>
            <w:div w:id="704914173">
              <w:marLeft w:val="0"/>
              <w:marRight w:val="0"/>
              <w:marTop w:val="0"/>
              <w:marBottom w:val="0"/>
              <w:divBdr>
                <w:top w:val="none" w:sz="0" w:space="0" w:color="auto"/>
                <w:left w:val="none" w:sz="0" w:space="0" w:color="auto"/>
                <w:bottom w:val="none" w:sz="0" w:space="0" w:color="auto"/>
                <w:right w:val="none" w:sz="0" w:space="0" w:color="auto"/>
              </w:divBdr>
            </w:div>
            <w:div w:id="1579904189">
              <w:marLeft w:val="0"/>
              <w:marRight w:val="0"/>
              <w:marTop w:val="0"/>
              <w:marBottom w:val="0"/>
              <w:divBdr>
                <w:top w:val="none" w:sz="0" w:space="0" w:color="auto"/>
                <w:left w:val="none" w:sz="0" w:space="0" w:color="auto"/>
                <w:bottom w:val="none" w:sz="0" w:space="0" w:color="auto"/>
                <w:right w:val="none" w:sz="0" w:space="0" w:color="auto"/>
              </w:divBdr>
            </w:div>
            <w:div w:id="1023094141">
              <w:marLeft w:val="0"/>
              <w:marRight w:val="0"/>
              <w:marTop w:val="0"/>
              <w:marBottom w:val="0"/>
              <w:divBdr>
                <w:top w:val="none" w:sz="0" w:space="0" w:color="auto"/>
                <w:left w:val="none" w:sz="0" w:space="0" w:color="auto"/>
                <w:bottom w:val="none" w:sz="0" w:space="0" w:color="auto"/>
                <w:right w:val="none" w:sz="0" w:space="0" w:color="auto"/>
              </w:divBdr>
            </w:div>
            <w:div w:id="987321094">
              <w:marLeft w:val="0"/>
              <w:marRight w:val="0"/>
              <w:marTop w:val="0"/>
              <w:marBottom w:val="0"/>
              <w:divBdr>
                <w:top w:val="none" w:sz="0" w:space="0" w:color="auto"/>
                <w:left w:val="none" w:sz="0" w:space="0" w:color="auto"/>
                <w:bottom w:val="none" w:sz="0" w:space="0" w:color="auto"/>
                <w:right w:val="none" w:sz="0" w:space="0" w:color="auto"/>
              </w:divBdr>
            </w:div>
            <w:div w:id="977688773">
              <w:marLeft w:val="0"/>
              <w:marRight w:val="0"/>
              <w:marTop w:val="0"/>
              <w:marBottom w:val="0"/>
              <w:divBdr>
                <w:top w:val="none" w:sz="0" w:space="0" w:color="auto"/>
                <w:left w:val="none" w:sz="0" w:space="0" w:color="auto"/>
                <w:bottom w:val="none" w:sz="0" w:space="0" w:color="auto"/>
                <w:right w:val="none" w:sz="0" w:space="0" w:color="auto"/>
              </w:divBdr>
            </w:div>
            <w:div w:id="755906868">
              <w:marLeft w:val="0"/>
              <w:marRight w:val="0"/>
              <w:marTop w:val="0"/>
              <w:marBottom w:val="0"/>
              <w:divBdr>
                <w:top w:val="none" w:sz="0" w:space="0" w:color="auto"/>
                <w:left w:val="none" w:sz="0" w:space="0" w:color="auto"/>
                <w:bottom w:val="none" w:sz="0" w:space="0" w:color="auto"/>
                <w:right w:val="none" w:sz="0" w:space="0" w:color="auto"/>
              </w:divBdr>
            </w:div>
            <w:div w:id="675772692">
              <w:marLeft w:val="0"/>
              <w:marRight w:val="0"/>
              <w:marTop w:val="0"/>
              <w:marBottom w:val="0"/>
              <w:divBdr>
                <w:top w:val="none" w:sz="0" w:space="0" w:color="auto"/>
                <w:left w:val="none" w:sz="0" w:space="0" w:color="auto"/>
                <w:bottom w:val="none" w:sz="0" w:space="0" w:color="auto"/>
                <w:right w:val="none" w:sz="0" w:space="0" w:color="auto"/>
              </w:divBdr>
            </w:div>
            <w:div w:id="694354368">
              <w:marLeft w:val="0"/>
              <w:marRight w:val="0"/>
              <w:marTop w:val="0"/>
              <w:marBottom w:val="0"/>
              <w:divBdr>
                <w:top w:val="none" w:sz="0" w:space="0" w:color="auto"/>
                <w:left w:val="none" w:sz="0" w:space="0" w:color="auto"/>
                <w:bottom w:val="none" w:sz="0" w:space="0" w:color="auto"/>
                <w:right w:val="none" w:sz="0" w:space="0" w:color="auto"/>
              </w:divBdr>
            </w:div>
            <w:div w:id="1022705883">
              <w:marLeft w:val="0"/>
              <w:marRight w:val="0"/>
              <w:marTop w:val="0"/>
              <w:marBottom w:val="0"/>
              <w:divBdr>
                <w:top w:val="none" w:sz="0" w:space="0" w:color="auto"/>
                <w:left w:val="none" w:sz="0" w:space="0" w:color="auto"/>
                <w:bottom w:val="none" w:sz="0" w:space="0" w:color="auto"/>
                <w:right w:val="none" w:sz="0" w:space="0" w:color="auto"/>
              </w:divBdr>
            </w:div>
            <w:div w:id="740104479">
              <w:marLeft w:val="0"/>
              <w:marRight w:val="0"/>
              <w:marTop w:val="0"/>
              <w:marBottom w:val="0"/>
              <w:divBdr>
                <w:top w:val="none" w:sz="0" w:space="0" w:color="auto"/>
                <w:left w:val="none" w:sz="0" w:space="0" w:color="auto"/>
                <w:bottom w:val="none" w:sz="0" w:space="0" w:color="auto"/>
                <w:right w:val="none" w:sz="0" w:space="0" w:color="auto"/>
              </w:divBdr>
            </w:div>
            <w:div w:id="1074474640">
              <w:marLeft w:val="0"/>
              <w:marRight w:val="0"/>
              <w:marTop w:val="0"/>
              <w:marBottom w:val="0"/>
              <w:divBdr>
                <w:top w:val="none" w:sz="0" w:space="0" w:color="auto"/>
                <w:left w:val="none" w:sz="0" w:space="0" w:color="auto"/>
                <w:bottom w:val="none" w:sz="0" w:space="0" w:color="auto"/>
                <w:right w:val="none" w:sz="0" w:space="0" w:color="auto"/>
              </w:divBdr>
            </w:div>
            <w:div w:id="1610163577">
              <w:marLeft w:val="0"/>
              <w:marRight w:val="0"/>
              <w:marTop w:val="0"/>
              <w:marBottom w:val="0"/>
              <w:divBdr>
                <w:top w:val="none" w:sz="0" w:space="0" w:color="auto"/>
                <w:left w:val="none" w:sz="0" w:space="0" w:color="auto"/>
                <w:bottom w:val="none" w:sz="0" w:space="0" w:color="auto"/>
                <w:right w:val="none" w:sz="0" w:space="0" w:color="auto"/>
              </w:divBdr>
            </w:div>
            <w:div w:id="780534249">
              <w:marLeft w:val="0"/>
              <w:marRight w:val="0"/>
              <w:marTop w:val="0"/>
              <w:marBottom w:val="0"/>
              <w:divBdr>
                <w:top w:val="none" w:sz="0" w:space="0" w:color="auto"/>
                <w:left w:val="none" w:sz="0" w:space="0" w:color="auto"/>
                <w:bottom w:val="none" w:sz="0" w:space="0" w:color="auto"/>
                <w:right w:val="none" w:sz="0" w:space="0" w:color="auto"/>
              </w:divBdr>
            </w:div>
            <w:div w:id="1181968497">
              <w:marLeft w:val="0"/>
              <w:marRight w:val="0"/>
              <w:marTop w:val="0"/>
              <w:marBottom w:val="0"/>
              <w:divBdr>
                <w:top w:val="none" w:sz="0" w:space="0" w:color="auto"/>
                <w:left w:val="none" w:sz="0" w:space="0" w:color="auto"/>
                <w:bottom w:val="none" w:sz="0" w:space="0" w:color="auto"/>
                <w:right w:val="none" w:sz="0" w:space="0" w:color="auto"/>
              </w:divBdr>
            </w:div>
            <w:div w:id="1494956478">
              <w:marLeft w:val="0"/>
              <w:marRight w:val="0"/>
              <w:marTop w:val="0"/>
              <w:marBottom w:val="0"/>
              <w:divBdr>
                <w:top w:val="none" w:sz="0" w:space="0" w:color="auto"/>
                <w:left w:val="none" w:sz="0" w:space="0" w:color="auto"/>
                <w:bottom w:val="none" w:sz="0" w:space="0" w:color="auto"/>
                <w:right w:val="none" w:sz="0" w:space="0" w:color="auto"/>
              </w:divBdr>
            </w:div>
            <w:div w:id="1222137709">
              <w:marLeft w:val="0"/>
              <w:marRight w:val="0"/>
              <w:marTop w:val="0"/>
              <w:marBottom w:val="0"/>
              <w:divBdr>
                <w:top w:val="none" w:sz="0" w:space="0" w:color="auto"/>
                <w:left w:val="none" w:sz="0" w:space="0" w:color="auto"/>
                <w:bottom w:val="none" w:sz="0" w:space="0" w:color="auto"/>
                <w:right w:val="none" w:sz="0" w:space="0" w:color="auto"/>
              </w:divBdr>
            </w:div>
            <w:div w:id="611322723">
              <w:marLeft w:val="0"/>
              <w:marRight w:val="0"/>
              <w:marTop w:val="0"/>
              <w:marBottom w:val="0"/>
              <w:divBdr>
                <w:top w:val="none" w:sz="0" w:space="0" w:color="auto"/>
                <w:left w:val="none" w:sz="0" w:space="0" w:color="auto"/>
                <w:bottom w:val="none" w:sz="0" w:space="0" w:color="auto"/>
                <w:right w:val="none" w:sz="0" w:space="0" w:color="auto"/>
              </w:divBdr>
            </w:div>
            <w:div w:id="1839077790">
              <w:marLeft w:val="0"/>
              <w:marRight w:val="0"/>
              <w:marTop w:val="0"/>
              <w:marBottom w:val="0"/>
              <w:divBdr>
                <w:top w:val="none" w:sz="0" w:space="0" w:color="auto"/>
                <w:left w:val="none" w:sz="0" w:space="0" w:color="auto"/>
                <w:bottom w:val="none" w:sz="0" w:space="0" w:color="auto"/>
                <w:right w:val="none" w:sz="0" w:space="0" w:color="auto"/>
              </w:divBdr>
            </w:div>
            <w:div w:id="1549755189">
              <w:marLeft w:val="0"/>
              <w:marRight w:val="0"/>
              <w:marTop w:val="0"/>
              <w:marBottom w:val="0"/>
              <w:divBdr>
                <w:top w:val="none" w:sz="0" w:space="0" w:color="auto"/>
                <w:left w:val="none" w:sz="0" w:space="0" w:color="auto"/>
                <w:bottom w:val="none" w:sz="0" w:space="0" w:color="auto"/>
                <w:right w:val="none" w:sz="0" w:space="0" w:color="auto"/>
              </w:divBdr>
            </w:div>
            <w:div w:id="257442838">
              <w:marLeft w:val="0"/>
              <w:marRight w:val="0"/>
              <w:marTop w:val="0"/>
              <w:marBottom w:val="0"/>
              <w:divBdr>
                <w:top w:val="none" w:sz="0" w:space="0" w:color="auto"/>
                <w:left w:val="none" w:sz="0" w:space="0" w:color="auto"/>
                <w:bottom w:val="none" w:sz="0" w:space="0" w:color="auto"/>
                <w:right w:val="none" w:sz="0" w:space="0" w:color="auto"/>
              </w:divBdr>
            </w:div>
            <w:div w:id="661157657">
              <w:marLeft w:val="0"/>
              <w:marRight w:val="0"/>
              <w:marTop w:val="0"/>
              <w:marBottom w:val="0"/>
              <w:divBdr>
                <w:top w:val="none" w:sz="0" w:space="0" w:color="auto"/>
                <w:left w:val="none" w:sz="0" w:space="0" w:color="auto"/>
                <w:bottom w:val="none" w:sz="0" w:space="0" w:color="auto"/>
                <w:right w:val="none" w:sz="0" w:space="0" w:color="auto"/>
              </w:divBdr>
            </w:div>
            <w:div w:id="908610781">
              <w:marLeft w:val="0"/>
              <w:marRight w:val="0"/>
              <w:marTop w:val="0"/>
              <w:marBottom w:val="0"/>
              <w:divBdr>
                <w:top w:val="none" w:sz="0" w:space="0" w:color="auto"/>
                <w:left w:val="none" w:sz="0" w:space="0" w:color="auto"/>
                <w:bottom w:val="none" w:sz="0" w:space="0" w:color="auto"/>
                <w:right w:val="none" w:sz="0" w:space="0" w:color="auto"/>
              </w:divBdr>
            </w:div>
            <w:div w:id="1490436328">
              <w:marLeft w:val="0"/>
              <w:marRight w:val="0"/>
              <w:marTop w:val="0"/>
              <w:marBottom w:val="0"/>
              <w:divBdr>
                <w:top w:val="none" w:sz="0" w:space="0" w:color="auto"/>
                <w:left w:val="none" w:sz="0" w:space="0" w:color="auto"/>
                <w:bottom w:val="none" w:sz="0" w:space="0" w:color="auto"/>
                <w:right w:val="none" w:sz="0" w:space="0" w:color="auto"/>
              </w:divBdr>
            </w:div>
            <w:div w:id="513541253">
              <w:marLeft w:val="0"/>
              <w:marRight w:val="0"/>
              <w:marTop w:val="0"/>
              <w:marBottom w:val="0"/>
              <w:divBdr>
                <w:top w:val="none" w:sz="0" w:space="0" w:color="auto"/>
                <w:left w:val="none" w:sz="0" w:space="0" w:color="auto"/>
                <w:bottom w:val="none" w:sz="0" w:space="0" w:color="auto"/>
                <w:right w:val="none" w:sz="0" w:space="0" w:color="auto"/>
              </w:divBdr>
            </w:div>
            <w:div w:id="1608728618">
              <w:marLeft w:val="0"/>
              <w:marRight w:val="0"/>
              <w:marTop w:val="0"/>
              <w:marBottom w:val="0"/>
              <w:divBdr>
                <w:top w:val="none" w:sz="0" w:space="0" w:color="auto"/>
                <w:left w:val="none" w:sz="0" w:space="0" w:color="auto"/>
                <w:bottom w:val="none" w:sz="0" w:space="0" w:color="auto"/>
                <w:right w:val="none" w:sz="0" w:space="0" w:color="auto"/>
              </w:divBdr>
            </w:div>
            <w:div w:id="636647728">
              <w:marLeft w:val="0"/>
              <w:marRight w:val="0"/>
              <w:marTop w:val="0"/>
              <w:marBottom w:val="0"/>
              <w:divBdr>
                <w:top w:val="none" w:sz="0" w:space="0" w:color="auto"/>
                <w:left w:val="none" w:sz="0" w:space="0" w:color="auto"/>
                <w:bottom w:val="none" w:sz="0" w:space="0" w:color="auto"/>
                <w:right w:val="none" w:sz="0" w:space="0" w:color="auto"/>
              </w:divBdr>
            </w:div>
            <w:div w:id="1517428316">
              <w:marLeft w:val="0"/>
              <w:marRight w:val="0"/>
              <w:marTop w:val="0"/>
              <w:marBottom w:val="0"/>
              <w:divBdr>
                <w:top w:val="none" w:sz="0" w:space="0" w:color="auto"/>
                <w:left w:val="none" w:sz="0" w:space="0" w:color="auto"/>
                <w:bottom w:val="none" w:sz="0" w:space="0" w:color="auto"/>
                <w:right w:val="none" w:sz="0" w:space="0" w:color="auto"/>
              </w:divBdr>
            </w:div>
            <w:div w:id="1030447267">
              <w:marLeft w:val="0"/>
              <w:marRight w:val="0"/>
              <w:marTop w:val="0"/>
              <w:marBottom w:val="0"/>
              <w:divBdr>
                <w:top w:val="none" w:sz="0" w:space="0" w:color="auto"/>
                <w:left w:val="none" w:sz="0" w:space="0" w:color="auto"/>
                <w:bottom w:val="none" w:sz="0" w:space="0" w:color="auto"/>
                <w:right w:val="none" w:sz="0" w:space="0" w:color="auto"/>
              </w:divBdr>
            </w:div>
            <w:div w:id="5444145">
              <w:marLeft w:val="0"/>
              <w:marRight w:val="0"/>
              <w:marTop w:val="0"/>
              <w:marBottom w:val="0"/>
              <w:divBdr>
                <w:top w:val="none" w:sz="0" w:space="0" w:color="auto"/>
                <w:left w:val="none" w:sz="0" w:space="0" w:color="auto"/>
                <w:bottom w:val="none" w:sz="0" w:space="0" w:color="auto"/>
                <w:right w:val="none" w:sz="0" w:space="0" w:color="auto"/>
              </w:divBdr>
            </w:div>
            <w:div w:id="1623732207">
              <w:marLeft w:val="0"/>
              <w:marRight w:val="0"/>
              <w:marTop w:val="0"/>
              <w:marBottom w:val="0"/>
              <w:divBdr>
                <w:top w:val="none" w:sz="0" w:space="0" w:color="auto"/>
                <w:left w:val="none" w:sz="0" w:space="0" w:color="auto"/>
                <w:bottom w:val="none" w:sz="0" w:space="0" w:color="auto"/>
                <w:right w:val="none" w:sz="0" w:space="0" w:color="auto"/>
              </w:divBdr>
            </w:div>
            <w:div w:id="36901005">
              <w:marLeft w:val="0"/>
              <w:marRight w:val="0"/>
              <w:marTop w:val="0"/>
              <w:marBottom w:val="0"/>
              <w:divBdr>
                <w:top w:val="none" w:sz="0" w:space="0" w:color="auto"/>
                <w:left w:val="none" w:sz="0" w:space="0" w:color="auto"/>
                <w:bottom w:val="none" w:sz="0" w:space="0" w:color="auto"/>
                <w:right w:val="none" w:sz="0" w:space="0" w:color="auto"/>
              </w:divBdr>
            </w:div>
            <w:div w:id="2036301027">
              <w:marLeft w:val="0"/>
              <w:marRight w:val="0"/>
              <w:marTop w:val="0"/>
              <w:marBottom w:val="0"/>
              <w:divBdr>
                <w:top w:val="none" w:sz="0" w:space="0" w:color="auto"/>
                <w:left w:val="none" w:sz="0" w:space="0" w:color="auto"/>
                <w:bottom w:val="none" w:sz="0" w:space="0" w:color="auto"/>
                <w:right w:val="none" w:sz="0" w:space="0" w:color="auto"/>
              </w:divBdr>
            </w:div>
            <w:div w:id="807208164">
              <w:marLeft w:val="0"/>
              <w:marRight w:val="0"/>
              <w:marTop w:val="0"/>
              <w:marBottom w:val="0"/>
              <w:divBdr>
                <w:top w:val="none" w:sz="0" w:space="0" w:color="auto"/>
                <w:left w:val="none" w:sz="0" w:space="0" w:color="auto"/>
                <w:bottom w:val="none" w:sz="0" w:space="0" w:color="auto"/>
                <w:right w:val="none" w:sz="0" w:space="0" w:color="auto"/>
              </w:divBdr>
            </w:div>
            <w:div w:id="886258338">
              <w:marLeft w:val="0"/>
              <w:marRight w:val="0"/>
              <w:marTop w:val="0"/>
              <w:marBottom w:val="0"/>
              <w:divBdr>
                <w:top w:val="none" w:sz="0" w:space="0" w:color="auto"/>
                <w:left w:val="none" w:sz="0" w:space="0" w:color="auto"/>
                <w:bottom w:val="none" w:sz="0" w:space="0" w:color="auto"/>
                <w:right w:val="none" w:sz="0" w:space="0" w:color="auto"/>
              </w:divBdr>
            </w:div>
            <w:div w:id="2024430072">
              <w:marLeft w:val="0"/>
              <w:marRight w:val="0"/>
              <w:marTop w:val="0"/>
              <w:marBottom w:val="0"/>
              <w:divBdr>
                <w:top w:val="none" w:sz="0" w:space="0" w:color="auto"/>
                <w:left w:val="none" w:sz="0" w:space="0" w:color="auto"/>
                <w:bottom w:val="none" w:sz="0" w:space="0" w:color="auto"/>
                <w:right w:val="none" w:sz="0" w:space="0" w:color="auto"/>
              </w:divBdr>
            </w:div>
            <w:div w:id="256990305">
              <w:marLeft w:val="0"/>
              <w:marRight w:val="0"/>
              <w:marTop w:val="0"/>
              <w:marBottom w:val="0"/>
              <w:divBdr>
                <w:top w:val="none" w:sz="0" w:space="0" w:color="auto"/>
                <w:left w:val="none" w:sz="0" w:space="0" w:color="auto"/>
                <w:bottom w:val="none" w:sz="0" w:space="0" w:color="auto"/>
                <w:right w:val="none" w:sz="0" w:space="0" w:color="auto"/>
              </w:divBdr>
            </w:div>
            <w:div w:id="203564340">
              <w:marLeft w:val="0"/>
              <w:marRight w:val="0"/>
              <w:marTop w:val="0"/>
              <w:marBottom w:val="0"/>
              <w:divBdr>
                <w:top w:val="none" w:sz="0" w:space="0" w:color="auto"/>
                <w:left w:val="none" w:sz="0" w:space="0" w:color="auto"/>
                <w:bottom w:val="none" w:sz="0" w:space="0" w:color="auto"/>
                <w:right w:val="none" w:sz="0" w:space="0" w:color="auto"/>
              </w:divBdr>
            </w:div>
            <w:div w:id="1195457824">
              <w:marLeft w:val="0"/>
              <w:marRight w:val="0"/>
              <w:marTop w:val="0"/>
              <w:marBottom w:val="0"/>
              <w:divBdr>
                <w:top w:val="none" w:sz="0" w:space="0" w:color="auto"/>
                <w:left w:val="none" w:sz="0" w:space="0" w:color="auto"/>
                <w:bottom w:val="none" w:sz="0" w:space="0" w:color="auto"/>
                <w:right w:val="none" w:sz="0" w:space="0" w:color="auto"/>
              </w:divBdr>
            </w:div>
            <w:div w:id="465395591">
              <w:marLeft w:val="0"/>
              <w:marRight w:val="0"/>
              <w:marTop w:val="0"/>
              <w:marBottom w:val="0"/>
              <w:divBdr>
                <w:top w:val="none" w:sz="0" w:space="0" w:color="auto"/>
                <w:left w:val="none" w:sz="0" w:space="0" w:color="auto"/>
                <w:bottom w:val="none" w:sz="0" w:space="0" w:color="auto"/>
                <w:right w:val="none" w:sz="0" w:space="0" w:color="auto"/>
              </w:divBdr>
            </w:div>
            <w:div w:id="1605960478">
              <w:marLeft w:val="0"/>
              <w:marRight w:val="0"/>
              <w:marTop w:val="0"/>
              <w:marBottom w:val="0"/>
              <w:divBdr>
                <w:top w:val="none" w:sz="0" w:space="0" w:color="auto"/>
                <w:left w:val="none" w:sz="0" w:space="0" w:color="auto"/>
                <w:bottom w:val="none" w:sz="0" w:space="0" w:color="auto"/>
                <w:right w:val="none" w:sz="0" w:space="0" w:color="auto"/>
              </w:divBdr>
            </w:div>
            <w:div w:id="419373139">
              <w:marLeft w:val="0"/>
              <w:marRight w:val="0"/>
              <w:marTop w:val="0"/>
              <w:marBottom w:val="0"/>
              <w:divBdr>
                <w:top w:val="none" w:sz="0" w:space="0" w:color="auto"/>
                <w:left w:val="none" w:sz="0" w:space="0" w:color="auto"/>
                <w:bottom w:val="none" w:sz="0" w:space="0" w:color="auto"/>
                <w:right w:val="none" w:sz="0" w:space="0" w:color="auto"/>
              </w:divBdr>
            </w:div>
            <w:div w:id="658967268">
              <w:marLeft w:val="0"/>
              <w:marRight w:val="0"/>
              <w:marTop w:val="0"/>
              <w:marBottom w:val="0"/>
              <w:divBdr>
                <w:top w:val="none" w:sz="0" w:space="0" w:color="auto"/>
                <w:left w:val="none" w:sz="0" w:space="0" w:color="auto"/>
                <w:bottom w:val="none" w:sz="0" w:space="0" w:color="auto"/>
                <w:right w:val="none" w:sz="0" w:space="0" w:color="auto"/>
              </w:divBdr>
            </w:div>
            <w:div w:id="1502312409">
              <w:marLeft w:val="0"/>
              <w:marRight w:val="0"/>
              <w:marTop w:val="0"/>
              <w:marBottom w:val="0"/>
              <w:divBdr>
                <w:top w:val="none" w:sz="0" w:space="0" w:color="auto"/>
                <w:left w:val="none" w:sz="0" w:space="0" w:color="auto"/>
                <w:bottom w:val="none" w:sz="0" w:space="0" w:color="auto"/>
                <w:right w:val="none" w:sz="0" w:space="0" w:color="auto"/>
              </w:divBdr>
            </w:div>
            <w:div w:id="1738745049">
              <w:marLeft w:val="0"/>
              <w:marRight w:val="0"/>
              <w:marTop w:val="0"/>
              <w:marBottom w:val="0"/>
              <w:divBdr>
                <w:top w:val="none" w:sz="0" w:space="0" w:color="auto"/>
                <w:left w:val="none" w:sz="0" w:space="0" w:color="auto"/>
                <w:bottom w:val="none" w:sz="0" w:space="0" w:color="auto"/>
                <w:right w:val="none" w:sz="0" w:space="0" w:color="auto"/>
              </w:divBdr>
            </w:div>
            <w:div w:id="472992210">
              <w:marLeft w:val="0"/>
              <w:marRight w:val="0"/>
              <w:marTop w:val="0"/>
              <w:marBottom w:val="0"/>
              <w:divBdr>
                <w:top w:val="none" w:sz="0" w:space="0" w:color="auto"/>
                <w:left w:val="none" w:sz="0" w:space="0" w:color="auto"/>
                <w:bottom w:val="none" w:sz="0" w:space="0" w:color="auto"/>
                <w:right w:val="none" w:sz="0" w:space="0" w:color="auto"/>
              </w:divBdr>
            </w:div>
            <w:div w:id="386613596">
              <w:marLeft w:val="0"/>
              <w:marRight w:val="0"/>
              <w:marTop w:val="0"/>
              <w:marBottom w:val="0"/>
              <w:divBdr>
                <w:top w:val="none" w:sz="0" w:space="0" w:color="auto"/>
                <w:left w:val="none" w:sz="0" w:space="0" w:color="auto"/>
                <w:bottom w:val="none" w:sz="0" w:space="0" w:color="auto"/>
                <w:right w:val="none" w:sz="0" w:space="0" w:color="auto"/>
              </w:divBdr>
            </w:div>
            <w:div w:id="2068912855">
              <w:marLeft w:val="0"/>
              <w:marRight w:val="0"/>
              <w:marTop w:val="0"/>
              <w:marBottom w:val="0"/>
              <w:divBdr>
                <w:top w:val="none" w:sz="0" w:space="0" w:color="auto"/>
                <w:left w:val="none" w:sz="0" w:space="0" w:color="auto"/>
                <w:bottom w:val="none" w:sz="0" w:space="0" w:color="auto"/>
                <w:right w:val="none" w:sz="0" w:space="0" w:color="auto"/>
              </w:divBdr>
            </w:div>
            <w:div w:id="751968650">
              <w:marLeft w:val="0"/>
              <w:marRight w:val="0"/>
              <w:marTop w:val="0"/>
              <w:marBottom w:val="0"/>
              <w:divBdr>
                <w:top w:val="none" w:sz="0" w:space="0" w:color="auto"/>
                <w:left w:val="none" w:sz="0" w:space="0" w:color="auto"/>
                <w:bottom w:val="none" w:sz="0" w:space="0" w:color="auto"/>
                <w:right w:val="none" w:sz="0" w:space="0" w:color="auto"/>
              </w:divBdr>
            </w:div>
            <w:div w:id="1174149428">
              <w:marLeft w:val="0"/>
              <w:marRight w:val="0"/>
              <w:marTop w:val="0"/>
              <w:marBottom w:val="0"/>
              <w:divBdr>
                <w:top w:val="none" w:sz="0" w:space="0" w:color="auto"/>
                <w:left w:val="none" w:sz="0" w:space="0" w:color="auto"/>
                <w:bottom w:val="none" w:sz="0" w:space="0" w:color="auto"/>
                <w:right w:val="none" w:sz="0" w:space="0" w:color="auto"/>
              </w:divBdr>
            </w:div>
            <w:div w:id="1912496423">
              <w:marLeft w:val="0"/>
              <w:marRight w:val="0"/>
              <w:marTop w:val="0"/>
              <w:marBottom w:val="0"/>
              <w:divBdr>
                <w:top w:val="none" w:sz="0" w:space="0" w:color="auto"/>
                <w:left w:val="none" w:sz="0" w:space="0" w:color="auto"/>
                <w:bottom w:val="none" w:sz="0" w:space="0" w:color="auto"/>
                <w:right w:val="none" w:sz="0" w:space="0" w:color="auto"/>
              </w:divBdr>
            </w:div>
            <w:div w:id="668144929">
              <w:marLeft w:val="0"/>
              <w:marRight w:val="0"/>
              <w:marTop w:val="0"/>
              <w:marBottom w:val="0"/>
              <w:divBdr>
                <w:top w:val="none" w:sz="0" w:space="0" w:color="auto"/>
                <w:left w:val="none" w:sz="0" w:space="0" w:color="auto"/>
                <w:bottom w:val="none" w:sz="0" w:space="0" w:color="auto"/>
                <w:right w:val="none" w:sz="0" w:space="0" w:color="auto"/>
              </w:divBdr>
            </w:div>
            <w:div w:id="835530764">
              <w:marLeft w:val="0"/>
              <w:marRight w:val="0"/>
              <w:marTop w:val="0"/>
              <w:marBottom w:val="0"/>
              <w:divBdr>
                <w:top w:val="none" w:sz="0" w:space="0" w:color="auto"/>
                <w:left w:val="none" w:sz="0" w:space="0" w:color="auto"/>
                <w:bottom w:val="none" w:sz="0" w:space="0" w:color="auto"/>
                <w:right w:val="none" w:sz="0" w:space="0" w:color="auto"/>
              </w:divBdr>
            </w:div>
            <w:div w:id="1486359874">
              <w:marLeft w:val="0"/>
              <w:marRight w:val="0"/>
              <w:marTop w:val="0"/>
              <w:marBottom w:val="0"/>
              <w:divBdr>
                <w:top w:val="none" w:sz="0" w:space="0" w:color="auto"/>
                <w:left w:val="none" w:sz="0" w:space="0" w:color="auto"/>
                <w:bottom w:val="none" w:sz="0" w:space="0" w:color="auto"/>
                <w:right w:val="none" w:sz="0" w:space="0" w:color="auto"/>
              </w:divBdr>
            </w:div>
            <w:div w:id="5167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08726">
      <w:bodyDiv w:val="1"/>
      <w:marLeft w:val="0"/>
      <w:marRight w:val="0"/>
      <w:marTop w:val="0"/>
      <w:marBottom w:val="0"/>
      <w:divBdr>
        <w:top w:val="none" w:sz="0" w:space="0" w:color="auto"/>
        <w:left w:val="none" w:sz="0" w:space="0" w:color="auto"/>
        <w:bottom w:val="none" w:sz="0" w:space="0" w:color="auto"/>
        <w:right w:val="none" w:sz="0" w:space="0" w:color="auto"/>
      </w:divBdr>
      <w:divsChild>
        <w:div w:id="770660720">
          <w:marLeft w:val="0"/>
          <w:marRight w:val="0"/>
          <w:marTop w:val="0"/>
          <w:marBottom w:val="0"/>
          <w:divBdr>
            <w:top w:val="none" w:sz="0" w:space="0" w:color="auto"/>
            <w:left w:val="none" w:sz="0" w:space="0" w:color="auto"/>
            <w:bottom w:val="none" w:sz="0" w:space="0" w:color="auto"/>
            <w:right w:val="none" w:sz="0" w:space="0" w:color="auto"/>
          </w:divBdr>
          <w:divsChild>
            <w:div w:id="1269895766">
              <w:marLeft w:val="0"/>
              <w:marRight w:val="0"/>
              <w:marTop w:val="0"/>
              <w:marBottom w:val="0"/>
              <w:divBdr>
                <w:top w:val="none" w:sz="0" w:space="0" w:color="auto"/>
                <w:left w:val="none" w:sz="0" w:space="0" w:color="auto"/>
                <w:bottom w:val="none" w:sz="0" w:space="0" w:color="auto"/>
                <w:right w:val="none" w:sz="0" w:space="0" w:color="auto"/>
              </w:divBdr>
            </w:div>
            <w:div w:id="160318273">
              <w:marLeft w:val="0"/>
              <w:marRight w:val="0"/>
              <w:marTop w:val="0"/>
              <w:marBottom w:val="0"/>
              <w:divBdr>
                <w:top w:val="none" w:sz="0" w:space="0" w:color="auto"/>
                <w:left w:val="none" w:sz="0" w:space="0" w:color="auto"/>
                <w:bottom w:val="none" w:sz="0" w:space="0" w:color="auto"/>
                <w:right w:val="none" w:sz="0" w:space="0" w:color="auto"/>
              </w:divBdr>
            </w:div>
            <w:div w:id="1120682648">
              <w:marLeft w:val="0"/>
              <w:marRight w:val="0"/>
              <w:marTop w:val="0"/>
              <w:marBottom w:val="0"/>
              <w:divBdr>
                <w:top w:val="none" w:sz="0" w:space="0" w:color="auto"/>
                <w:left w:val="none" w:sz="0" w:space="0" w:color="auto"/>
                <w:bottom w:val="none" w:sz="0" w:space="0" w:color="auto"/>
                <w:right w:val="none" w:sz="0" w:space="0" w:color="auto"/>
              </w:divBdr>
            </w:div>
            <w:div w:id="1437671137">
              <w:marLeft w:val="0"/>
              <w:marRight w:val="0"/>
              <w:marTop w:val="0"/>
              <w:marBottom w:val="0"/>
              <w:divBdr>
                <w:top w:val="none" w:sz="0" w:space="0" w:color="auto"/>
                <w:left w:val="none" w:sz="0" w:space="0" w:color="auto"/>
                <w:bottom w:val="none" w:sz="0" w:space="0" w:color="auto"/>
                <w:right w:val="none" w:sz="0" w:space="0" w:color="auto"/>
              </w:divBdr>
            </w:div>
            <w:div w:id="972367947">
              <w:marLeft w:val="0"/>
              <w:marRight w:val="0"/>
              <w:marTop w:val="0"/>
              <w:marBottom w:val="0"/>
              <w:divBdr>
                <w:top w:val="none" w:sz="0" w:space="0" w:color="auto"/>
                <w:left w:val="none" w:sz="0" w:space="0" w:color="auto"/>
                <w:bottom w:val="none" w:sz="0" w:space="0" w:color="auto"/>
                <w:right w:val="none" w:sz="0" w:space="0" w:color="auto"/>
              </w:divBdr>
            </w:div>
            <w:div w:id="1563981982">
              <w:marLeft w:val="0"/>
              <w:marRight w:val="0"/>
              <w:marTop w:val="0"/>
              <w:marBottom w:val="0"/>
              <w:divBdr>
                <w:top w:val="none" w:sz="0" w:space="0" w:color="auto"/>
                <w:left w:val="none" w:sz="0" w:space="0" w:color="auto"/>
                <w:bottom w:val="none" w:sz="0" w:space="0" w:color="auto"/>
                <w:right w:val="none" w:sz="0" w:space="0" w:color="auto"/>
              </w:divBdr>
            </w:div>
            <w:div w:id="1716276580">
              <w:marLeft w:val="0"/>
              <w:marRight w:val="0"/>
              <w:marTop w:val="0"/>
              <w:marBottom w:val="0"/>
              <w:divBdr>
                <w:top w:val="none" w:sz="0" w:space="0" w:color="auto"/>
                <w:left w:val="none" w:sz="0" w:space="0" w:color="auto"/>
                <w:bottom w:val="none" w:sz="0" w:space="0" w:color="auto"/>
                <w:right w:val="none" w:sz="0" w:space="0" w:color="auto"/>
              </w:divBdr>
            </w:div>
            <w:div w:id="442464101">
              <w:marLeft w:val="0"/>
              <w:marRight w:val="0"/>
              <w:marTop w:val="0"/>
              <w:marBottom w:val="0"/>
              <w:divBdr>
                <w:top w:val="none" w:sz="0" w:space="0" w:color="auto"/>
                <w:left w:val="none" w:sz="0" w:space="0" w:color="auto"/>
                <w:bottom w:val="none" w:sz="0" w:space="0" w:color="auto"/>
                <w:right w:val="none" w:sz="0" w:space="0" w:color="auto"/>
              </w:divBdr>
            </w:div>
            <w:div w:id="251358044">
              <w:marLeft w:val="0"/>
              <w:marRight w:val="0"/>
              <w:marTop w:val="0"/>
              <w:marBottom w:val="0"/>
              <w:divBdr>
                <w:top w:val="none" w:sz="0" w:space="0" w:color="auto"/>
                <w:left w:val="none" w:sz="0" w:space="0" w:color="auto"/>
                <w:bottom w:val="none" w:sz="0" w:space="0" w:color="auto"/>
                <w:right w:val="none" w:sz="0" w:space="0" w:color="auto"/>
              </w:divBdr>
            </w:div>
            <w:div w:id="1187408983">
              <w:marLeft w:val="0"/>
              <w:marRight w:val="0"/>
              <w:marTop w:val="0"/>
              <w:marBottom w:val="0"/>
              <w:divBdr>
                <w:top w:val="none" w:sz="0" w:space="0" w:color="auto"/>
                <w:left w:val="none" w:sz="0" w:space="0" w:color="auto"/>
                <w:bottom w:val="none" w:sz="0" w:space="0" w:color="auto"/>
                <w:right w:val="none" w:sz="0" w:space="0" w:color="auto"/>
              </w:divBdr>
            </w:div>
            <w:div w:id="18028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73350">
      <w:bodyDiv w:val="1"/>
      <w:marLeft w:val="0"/>
      <w:marRight w:val="0"/>
      <w:marTop w:val="0"/>
      <w:marBottom w:val="0"/>
      <w:divBdr>
        <w:top w:val="none" w:sz="0" w:space="0" w:color="auto"/>
        <w:left w:val="none" w:sz="0" w:space="0" w:color="auto"/>
        <w:bottom w:val="none" w:sz="0" w:space="0" w:color="auto"/>
        <w:right w:val="none" w:sz="0" w:space="0" w:color="auto"/>
      </w:divBdr>
      <w:divsChild>
        <w:div w:id="1844467366">
          <w:marLeft w:val="0"/>
          <w:marRight w:val="0"/>
          <w:marTop w:val="0"/>
          <w:marBottom w:val="0"/>
          <w:divBdr>
            <w:top w:val="none" w:sz="0" w:space="0" w:color="auto"/>
            <w:left w:val="none" w:sz="0" w:space="0" w:color="auto"/>
            <w:bottom w:val="none" w:sz="0" w:space="0" w:color="auto"/>
            <w:right w:val="none" w:sz="0" w:space="0" w:color="auto"/>
          </w:divBdr>
          <w:divsChild>
            <w:div w:id="527836134">
              <w:marLeft w:val="0"/>
              <w:marRight w:val="0"/>
              <w:marTop w:val="0"/>
              <w:marBottom w:val="0"/>
              <w:divBdr>
                <w:top w:val="none" w:sz="0" w:space="0" w:color="auto"/>
                <w:left w:val="none" w:sz="0" w:space="0" w:color="auto"/>
                <w:bottom w:val="none" w:sz="0" w:space="0" w:color="auto"/>
                <w:right w:val="none" w:sz="0" w:space="0" w:color="auto"/>
              </w:divBdr>
            </w:div>
            <w:div w:id="1232959180">
              <w:marLeft w:val="0"/>
              <w:marRight w:val="0"/>
              <w:marTop w:val="0"/>
              <w:marBottom w:val="0"/>
              <w:divBdr>
                <w:top w:val="none" w:sz="0" w:space="0" w:color="auto"/>
                <w:left w:val="none" w:sz="0" w:space="0" w:color="auto"/>
                <w:bottom w:val="none" w:sz="0" w:space="0" w:color="auto"/>
                <w:right w:val="none" w:sz="0" w:space="0" w:color="auto"/>
              </w:divBdr>
            </w:div>
            <w:div w:id="452939179">
              <w:marLeft w:val="0"/>
              <w:marRight w:val="0"/>
              <w:marTop w:val="0"/>
              <w:marBottom w:val="0"/>
              <w:divBdr>
                <w:top w:val="none" w:sz="0" w:space="0" w:color="auto"/>
                <w:left w:val="none" w:sz="0" w:space="0" w:color="auto"/>
                <w:bottom w:val="none" w:sz="0" w:space="0" w:color="auto"/>
                <w:right w:val="none" w:sz="0" w:space="0" w:color="auto"/>
              </w:divBdr>
            </w:div>
            <w:div w:id="861824875">
              <w:marLeft w:val="0"/>
              <w:marRight w:val="0"/>
              <w:marTop w:val="0"/>
              <w:marBottom w:val="0"/>
              <w:divBdr>
                <w:top w:val="none" w:sz="0" w:space="0" w:color="auto"/>
                <w:left w:val="none" w:sz="0" w:space="0" w:color="auto"/>
                <w:bottom w:val="none" w:sz="0" w:space="0" w:color="auto"/>
                <w:right w:val="none" w:sz="0" w:space="0" w:color="auto"/>
              </w:divBdr>
            </w:div>
            <w:div w:id="358746130">
              <w:marLeft w:val="0"/>
              <w:marRight w:val="0"/>
              <w:marTop w:val="0"/>
              <w:marBottom w:val="0"/>
              <w:divBdr>
                <w:top w:val="none" w:sz="0" w:space="0" w:color="auto"/>
                <w:left w:val="none" w:sz="0" w:space="0" w:color="auto"/>
                <w:bottom w:val="none" w:sz="0" w:space="0" w:color="auto"/>
                <w:right w:val="none" w:sz="0" w:space="0" w:color="auto"/>
              </w:divBdr>
            </w:div>
            <w:div w:id="521362865">
              <w:marLeft w:val="0"/>
              <w:marRight w:val="0"/>
              <w:marTop w:val="0"/>
              <w:marBottom w:val="0"/>
              <w:divBdr>
                <w:top w:val="none" w:sz="0" w:space="0" w:color="auto"/>
                <w:left w:val="none" w:sz="0" w:space="0" w:color="auto"/>
                <w:bottom w:val="none" w:sz="0" w:space="0" w:color="auto"/>
                <w:right w:val="none" w:sz="0" w:space="0" w:color="auto"/>
              </w:divBdr>
            </w:div>
            <w:div w:id="186917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0966">
      <w:bodyDiv w:val="1"/>
      <w:marLeft w:val="0"/>
      <w:marRight w:val="0"/>
      <w:marTop w:val="0"/>
      <w:marBottom w:val="0"/>
      <w:divBdr>
        <w:top w:val="none" w:sz="0" w:space="0" w:color="auto"/>
        <w:left w:val="none" w:sz="0" w:space="0" w:color="auto"/>
        <w:bottom w:val="none" w:sz="0" w:space="0" w:color="auto"/>
        <w:right w:val="none" w:sz="0" w:space="0" w:color="auto"/>
      </w:divBdr>
      <w:divsChild>
        <w:div w:id="463159990">
          <w:marLeft w:val="0"/>
          <w:marRight w:val="0"/>
          <w:marTop w:val="0"/>
          <w:marBottom w:val="0"/>
          <w:divBdr>
            <w:top w:val="none" w:sz="0" w:space="0" w:color="auto"/>
            <w:left w:val="none" w:sz="0" w:space="0" w:color="auto"/>
            <w:bottom w:val="none" w:sz="0" w:space="0" w:color="auto"/>
            <w:right w:val="none" w:sz="0" w:space="0" w:color="auto"/>
          </w:divBdr>
          <w:divsChild>
            <w:div w:id="1093890568">
              <w:marLeft w:val="0"/>
              <w:marRight w:val="0"/>
              <w:marTop w:val="0"/>
              <w:marBottom w:val="0"/>
              <w:divBdr>
                <w:top w:val="none" w:sz="0" w:space="0" w:color="auto"/>
                <w:left w:val="none" w:sz="0" w:space="0" w:color="auto"/>
                <w:bottom w:val="none" w:sz="0" w:space="0" w:color="auto"/>
                <w:right w:val="none" w:sz="0" w:space="0" w:color="auto"/>
              </w:divBdr>
            </w:div>
            <w:div w:id="1164515034">
              <w:marLeft w:val="0"/>
              <w:marRight w:val="0"/>
              <w:marTop w:val="0"/>
              <w:marBottom w:val="0"/>
              <w:divBdr>
                <w:top w:val="none" w:sz="0" w:space="0" w:color="auto"/>
                <w:left w:val="none" w:sz="0" w:space="0" w:color="auto"/>
                <w:bottom w:val="none" w:sz="0" w:space="0" w:color="auto"/>
                <w:right w:val="none" w:sz="0" w:space="0" w:color="auto"/>
              </w:divBdr>
            </w:div>
            <w:div w:id="942998923">
              <w:marLeft w:val="0"/>
              <w:marRight w:val="0"/>
              <w:marTop w:val="0"/>
              <w:marBottom w:val="0"/>
              <w:divBdr>
                <w:top w:val="none" w:sz="0" w:space="0" w:color="auto"/>
                <w:left w:val="none" w:sz="0" w:space="0" w:color="auto"/>
                <w:bottom w:val="none" w:sz="0" w:space="0" w:color="auto"/>
                <w:right w:val="none" w:sz="0" w:space="0" w:color="auto"/>
              </w:divBdr>
            </w:div>
            <w:div w:id="606699493">
              <w:marLeft w:val="0"/>
              <w:marRight w:val="0"/>
              <w:marTop w:val="0"/>
              <w:marBottom w:val="0"/>
              <w:divBdr>
                <w:top w:val="none" w:sz="0" w:space="0" w:color="auto"/>
                <w:left w:val="none" w:sz="0" w:space="0" w:color="auto"/>
                <w:bottom w:val="none" w:sz="0" w:space="0" w:color="auto"/>
                <w:right w:val="none" w:sz="0" w:space="0" w:color="auto"/>
              </w:divBdr>
            </w:div>
            <w:div w:id="782455420">
              <w:marLeft w:val="0"/>
              <w:marRight w:val="0"/>
              <w:marTop w:val="0"/>
              <w:marBottom w:val="0"/>
              <w:divBdr>
                <w:top w:val="none" w:sz="0" w:space="0" w:color="auto"/>
                <w:left w:val="none" w:sz="0" w:space="0" w:color="auto"/>
                <w:bottom w:val="none" w:sz="0" w:space="0" w:color="auto"/>
                <w:right w:val="none" w:sz="0" w:space="0" w:color="auto"/>
              </w:divBdr>
            </w:div>
            <w:div w:id="2051227263">
              <w:marLeft w:val="0"/>
              <w:marRight w:val="0"/>
              <w:marTop w:val="0"/>
              <w:marBottom w:val="0"/>
              <w:divBdr>
                <w:top w:val="none" w:sz="0" w:space="0" w:color="auto"/>
                <w:left w:val="none" w:sz="0" w:space="0" w:color="auto"/>
                <w:bottom w:val="none" w:sz="0" w:space="0" w:color="auto"/>
                <w:right w:val="none" w:sz="0" w:space="0" w:color="auto"/>
              </w:divBdr>
            </w:div>
            <w:div w:id="399449074">
              <w:marLeft w:val="0"/>
              <w:marRight w:val="0"/>
              <w:marTop w:val="0"/>
              <w:marBottom w:val="0"/>
              <w:divBdr>
                <w:top w:val="none" w:sz="0" w:space="0" w:color="auto"/>
                <w:left w:val="none" w:sz="0" w:space="0" w:color="auto"/>
                <w:bottom w:val="none" w:sz="0" w:space="0" w:color="auto"/>
                <w:right w:val="none" w:sz="0" w:space="0" w:color="auto"/>
              </w:divBdr>
            </w:div>
            <w:div w:id="3496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7850">
      <w:bodyDiv w:val="1"/>
      <w:marLeft w:val="0"/>
      <w:marRight w:val="0"/>
      <w:marTop w:val="0"/>
      <w:marBottom w:val="0"/>
      <w:divBdr>
        <w:top w:val="none" w:sz="0" w:space="0" w:color="auto"/>
        <w:left w:val="none" w:sz="0" w:space="0" w:color="auto"/>
        <w:bottom w:val="none" w:sz="0" w:space="0" w:color="auto"/>
        <w:right w:val="none" w:sz="0" w:space="0" w:color="auto"/>
      </w:divBdr>
      <w:divsChild>
        <w:div w:id="1071463851">
          <w:marLeft w:val="0"/>
          <w:marRight w:val="0"/>
          <w:marTop w:val="0"/>
          <w:marBottom w:val="0"/>
          <w:divBdr>
            <w:top w:val="none" w:sz="0" w:space="0" w:color="auto"/>
            <w:left w:val="none" w:sz="0" w:space="0" w:color="auto"/>
            <w:bottom w:val="none" w:sz="0" w:space="0" w:color="auto"/>
            <w:right w:val="none" w:sz="0" w:space="0" w:color="auto"/>
          </w:divBdr>
          <w:divsChild>
            <w:div w:id="1180510052">
              <w:marLeft w:val="0"/>
              <w:marRight w:val="0"/>
              <w:marTop w:val="0"/>
              <w:marBottom w:val="0"/>
              <w:divBdr>
                <w:top w:val="none" w:sz="0" w:space="0" w:color="auto"/>
                <w:left w:val="none" w:sz="0" w:space="0" w:color="auto"/>
                <w:bottom w:val="none" w:sz="0" w:space="0" w:color="auto"/>
                <w:right w:val="none" w:sz="0" w:space="0" w:color="auto"/>
              </w:divBdr>
            </w:div>
            <w:div w:id="880551268">
              <w:marLeft w:val="0"/>
              <w:marRight w:val="0"/>
              <w:marTop w:val="0"/>
              <w:marBottom w:val="0"/>
              <w:divBdr>
                <w:top w:val="none" w:sz="0" w:space="0" w:color="auto"/>
                <w:left w:val="none" w:sz="0" w:space="0" w:color="auto"/>
                <w:bottom w:val="none" w:sz="0" w:space="0" w:color="auto"/>
                <w:right w:val="none" w:sz="0" w:space="0" w:color="auto"/>
              </w:divBdr>
            </w:div>
            <w:div w:id="1085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4089">
      <w:bodyDiv w:val="1"/>
      <w:marLeft w:val="0"/>
      <w:marRight w:val="0"/>
      <w:marTop w:val="0"/>
      <w:marBottom w:val="0"/>
      <w:divBdr>
        <w:top w:val="none" w:sz="0" w:space="0" w:color="auto"/>
        <w:left w:val="none" w:sz="0" w:space="0" w:color="auto"/>
        <w:bottom w:val="none" w:sz="0" w:space="0" w:color="auto"/>
        <w:right w:val="none" w:sz="0" w:space="0" w:color="auto"/>
      </w:divBdr>
      <w:divsChild>
        <w:div w:id="1362626826">
          <w:marLeft w:val="0"/>
          <w:marRight w:val="0"/>
          <w:marTop w:val="0"/>
          <w:marBottom w:val="0"/>
          <w:divBdr>
            <w:top w:val="none" w:sz="0" w:space="0" w:color="auto"/>
            <w:left w:val="none" w:sz="0" w:space="0" w:color="auto"/>
            <w:bottom w:val="none" w:sz="0" w:space="0" w:color="auto"/>
            <w:right w:val="none" w:sz="0" w:space="0" w:color="auto"/>
          </w:divBdr>
          <w:divsChild>
            <w:div w:id="134377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0541">
      <w:bodyDiv w:val="1"/>
      <w:marLeft w:val="0"/>
      <w:marRight w:val="0"/>
      <w:marTop w:val="0"/>
      <w:marBottom w:val="0"/>
      <w:divBdr>
        <w:top w:val="none" w:sz="0" w:space="0" w:color="auto"/>
        <w:left w:val="none" w:sz="0" w:space="0" w:color="auto"/>
        <w:bottom w:val="none" w:sz="0" w:space="0" w:color="auto"/>
        <w:right w:val="none" w:sz="0" w:space="0" w:color="auto"/>
      </w:divBdr>
      <w:divsChild>
        <w:div w:id="264922805">
          <w:marLeft w:val="0"/>
          <w:marRight w:val="0"/>
          <w:marTop w:val="0"/>
          <w:marBottom w:val="0"/>
          <w:divBdr>
            <w:top w:val="none" w:sz="0" w:space="0" w:color="auto"/>
            <w:left w:val="none" w:sz="0" w:space="0" w:color="auto"/>
            <w:bottom w:val="none" w:sz="0" w:space="0" w:color="auto"/>
            <w:right w:val="none" w:sz="0" w:space="0" w:color="auto"/>
          </w:divBdr>
          <w:divsChild>
            <w:div w:id="1039281175">
              <w:marLeft w:val="0"/>
              <w:marRight w:val="0"/>
              <w:marTop w:val="0"/>
              <w:marBottom w:val="0"/>
              <w:divBdr>
                <w:top w:val="none" w:sz="0" w:space="0" w:color="auto"/>
                <w:left w:val="none" w:sz="0" w:space="0" w:color="auto"/>
                <w:bottom w:val="none" w:sz="0" w:space="0" w:color="auto"/>
                <w:right w:val="none" w:sz="0" w:space="0" w:color="auto"/>
              </w:divBdr>
            </w:div>
            <w:div w:id="2020085933">
              <w:marLeft w:val="0"/>
              <w:marRight w:val="0"/>
              <w:marTop w:val="0"/>
              <w:marBottom w:val="0"/>
              <w:divBdr>
                <w:top w:val="none" w:sz="0" w:space="0" w:color="auto"/>
                <w:left w:val="none" w:sz="0" w:space="0" w:color="auto"/>
                <w:bottom w:val="none" w:sz="0" w:space="0" w:color="auto"/>
                <w:right w:val="none" w:sz="0" w:space="0" w:color="auto"/>
              </w:divBdr>
            </w:div>
            <w:div w:id="1498573683">
              <w:marLeft w:val="0"/>
              <w:marRight w:val="0"/>
              <w:marTop w:val="0"/>
              <w:marBottom w:val="0"/>
              <w:divBdr>
                <w:top w:val="none" w:sz="0" w:space="0" w:color="auto"/>
                <w:left w:val="none" w:sz="0" w:space="0" w:color="auto"/>
                <w:bottom w:val="none" w:sz="0" w:space="0" w:color="auto"/>
                <w:right w:val="none" w:sz="0" w:space="0" w:color="auto"/>
              </w:divBdr>
            </w:div>
            <w:div w:id="818500422">
              <w:marLeft w:val="0"/>
              <w:marRight w:val="0"/>
              <w:marTop w:val="0"/>
              <w:marBottom w:val="0"/>
              <w:divBdr>
                <w:top w:val="none" w:sz="0" w:space="0" w:color="auto"/>
                <w:left w:val="none" w:sz="0" w:space="0" w:color="auto"/>
                <w:bottom w:val="none" w:sz="0" w:space="0" w:color="auto"/>
                <w:right w:val="none" w:sz="0" w:space="0" w:color="auto"/>
              </w:divBdr>
            </w:div>
            <w:div w:id="1399205459">
              <w:marLeft w:val="0"/>
              <w:marRight w:val="0"/>
              <w:marTop w:val="0"/>
              <w:marBottom w:val="0"/>
              <w:divBdr>
                <w:top w:val="none" w:sz="0" w:space="0" w:color="auto"/>
                <w:left w:val="none" w:sz="0" w:space="0" w:color="auto"/>
                <w:bottom w:val="none" w:sz="0" w:space="0" w:color="auto"/>
                <w:right w:val="none" w:sz="0" w:space="0" w:color="auto"/>
              </w:divBdr>
            </w:div>
            <w:div w:id="967246341">
              <w:marLeft w:val="0"/>
              <w:marRight w:val="0"/>
              <w:marTop w:val="0"/>
              <w:marBottom w:val="0"/>
              <w:divBdr>
                <w:top w:val="none" w:sz="0" w:space="0" w:color="auto"/>
                <w:left w:val="none" w:sz="0" w:space="0" w:color="auto"/>
                <w:bottom w:val="none" w:sz="0" w:space="0" w:color="auto"/>
                <w:right w:val="none" w:sz="0" w:space="0" w:color="auto"/>
              </w:divBdr>
            </w:div>
            <w:div w:id="2104107130">
              <w:marLeft w:val="0"/>
              <w:marRight w:val="0"/>
              <w:marTop w:val="0"/>
              <w:marBottom w:val="0"/>
              <w:divBdr>
                <w:top w:val="none" w:sz="0" w:space="0" w:color="auto"/>
                <w:left w:val="none" w:sz="0" w:space="0" w:color="auto"/>
                <w:bottom w:val="none" w:sz="0" w:space="0" w:color="auto"/>
                <w:right w:val="none" w:sz="0" w:space="0" w:color="auto"/>
              </w:divBdr>
            </w:div>
            <w:div w:id="61683242">
              <w:marLeft w:val="0"/>
              <w:marRight w:val="0"/>
              <w:marTop w:val="0"/>
              <w:marBottom w:val="0"/>
              <w:divBdr>
                <w:top w:val="none" w:sz="0" w:space="0" w:color="auto"/>
                <w:left w:val="none" w:sz="0" w:space="0" w:color="auto"/>
                <w:bottom w:val="none" w:sz="0" w:space="0" w:color="auto"/>
                <w:right w:val="none" w:sz="0" w:space="0" w:color="auto"/>
              </w:divBdr>
            </w:div>
            <w:div w:id="1858351272">
              <w:marLeft w:val="0"/>
              <w:marRight w:val="0"/>
              <w:marTop w:val="0"/>
              <w:marBottom w:val="0"/>
              <w:divBdr>
                <w:top w:val="none" w:sz="0" w:space="0" w:color="auto"/>
                <w:left w:val="none" w:sz="0" w:space="0" w:color="auto"/>
                <w:bottom w:val="none" w:sz="0" w:space="0" w:color="auto"/>
                <w:right w:val="none" w:sz="0" w:space="0" w:color="auto"/>
              </w:divBdr>
            </w:div>
            <w:div w:id="831145971">
              <w:marLeft w:val="0"/>
              <w:marRight w:val="0"/>
              <w:marTop w:val="0"/>
              <w:marBottom w:val="0"/>
              <w:divBdr>
                <w:top w:val="none" w:sz="0" w:space="0" w:color="auto"/>
                <w:left w:val="none" w:sz="0" w:space="0" w:color="auto"/>
                <w:bottom w:val="none" w:sz="0" w:space="0" w:color="auto"/>
                <w:right w:val="none" w:sz="0" w:space="0" w:color="auto"/>
              </w:divBdr>
            </w:div>
            <w:div w:id="1615362201">
              <w:marLeft w:val="0"/>
              <w:marRight w:val="0"/>
              <w:marTop w:val="0"/>
              <w:marBottom w:val="0"/>
              <w:divBdr>
                <w:top w:val="none" w:sz="0" w:space="0" w:color="auto"/>
                <w:left w:val="none" w:sz="0" w:space="0" w:color="auto"/>
                <w:bottom w:val="none" w:sz="0" w:space="0" w:color="auto"/>
                <w:right w:val="none" w:sz="0" w:space="0" w:color="auto"/>
              </w:divBdr>
            </w:div>
            <w:div w:id="602762983">
              <w:marLeft w:val="0"/>
              <w:marRight w:val="0"/>
              <w:marTop w:val="0"/>
              <w:marBottom w:val="0"/>
              <w:divBdr>
                <w:top w:val="none" w:sz="0" w:space="0" w:color="auto"/>
                <w:left w:val="none" w:sz="0" w:space="0" w:color="auto"/>
                <w:bottom w:val="none" w:sz="0" w:space="0" w:color="auto"/>
                <w:right w:val="none" w:sz="0" w:space="0" w:color="auto"/>
              </w:divBdr>
            </w:div>
            <w:div w:id="778571114">
              <w:marLeft w:val="0"/>
              <w:marRight w:val="0"/>
              <w:marTop w:val="0"/>
              <w:marBottom w:val="0"/>
              <w:divBdr>
                <w:top w:val="none" w:sz="0" w:space="0" w:color="auto"/>
                <w:left w:val="none" w:sz="0" w:space="0" w:color="auto"/>
                <w:bottom w:val="none" w:sz="0" w:space="0" w:color="auto"/>
                <w:right w:val="none" w:sz="0" w:space="0" w:color="auto"/>
              </w:divBdr>
            </w:div>
            <w:div w:id="944851798">
              <w:marLeft w:val="0"/>
              <w:marRight w:val="0"/>
              <w:marTop w:val="0"/>
              <w:marBottom w:val="0"/>
              <w:divBdr>
                <w:top w:val="none" w:sz="0" w:space="0" w:color="auto"/>
                <w:left w:val="none" w:sz="0" w:space="0" w:color="auto"/>
                <w:bottom w:val="none" w:sz="0" w:space="0" w:color="auto"/>
                <w:right w:val="none" w:sz="0" w:space="0" w:color="auto"/>
              </w:divBdr>
            </w:div>
            <w:div w:id="810639232">
              <w:marLeft w:val="0"/>
              <w:marRight w:val="0"/>
              <w:marTop w:val="0"/>
              <w:marBottom w:val="0"/>
              <w:divBdr>
                <w:top w:val="none" w:sz="0" w:space="0" w:color="auto"/>
                <w:left w:val="none" w:sz="0" w:space="0" w:color="auto"/>
                <w:bottom w:val="none" w:sz="0" w:space="0" w:color="auto"/>
                <w:right w:val="none" w:sz="0" w:space="0" w:color="auto"/>
              </w:divBdr>
            </w:div>
            <w:div w:id="1309169156">
              <w:marLeft w:val="0"/>
              <w:marRight w:val="0"/>
              <w:marTop w:val="0"/>
              <w:marBottom w:val="0"/>
              <w:divBdr>
                <w:top w:val="none" w:sz="0" w:space="0" w:color="auto"/>
                <w:left w:val="none" w:sz="0" w:space="0" w:color="auto"/>
                <w:bottom w:val="none" w:sz="0" w:space="0" w:color="auto"/>
                <w:right w:val="none" w:sz="0" w:space="0" w:color="auto"/>
              </w:divBdr>
            </w:div>
            <w:div w:id="1813862074">
              <w:marLeft w:val="0"/>
              <w:marRight w:val="0"/>
              <w:marTop w:val="0"/>
              <w:marBottom w:val="0"/>
              <w:divBdr>
                <w:top w:val="none" w:sz="0" w:space="0" w:color="auto"/>
                <w:left w:val="none" w:sz="0" w:space="0" w:color="auto"/>
                <w:bottom w:val="none" w:sz="0" w:space="0" w:color="auto"/>
                <w:right w:val="none" w:sz="0" w:space="0" w:color="auto"/>
              </w:divBdr>
            </w:div>
            <w:div w:id="921137788">
              <w:marLeft w:val="0"/>
              <w:marRight w:val="0"/>
              <w:marTop w:val="0"/>
              <w:marBottom w:val="0"/>
              <w:divBdr>
                <w:top w:val="none" w:sz="0" w:space="0" w:color="auto"/>
                <w:left w:val="none" w:sz="0" w:space="0" w:color="auto"/>
                <w:bottom w:val="none" w:sz="0" w:space="0" w:color="auto"/>
                <w:right w:val="none" w:sz="0" w:space="0" w:color="auto"/>
              </w:divBdr>
            </w:div>
            <w:div w:id="960917742">
              <w:marLeft w:val="0"/>
              <w:marRight w:val="0"/>
              <w:marTop w:val="0"/>
              <w:marBottom w:val="0"/>
              <w:divBdr>
                <w:top w:val="none" w:sz="0" w:space="0" w:color="auto"/>
                <w:left w:val="none" w:sz="0" w:space="0" w:color="auto"/>
                <w:bottom w:val="none" w:sz="0" w:space="0" w:color="auto"/>
                <w:right w:val="none" w:sz="0" w:space="0" w:color="auto"/>
              </w:divBdr>
            </w:div>
            <w:div w:id="209922246">
              <w:marLeft w:val="0"/>
              <w:marRight w:val="0"/>
              <w:marTop w:val="0"/>
              <w:marBottom w:val="0"/>
              <w:divBdr>
                <w:top w:val="none" w:sz="0" w:space="0" w:color="auto"/>
                <w:left w:val="none" w:sz="0" w:space="0" w:color="auto"/>
                <w:bottom w:val="none" w:sz="0" w:space="0" w:color="auto"/>
                <w:right w:val="none" w:sz="0" w:space="0" w:color="auto"/>
              </w:divBdr>
            </w:div>
            <w:div w:id="1390419901">
              <w:marLeft w:val="0"/>
              <w:marRight w:val="0"/>
              <w:marTop w:val="0"/>
              <w:marBottom w:val="0"/>
              <w:divBdr>
                <w:top w:val="none" w:sz="0" w:space="0" w:color="auto"/>
                <w:left w:val="none" w:sz="0" w:space="0" w:color="auto"/>
                <w:bottom w:val="none" w:sz="0" w:space="0" w:color="auto"/>
                <w:right w:val="none" w:sz="0" w:space="0" w:color="auto"/>
              </w:divBdr>
            </w:div>
            <w:div w:id="535241227">
              <w:marLeft w:val="0"/>
              <w:marRight w:val="0"/>
              <w:marTop w:val="0"/>
              <w:marBottom w:val="0"/>
              <w:divBdr>
                <w:top w:val="none" w:sz="0" w:space="0" w:color="auto"/>
                <w:left w:val="none" w:sz="0" w:space="0" w:color="auto"/>
                <w:bottom w:val="none" w:sz="0" w:space="0" w:color="auto"/>
                <w:right w:val="none" w:sz="0" w:space="0" w:color="auto"/>
              </w:divBdr>
            </w:div>
            <w:div w:id="603534129">
              <w:marLeft w:val="0"/>
              <w:marRight w:val="0"/>
              <w:marTop w:val="0"/>
              <w:marBottom w:val="0"/>
              <w:divBdr>
                <w:top w:val="none" w:sz="0" w:space="0" w:color="auto"/>
                <w:left w:val="none" w:sz="0" w:space="0" w:color="auto"/>
                <w:bottom w:val="none" w:sz="0" w:space="0" w:color="auto"/>
                <w:right w:val="none" w:sz="0" w:space="0" w:color="auto"/>
              </w:divBdr>
            </w:div>
            <w:div w:id="2100901004">
              <w:marLeft w:val="0"/>
              <w:marRight w:val="0"/>
              <w:marTop w:val="0"/>
              <w:marBottom w:val="0"/>
              <w:divBdr>
                <w:top w:val="none" w:sz="0" w:space="0" w:color="auto"/>
                <w:left w:val="none" w:sz="0" w:space="0" w:color="auto"/>
                <w:bottom w:val="none" w:sz="0" w:space="0" w:color="auto"/>
                <w:right w:val="none" w:sz="0" w:space="0" w:color="auto"/>
              </w:divBdr>
            </w:div>
            <w:div w:id="61106182">
              <w:marLeft w:val="0"/>
              <w:marRight w:val="0"/>
              <w:marTop w:val="0"/>
              <w:marBottom w:val="0"/>
              <w:divBdr>
                <w:top w:val="none" w:sz="0" w:space="0" w:color="auto"/>
                <w:left w:val="none" w:sz="0" w:space="0" w:color="auto"/>
                <w:bottom w:val="none" w:sz="0" w:space="0" w:color="auto"/>
                <w:right w:val="none" w:sz="0" w:space="0" w:color="auto"/>
              </w:divBdr>
            </w:div>
            <w:div w:id="1300069340">
              <w:marLeft w:val="0"/>
              <w:marRight w:val="0"/>
              <w:marTop w:val="0"/>
              <w:marBottom w:val="0"/>
              <w:divBdr>
                <w:top w:val="none" w:sz="0" w:space="0" w:color="auto"/>
                <w:left w:val="none" w:sz="0" w:space="0" w:color="auto"/>
                <w:bottom w:val="none" w:sz="0" w:space="0" w:color="auto"/>
                <w:right w:val="none" w:sz="0" w:space="0" w:color="auto"/>
              </w:divBdr>
            </w:div>
            <w:div w:id="1448157024">
              <w:marLeft w:val="0"/>
              <w:marRight w:val="0"/>
              <w:marTop w:val="0"/>
              <w:marBottom w:val="0"/>
              <w:divBdr>
                <w:top w:val="none" w:sz="0" w:space="0" w:color="auto"/>
                <w:left w:val="none" w:sz="0" w:space="0" w:color="auto"/>
                <w:bottom w:val="none" w:sz="0" w:space="0" w:color="auto"/>
                <w:right w:val="none" w:sz="0" w:space="0" w:color="auto"/>
              </w:divBdr>
            </w:div>
            <w:div w:id="1127506453">
              <w:marLeft w:val="0"/>
              <w:marRight w:val="0"/>
              <w:marTop w:val="0"/>
              <w:marBottom w:val="0"/>
              <w:divBdr>
                <w:top w:val="none" w:sz="0" w:space="0" w:color="auto"/>
                <w:left w:val="none" w:sz="0" w:space="0" w:color="auto"/>
                <w:bottom w:val="none" w:sz="0" w:space="0" w:color="auto"/>
                <w:right w:val="none" w:sz="0" w:space="0" w:color="auto"/>
              </w:divBdr>
            </w:div>
            <w:div w:id="1400059002">
              <w:marLeft w:val="0"/>
              <w:marRight w:val="0"/>
              <w:marTop w:val="0"/>
              <w:marBottom w:val="0"/>
              <w:divBdr>
                <w:top w:val="none" w:sz="0" w:space="0" w:color="auto"/>
                <w:left w:val="none" w:sz="0" w:space="0" w:color="auto"/>
                <w:bottom w:val="none" w:sz="0" w:space="0" w:color="auto"/>
                <w:right w:val="none" w:sz="0" w:space="0" w:color="auto"/>
              </w:divBdr>
            </w:div>
            <w:div w:id="1098601701">
              <w:marLeft w:val="0"/>
              <w:marRight w:val="0"/>
              <w:marTop w:val="0"/>
              <w:marBottom w:val="0"/>
              <w:divBdr>
                <w:top w:val="none" w:sz="0" w:space="0" w:color="auto"/>
                <w:left w:val="none" w:sz="0" w:space="0" w:color="auto"/>
                <w:bottom w:val="none" w:sz="0" w:space="0" w:color="auto"/>
                <w:right w:val="none" w:sz="0" w:space="0" w:color="auto"/>
              </w:divBdr>
            </w:div>
            <w:div w:id="1858616622">
              <w:marLeft w:val="0"/>
              <w:marRight w:val="0"/>
              <w:marTop w:val="0"/>
              <w:marBottom w:val="0"/>
              <w:divBdr>
                <w:top w:val="none" w:sz="0" w:space="0" w:color="auto"/>
                <w:left w:val="none" w:sz="0" w:space="0" w:color="auto"/>
                <w:bottom w:val="none" w:sz="0" w:space="0" w:color="auto"/>
                <w:right w:val="none" w:sz="0" w:space="0" w:color="auto"/>
              </w:divBdr>
            </w:div>
            <w:div w:id="808867323">
              <w:marLeft w:val="0"/>
              <w:marRight w:val="0"/>
              <w:marTop w:val="0"/>
              <w:marBottom w:val="0"/>
              <w:divBdr>
                <w:top w:val="none" w:sz="0" w:space="0" w:color="auto"/>
                <w:left w:val="none" w:sz="0" w:space="0" w:color="auto"/>
                <w:bottom w:val="none" w:sz="0" w:space="0" w:color="auto"/>
                <w:right w:val="none" w:sz="0" w:space="0" w:color="auto"/>
              </w:divBdr>
            </w:div>
            <w:div w:id="314726480">
              <w:marLeft w:val="0"/>
              <w:marRight w:val="0"/>
              <w:marTop w:val="0"/>
              <w:marBottom w:val="0"/>
              <w:divBdr>
                <w:top w:val="none" w:sz="0" w:space="0" w:color="auto"/>
                <w:left w:val="none" w:sz="0" w:space="0" w:color="auto"/>
                <w:bottom w:val="none" w:sz="0" w:space="0" w:color="auto"/>
                <w:right w:val="none" w:sz="0" w:space="0" w:color="auto"/>
              </w:divBdr>
            </w:div>
            <w:div w:id="648750031">
              <w:marLeft w:val="0"/>
              <w:marRight w:val="0"/>
              <w:marTop w:val="0"/>
              <w:marBottom w:val="0"/>
              <w:divBdr>
                <w:top w:val="none" w:sz="0" w:space="0" w:color="auto"/>
                <w:left w:val="none" w:sz="0" w:space="0" w:color="auto"/>
                <w:bottom w:val="none" w:sz="0" w:space="0" w:color="auto"/>
                <w:right w:val="none" w:sz="0" w:space="0" w:color="auto"/>
              </w:divBdr>
            </w:div>
            <w:div w:id="1475025247">
              <w:marLeft w:val="0"/>
              <w:marRight w:val="0"/>
              <w:marTop w:val="0"/>
              <w:marBottom w:val="0"/>
              <w:divBdr>
                <w:top w:val="none" w:sz="0" w:space="0" w:color="auto"/>
                <w:left w:val="none" w:sz="0" w:space="0" w:color="auto"/>
                <w:bottom w:val="none" w:sz="0" w:space="0" w:color="auto"/>
                <w:right w:val="none" w:sz="0" w:space="0" w:color="auto"/>
              </w:divBdr>
            </w:div>
            <w:div w:id="1654220352">
              <w:marLeft w:val="0"/>
              <w:marRight w:val="0"/>
              <w:marTop w:val="0"/>
              <w:marBottom w:val="0"/>
              <w:divBdr>
                <w:top w:val="none" w:sz="0" w:space="0" w:color="auto"/>
                <w:left w:val="none" w:sz="0" w:space="0" w:color="auto"/>
                <w:bottom w:val="none" w:sz="0" w:space="0" w:color="auto"/>
                <w:right w:val="none" w:sz="0" w:space="0" w:color="auto"/>
              </w:divBdr>
            </w:div>
            <w:div w:id="1455057041">
              <w:marLeft w:val="0"/>
              <w:marRight w:val="0"/>
              <w:marTop w:val="0"/>
              <w:marBottom w:val="0"/>
              <w:divBdr>
                <w:top w:val="none" w:sz="0" w:space="0" w:color="auto"/>
                <w:left w:val="none" w:sz="0" w:space="0" w:color="auto"/>
                <w:bottom w:val="none" w:sz="0" w:space="0" w:color="auto"/>
                <w:right w:val="none" w:sz="0" w:space="0" w:color="auto"/>
              </w:divBdr>
            </w:div>
            <w:div w:id="670330894">
              <w:marLeft w:val="0"/>
              <w:marRight w:val="0"/>
              <w:marTop w:val="0"/>
              <w:marBottom w:val="0"/>
              <w:divBdr>
                <w:top w:val="none" w:sz="0" w:space="0" w:color="auto"/>
                <w:left w:val="none" w:sz="0" w:space="0" w:color="auto"/>
                <w:bottom w:val="none" w:sz="0" w:space="0" w:color="auto"/>
                <w:right w:val="none" w:sz="0" w:space="0" w:color="auto"/>
              </w:divBdr>
            </w:div>
            <w:div w:id="1883323066">
              <w:marLeft w:val="0"/>
              <w:marRight w:val="0"/>
              <w:marTop w:val="0"/>
              <w:marBottom w:val="0"/>
              <w:divBdr>
                <w:top w:val="none" w:sz="0" w:space="0" w:color="auto"/>
                <w:left w:val="none" w:sz="0" w:space="0" w:color="auto"/>
                <w:bottom w:val="none" w:sz="0" w:space="0" w:color="auto"/>
                <w:right w:val="none" w:sz="0" w:space="0" w:color="auto"/>
              </w:divBdr>
            </w:div>
            <w:div w:id="2084569392">
              <w:marLeft w:val="0"/>
              <w:marRight w:val="0"/>
              <w:marTop w:val="0"/>
              <w:marBottom w:val="0"/>
              <w:divBdr>
                <w:top w:val="none" w:sz="0" w:space="0" w:color="auto"/>
                <w:left w:val="none" w:sz="0" w:space="0" w:color="auto"/>
                <w:bottom w:val="none" w:sz="0" w:space="0" w:color="auto"/>
                <w:right w:val="none" w:sz="0" w:space="0" w:color="auto"/>
              </w:divBdr>
            </w:div>
            <w:div w:id="374240474">
              <w:marLeft w:val="0"/>
              <w:marRight w:val="0"/>
              <w:marTop w:val="0"/>
              <w:marBottom w:val="0"/>
              <w:divBdr>
                <w:top w:val="none" w:sz="0" w:space="0" w:color="auto"/>
                <w:left w:val="none" w:sz="0" w:space="0" w:color="auto"/>
                <w:bottom w:val="none" w:sz="0" w:space="0" w:color="auto"/>
                <w:right w:val="none" w:sz="0" w:space="0" w:color="auto"/>
              </w:divBdr>
            </w:div>
            <w:div w:id="1795557977">
              <w:marLeft w:val="0"/>
              <w:marRight w:val="0"/>
              <w:marTop w:val="0"/>
              <w:marBottom w:val="0"/>
              <w:divBdr>
                <w:top w:val="none" w:sz="0" w:space="0" w:color="auto"/>
                <w:left w:val="none" w:sz="0" w:space="0" w:color="auto"/>
                <w:bottom w:val="none" w:sz="0" w:space="0" w:color="auto"/>
                <w:right w:val="none" w:sz="0" w:space="0" w:color="auto"/>
              </w:divBdr>
            </w:div>
            <w:div w:id="2027175946">
              <w:marLeft w:val="0"/>
              <w:marRight w:val="0"/>
              <w:marTop w:val="0"/>
              <w:marBottom w:val="0"/>
              <w:divBdr>
                <w:top w:val="none" w:sz="0" w:space="0" w:color="auto"/>
                <w:left w:val="none" w:sz="0" w:space="0" w:color="auto"/>
                <w:bottom w:val="none" w:sz="0" w:space="0" w:color="auto"/>
                <w:right w:val="none" w:sz="0" w:space="0" w:color="auto"/>
              </w:divBdr>
            </w:div>
            <w:div w:id="1483350211">
              <w:marLeft w:val="0"/>
              <w:marRight w:val="0"/>
              <w:marTop w:val="0"/>
              <w:marBottom w:val="0"/>
              <w:divBdr>
                <w:top w:val="none" w:sz="0" w:space="0" w:color="auto"/>
                <w:left w:val="none" w:sz="0" w:space="0" w:color="auto"/>
                <w:bottom w:val="none" w:sz="0" w:space="0" w:color="auto"/>
                <w:right w:val="none" w:sz="0" w:space="0" w:color="auto"/>
              </w:divBdr>
            </w:div>
            <w:div w:id="1604730183">
              <w:marLeft w:val="0"/>
              <w:marRight w:val="0"/>
              <w:marTop w:val="0"/>
              <w:marBottom w:val="0"/>
              <w:divBdr>
                <w:top w:val="none" w:sz="0" w:space="0" w:color="auto"/>
                <w:left w:val="none" w:sz="0" w:space="0" w:color="auto"/>
                <w:bottom w:val="none" w:sz="0" w:space="0" w:color="auto"/>
                <w:right w:val="none" w:sz="0" w:space="0" w:color="auto"/>
              </w:divBdr>
            </w:div>
            <w:div w:id="1510292956">
              <w:marLeft w:val="0"/>
              <w:marRight w:val="0"/>
              <w:marTop w:val="0"/>
              <w:marBottom w:val="0"/>
              <w:divBdr>
                <w:top w:val="none" w:sz="0" w:space="0" w:color="auto"/>
                <w:left w:val="none" w:sz="0" w:space="0" w:color="auto"/>
                <w:bottom w:val="none" w:sz="0" w:space="0" w:color="auto"/>
                <w:right w:val="none" w:sz="0" w:space="0" w:color="auto"/>
              </w:divBdr>
            </w:div>
            <w:div w:id="1138763733">
              <w:marLeft w:val="0"/>
              <w:marRight w:val="0"/>
              <w:marTop w:val="0"/>
              <w:marBottom w:val="0"/>
              <w:divBdr>
                <w:top w:val="none" w:sz="0" w:space="0" w:color="auto"/>
                <w:left w:val="none" w:sz="0" w:space="0" w:color="auto"/>
                <w:bottom w:val="none" w:sz="0" w:space="0" w:color="auto"/>
                <w:right w:val="none" w:sz="0" w:space="0" w:color="auto"/>
              </w:divBdr>
            </w:div>
            <w:div w:id="530923212">
              <w:marLeft w:val="0"/>
              <w:marRight w:val="0"/>
              <w:marTop w:val="0"/>
              <w:marBottom w:val="0"/>
              <w:divBdr>
                <w:top w:val="none" w:sz="0" w:space="0" w:color="auto"/>
                <w:left w:val="none" w:sz="0" w:space="0" w:color="auto"/>
                <w:bottom w:val="none" w:sz="0" w:space="0" w:color="auto"/>
                <w:right w:val="none" w:sz="0" w:space="0" w:color="auto"/>
              </w:divBdr>
            </w:div>
            <w:div w:id="1066606099">
              <w:marLeft w:val="0"/>
              <w:marRight w:val="0"/>
              <w:marTop w:val="0"/>
              <w:marBottom w:val="0"/>
              <w:divBdr>
                <w:top w:val="none" w:sz="0" w:space="0" w:color="auto"/>
                <w:left w:val="none" w:sz="0" w:space="0" w:color="auto"/>
                <w:bottom w:val="none" w:sz="0" w:space="0" w:color="auto"/>
                <w:right w:val="none" w:sz="0" w:space="0" w:color="auto"/>
              </w:divBdr>
            </w:div>
            <w:div w:id="1536189300">
              <w:marLeft w:val="0"/>
              <w:marRight w:val="0"/>
              <w:marTop w:val="0"/>
              <w:marBottom w:val="0"/>
              <w:divBdr>
                <w:top w:val="none" w:sz="0" w:space="0" w:color="auto"/>
                <w:left w:val="none" w:sz="0" w:space="0" w:color="auto"/>
                <w:bottom w:val="none" w:sz="0" w:space="0" w:color="auto"/>
                <w:right w:val="none" w:sz="0" w:space="0" w:color="auto"/>
              </w:divBdr>
            </w:div>
            <w:div w:id="16858746">
              <w:marLeft w:val="0"/>
              <w:marRight w:val="0"/>
              <w:marTop w:val="0"/>
              <w:marBottom w:val="0"/>
              <w:divBdr>
                <w:top w:val="none" w:sz="0" w:space="0" w:color="auto"/>
                <w:left w:val="none" w:sz="0" w:space="0" w:color="auto"/>
                <w:bottom w:val="none" w:sz="0" w:space="0" w:color="auto"/>
                <w:right w:val="none" w:sz="0" w:space="0" w:color="auto"/>
              </w:divBdr>
            </w:div>
            <w:div w:id="1867982744">
              <w:marLeft w:val="0"/>
              <w:marRight w:val="0"/>
              <w:marTop w:val="0"/>
              <w:marBottom w:val="0"/>
              <w:divBdr>
                <w:top w:val="none" w:sz="0" w:space="0" w:color="auto"/>
                <w:left w:val="none" w:sz="0" w:space="0" w:color="auto"/>
                <w:bottom w:val="none" w:sz="0" w:space="0" w:color="auto"/>
                <w:right w:val="none" w:sz="0" w:space="0" w:color="auto"/>
              </w:divBdr>
            </w:div>
            <w:div w:id="338504776">
              <w:marLeft w:val="0"/>
              <w:marRight w:val="0"/>
              <w:marTop w:val="0"/>
              <w:marBottom w:val="0"/>
              <w:divBdr>
                <w:top w:val="none" w:sz="0" w:space="0" w:color="auto"/>
                <w:left w:val="none" w:sz="0" w:space="0" w:color="auto"/>
                <w:bottom w:val="none" w:sz="0" w:space="0" w:color="auto"/>
                <w:right w:val="none" w:sz="0" w:space="0" w:color="auto"/>
              </w:divBdr>
            </w:div>
            <w:div w:id="1234124369">
              <w:marLeft w:val="0"/>
              <w:marRight w:val="0"/>
              <w:marTop w:val="0"/>
              <w:marBottom w:val="0"/>
              <w:divBdr>
                <w:top w:val="none" w:sz="0" w:space="0" w:color="auto"/>
                <w:left w:val="none" w:sz="0" w:space="0" w:color="auto"/>
                <w:bottom w:val="none" w:sz="0" w:space="0" w:color="auto"/>
                <w:right w:val="none" w:sz="0" w:space="0" w:color="auto"/>
              </w:divBdr>
            </w:div>
            <w:div w:id="1383485010">
              <w:marLeft w:val="0"/>
              <w:marRight w:val="0"/>
              <w:marTop w:val="0"/>
              <w:marBottom w:val="0"/>
              <w:divBdr>
                <w:top w:val="none" w:sz="0" w:space="0" w:color="auto"/>
                <w:left w:val="none" w:sz="0" w:space="0" w:color="auto"/>
                <w:bottom w:val="none" w:sz="0" w:space="0" w:color="auto"/>
                <w:right w:val="none" w:sz="0" w:space="0" w:color="auto"/>
              </w:divBdr>
            </w:div>
            <w:div w:id="1258782634">
              <w:marLeft w:val="0"/>
              <w:marRight w:val="0"/>
              <w:marTop w:val="0"/>
              <w:marBottom w:val="0"/>
              <w:divBdr>
                <w:top w:val="none" w:sz="0" w:space="0" w:color="auto"/>
                <w:left w:val="none" w:sz="0" w:space="0" w:color="auto"/>
                <w:bottom w:val="none" w:sz="0" w:space="0" w:color="auto"/>
                <w:right w:val="none" w:sz="0" w:space="0" w:color="auto"/>
              </w:divBdr>
            </w:div>
            <w:div w:id="1071655367">
              <w:marLeft w:val="0"/>
              <w:marRight w:val="0"/>
              <w:marTop w:val="0"/>
              <w:marBottom w:val="0"/>
              <w:divBdr>
                <w:top w:val="none" w:sz="0" w:space="0" w:color="auto"/>
                <w:left w:val="none" w:sz="0" w:space="0" w:color="auto"/>
                <w:bottom w:val="none" w:sz="0" w:space="0" w:color="auto"/>
                <w:right w:val="none" w:sz="0" w:space="0" w:color="auto"/>
              </w:divBdr>
            </w:div>
            <w:div w:id="1540584380">
              <w:marLeft w:val="0"/>
              <w:marRight w:val="0"/>
              <w:marTop w:val="0"/>
              <w:marBottom w:val="0"/>
              <w:divBdr>
                <w:top w:val="none" w:sz="0" w:space="0" w:color="auto"/>
                <w:left w:val="none" w:sz="0" w:space="0" w:color="auto"/>
                <w:bottom w:val="none" w:sz="0" w:space="0" w:color="auto"/>
                <w:right w:val="none" w:sz="0" w:space="0" w:color="auto"/>
              </w:divBdr>
            </w:div>
            <w:div w:id="762725731">
              <w:marLeft w:val="0"/>
              <w:marRight w:val="0"/>
              <w:marTop w:val="0"/>
              <w:marBottom w:val="0"/>
              <w:divBdr>
                <w:top w:val="none" w:sz="0" w:space="0" w:color="auto"/>
                <w:left w:val="none" w:sz="0" w:space="0" w:color="auto"/>
                <w:bottom w:val="none" w:sz="0" w:space="0" w:color="auto"/>
                <w:right w:val="none" w:sz="0" w:space="0" w:color="auto"/>
              </w:divBdr>
            </w:div>
            <w:div w:id="281156338">
              <w:marLeft w:val="0"/>
              <w:marRight w:val="0"/>
              <w:marTop w:val="0"/>
              <w:marBottom w:val="0"/>
              <w:divBdr>
                <w:top w:val="none" w:sz="0" w:space="0" w:color="auto"/>
                <w:left w:val="none" w:sz="0" w:space="0" w:color="auto"/>
                <w:bottom w:val="none" w:sz="0" w:space="0" w:color="auto"/>
                <w:right w:val="none" w:sz="0" w:space="0" w:color="auto"/>
              </w:divBdr>
            </w:div>
            <w:div w:id="1363476688">
              <w:marLeft w:val="0"/>
              <w:marRight w:val="0"/>
              <w:marTop w:val="0"/>
              <w:marBottom w:val="0"/>
              <w:divBdr>
                <w:top w:val="none" w:sz="0" w:space="0" w:color="auto"/>
                <w:left w:val="none" w:sz="0" w:space="0" w:color="auto"/>
                <w:bottom w:val="none" w:sz="0" w:space="0" w:color="auto"/>
                <w:right w:val="none" w:sz="0" w:space="0" w:color="auto"/>
              </w:divBdr>
            </w:div>
            <w:div w:id="1084451983">
              <w:marLeft w:val="0"/>
              <w:marRight w:val="0"/>
              <w:marTop w:val="0"/>
              <w:marBottom w:val="0"/>
              <w:divBdr>
                <w:top w:val="none" w:sz="0" w:space="0" w:color="auto"/>
                <w:left w:val="none" w:sz="0" w:space="0" w:color="auto"/>
                <w:bottom w:val="none" w:sz="0" w:space="0" w:color="auto"/>
                <w:right w:val="none" w:sz="0" w:space="0" w:color="auto"/>
              </w:divBdr>
            </w:div>
            <w:div w:id="1079016060">
              <w:marLeft w:val="0"/>
              <w:marRight w:val="0"/>
              <w:marTop w:val="0"/>
              <w:marBottom w:val="0"/>
              <w:divBdr>
                <w:top w:val="none" w:sz="0" w:space="0" w:color="auto"/>
                <w:left w:val="none" w:sz="0" w:space="0" w:color="auto"/>
                <w:bottom w:val="none" w:sz="0" w:space="0" w:color="auto"/>
                <w:right w:val="none" w:sz="0" w:space="0" w:color="auto"/>
              </w:divBdr>
            </w:div>
            <w:div w:id="42338518">
              <w:marLeft w:val="0"/>
              <w:marRight w:val="0"/>
              <w:marTop w:val="0"/>
              <w:marBottom w:val="0"/>
              <w:divBdr>
                <w:top w:val="none" w:sz="0" w:space="0" w:color="auto"/>
                <w:left w:val="none" w:sz="0" w:space="0" w:color="auto"/>
                <w:bottom w:val="none" w:sz="0" w:space="0" w:color="auto"/>
                <w:right w:val="none" w:sz="0" w:space="0" w:color="auto"/>
              </w:divBdr>
            </w:div>
            <w:div w:id="319848062">
              <w:marLeft w:val="0"/>
              <w:marRight w:val="0"/>
              <w:marTop w:val="0"/>
              <w:marBottom w:val="0"/>
              <w:divBdr>
                <w:top w:val="none" w:sz="0" w:space="0" w:color="auto"/>
                <w:left w:val="none" w:sz="0" w:space="0" w:color="auto"/>
                <w:bottom w:val="none" w:sz="0" w:space="0" w:color="auto"/>
                <w:right w:val="none" w:sz="0" w:space="0" w:color="auto"/>
              </w:divBdr>
            </w:div>
            <w:div w:id="1716659780">
              <w:marLeft w:val="0"/>
              <w:marRight w:val="0"/>
              <w:marTop w:val="0"/>
              <w:marBottom w:val="0"/>
              <w:divBdr>
                <w:top w:val="none" w:sz="0" w:space="0" w:color="auto"/>
                <w:left w:val="none" w:sz="0" w:space="0" w:color="auto"/>
                <w:bottom w:val="none" w:sz="0" w:space="0" w:color="auto"/>
                <w:right w:val="none" w:sz="0" w:space="0" w:color="auto"/>
              </w:divBdr>
            </w:div>
            <w:div w:id="185869472">
              <w:marLeft w:val="0"/>
              <w:marRight w:val="0"/>
              <w:marTop w:val="0"/>
              <w:marBottom w:val="0"/>
              <w:divBdr>
                <w:top w:val="none" w:sz="0" w:space="0" w:color="auto"/>
                <w:left w:val="none" w:sz="0" w:space="0" w:color="auto"/>
                <w:bottom w:val="none" w:sz="0" w:space="0" w:color="auto"/>
                <w:right w:val="none" w:sz="0" w:space="0" w:color="auto"/>
              </w:divBdr>
            </w:div>
            <w:div w:id="7187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89160">
      <w:bodyDiv w:val="1"/>
      <w:marLeft w:val="0"/>
      <w:marRight w:val="0"/>
      <w:marTop w:val="0"/>
      <w:marBottom w:val="0"/>
      <w:divBdr>
        <w:top w:val="none" w:sz="0" w:space="0" w:color="auto"/>
        <w:left w:val="none" w:sz="0" w:space="0" w:color="auto"/>
        <w:bottom w:val="none" w:sz="0" w:space="0" w:color="auto"/>
        <w:right w:val="none" w:sz="0" w:space="0" w:color="auto"/>
      </w:divBdr>
      <w:divsChild>
        <w:div w:id="2113015648">
          <w:marLeft w:val="0"/>
          <w:marRight w:val="0"/>
          <w:marTop w:val="0"/>
          <w:marBottom w:val="0"/>
          <w:divBdr>
            <w:top w:val="none" w:sz="0" w:space="0" w:color="auto"/>
            <w:left w:val="none" w:sz="0" w:space="0" w:color="auto"/>
            <w:bottom w:val="none" w:sz="0" w:space="0" w:color="auto"/>
            <w:right w:val="none" w:sz="0" w:space="0" w:color="auto"/>
          </w:divBdr>
          <w:divsChild>
            <w:div w:id="939140734">
              <w:marLeft w:val="0"/>
              <w:marRight w:val="0"/>
              <w:marTop w:val="0"/>
              <w:marBottom w:val="0"/>
              <w:divBdr>
                <w:top w:val="none" w:sz="0" w:space="0" w:color="auto"/>
                <w:left w:val="none" w:sz="0" w:space="0" w:color="auto"/>
                <w:bottom w:val="none" w:sz="0" w:space="0" w:color="auto"/>
                <w:right w:val="none" w:sz="0" w:space="0" w:color="auto"/>
              </w:divBdr>
            </w:div>
            <w:div w:id="925071622">
              <w:marLeft w:val="0"/>
              <w:marRight w:val="0"/>
              <w:marTop w:val="0"/>
              <w:marBottom w:val="0"/>
              <w:divBdr>
                <w:top w:val="none" w:sz="0" w:space="0" w:color="auto"/>
                <w:left w:val="none" w:sz="0" w:space="0" w:color="auto"/>
                <w:bottom w:val="none" w:sz="0" w:space="0" w:color="auto"/>
                <w:right w:val="none" w:sz="0" w:space="0" w:color="auto"/>
              </w:divBdr>
            </w:div>
            <w:div w:id="3978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5064">
      <w:bodyDiv w:val="1"/>
      <w:marLeft w:val="0"/>
      <w:marRight w:val="0"/>
      <w:marTop w:val="0"/>
      <w:marBottom w:val="0"/>
      <w:divBdr>
        <w:top w:val="none" w:sz="0" w:space="0" w:color="auto"/>
        <w:left w:val="none" w:sz="0" w:space="0" w:color="auto"/>
        <w:bottom w:val="none" w:sz="0" w:space="0" w:color="auto"/>
        <w:right w:val="none" w:sz="0" w:space="0" w:color="auto"/>
      </w:divBdr>
      <w:divsChild>
        <w:div w:id="1983461232">
          <w:marLeft w:val="0"/>
          <w:marRight w:val="0"/>
          <w:marTop w:val="0"/>
          <w:marBottom w:val="0"/>
          <w:divBdr>
            <w:top w:val="none" w:sz="0" w:space="0" w:color="auto"/>
            <w:left w:val="none" w:sz="0" w:space="0" w:color="auto"/>
            <w:bottom w:val="none" w:sz="0" w:space="0" w:color="auto"/>
            <w:right w:val="none" w:sz="0" w:space="0" w:color="auto"/>
          </w:divBdr>
          <w:divsChild>
            <w:div w:id="936643804">
              <w:marLeft w:val="0"/>
              <w:marRight w:val="0"/>
              <w:marTop w:val="0"/>
              <w:marBottom w:val="0"/>
              <w:divBdr>
                <w:top w:val="none" w:sz="0" w:space="0" w:color="auto"/>
                <w:left w:val="none" w:sz="0" w:space="0" w:color="auto"/>
                <w:bottom w:val="none" w:sz="0" w:space="0" w:color="auto"/>
                <w:right w:val="none" w:sz="0" w:space="0" w:color="auto"/>
              </w:divBdr>
            </w:div>
            <w:div w:id="1582179632">
              <w:marLeft w:val="0"/>
              <w:marRight w:val="0"/>
              <w:marTop w:val="0"/>
              <w:marBottom w:val="0"/>
              <w:divBdr>
                <w:top w:val="none" w:sz="0" w:space="0" w:color="auto"/>
                <w:left w:val="none" w:sz="0" w:space="0" w:color="auto"/>
                <w:bottom w:val="none" w:sz="0" w:space="0" w:color="auto"/>
                <w:right w:val="none" w:sz="0" w:space="0" w:color="auto"/>
              </w:divBdr>
            </w:div>
            <w:div w:id="1018240086">
              <w:marLeft w:val="0"/>
              <w:marRight w:val="0"/>
              <w:marTop w:val="0"/>
              <w:marBottom w:val="0"/>
              <w:divBdr>
                <w:top w:val="none" w:sz="0" w:space="0" w:color="auto"/>
                <w:left w:val="none" w:sz="0" w:space="0" w:color="auto"/>
                <w:bottom w:val="none" w:sz="0" w:space="0" w:color="auto"/>
                <w:right w:val="none" w:sz="0" w:space="0" w:color="auto"/>
              </w:divBdr>
            </w:div>
            <w:div w:id="212156749">
              <w:marLeft w:val="0"/>
              <w:marRight w:val="0"/>
              <w:marTop w:val="0"/>
              <w:marBottom w:val="0"/>
              <w:divBdr>
                <w:top w:val="none" w:sz="0" w:space="0" w:color="auto"/>
                <w:left w:val="none" w:sz="0" w:space="0" w:color="auto"/>
                <w:bottom w:val="none" w:sz="0" w:space="0" w:color="auto"/>
                <w:right w:val="none" w:sz="0" w:space="0" w:color="auto"/>
              </w:divBdr>
            </w:div>
            <w:div w:id="823622346">
              <w:marLeft w:val="0"/>
              <w:marRight w:val="0"/>
              <w:marTop w:val="0"/>
              <w:marBottom w:val="0"/>
              <w:divBdr>
                <w:top w:val="none" w:sz="0" w:space="0" w:color="auto"/>
                <w:left w:val="none" w:sz="0" w:space="0" w:color="auto"/>
                <w:bottom w:val="none" w:sz="0" w:space="0" w:color="auto"/>
                <w:right w:val="none" w:sz="0" w:space="0" w:color="auto"/>
              </w:divBdr>
            </w:div>
            <w:div w:id="1149008173">
              <w:marLeft w:val="0"/>
              <w:marRight w:val="0"/>
              <w:marTop w:val="0"/>
              <w:marBottom w:val="0"/>
              <w:divBdr>
                <w:top w:val="none" w:sz="0" w:space="0" w:color="auto"/>
                <w:left w:val="none" w:sz="0" w:space="0" w:color="auto"/>
                <w:bottom w:val="none" w:sz="0" w:space="0" w:color="auto"/>
                <w:right w:val="none" w:sz="0" w:space="0" w:color="auto"/>
              </w:divBdr>
            </w:div>
            <w:div w:id="1775511526">
              <w:marLeft w:val="0"/>
              <w:marRight w:val="0"/>
              <w:marTop w:val="0"/>
              <w:marBottom w:val="0"/>
              <w:divBdr>
                <w:top w:val="none" w:sz="0" w:space="0" w:color="auto"/>
                <w:left w:val="none" w:sz="0" w:space="0" w:color="auto"/>
                <w:bottom w:val="none" w:sz="0" w:space="0" w:color="auto"/>
                <w:right w:val="none" w:sz="0" w:space="0" w:color="auto"/>
              </w:divBdr>
            </w:div>
            <w:div w:id="861208701">
              <w:marLeft w:val="0"/>
              <w:marRight w:val="0"/>
              <w:marTop w:val="0"/>
              <w:marBottom w:val="0"/>
              <w:divBdr>
                <w:top w:val="none" w:sz="0" w:space="0" w:color="auto"/>
                <w:left w:val="none" w:sz="0" w:space="0" w:color="auto"/>
                <w:bottom w:val="none" w:sz="0" w:space="0" w:color="auto"/>
                <w:right w:val="none" w:sz="0" w:space="0" w:color="auto"/>
              </w:divBdr>
            </w:div>
            <w:div w:id="1190342197">
              <w:marLeft w:val="0"/>
              <w:marRight w:val="0"/>
              <w:marTop w:val="0"/>
              <w:marBottom w:val="0"/>
              <w:divBdr>
                <w:top w:val="none" w:sz="0" w:space="0" w:color="auto"/>
                <w:left w:val="none" w:sz="0" w:space="0" w:color="auto"/>
                <w:bottom w:val="none" w:sz="0" w:space="0" w:color="auto"/>
                <w:right w:val="none" w:sz="0" w:space="0" w:color="auto"/>
              </w:divBdr>
            </w:div>
            <w:div w:id="961961672">
              <w:marLeft w:val="0"/>
              <w:marRight w:val="0"/>
              <w:marTop w:val="0"/>
              <w:marBottom w:val="0"/>
              <w:divBdr>
                <w:top w:val="none" w:sz="0" w:space="0" w:color="auto"/>
                <w:left w:val="none" w:sz="0" w:space="0" w:color="auto"/>
                <w:bottom w:val="none" w:sz="0" w:space="0" w:color="auto"/>
                <w:right w:val="none" w:sz="0" w:space="0" w:color="auto"/>
              </w:divBdr>
            </w:div>
            <w:div w:id="994843181">
              <w:marLeft w:val="0"/>
              <w:marRight w:val="0"/>
              <w:marTop w:val="0"/>
              <w:marBottom w:val="0"/>
              <w:divBdr>
                <w:top w:val="none" w:sz="0" w:space="0" w:color="auto"/>
                <w:left w:val="none" w:sz="0" w:space="0" w:color="auto"/>
                <w:bottom w:val="none" w:sz="0" w:space="0" w:color="auto"/>
                <w:right w:val="none" w:sz="0" w:space="0" w:color="auto"/>
              </w:divBdr>
            </w:div>
            <w:div w:id="865948638">
              <w:marLeft w:val="0"/>
              <w:marRight w:val="0"/>
              <w:marTop w:val="0"/>
              <w:marBottom w:val="0"/>
              <w:divBdr>
                <w:top w:val="none" w:sz="0" w:space="0" w:color="auto"/>
                <w:left w:val="none" w:sz="0" w:space="0" w:color="auto"/>
                <w:bottom w:val="none" w:sz="0" w:space="0" w:color="auto"/>
                <w:right w:val="none" w:sz="0" w:space="0" w:color="auto"/>
              </w:divBdr>
            </w:div>
            <w:div w:id="288438621">
              <w:marLeft w:val="0"/>
              <w:marRight w:val="0"/>
              <w:marTop w:val="0"/>
              <w:marBottom w:val="0"/>
              <w:divBdr>
                <w:top w:val="none" w:sz="0" w:space="0" w:color="auto"/>
                <w:left w:val="none" w:sz="0" w:space="0" w:color="auto"/>
                <w:bottom w:val="none" w:sz="0" w:space="0" w:color="auto"/>
                <w:right w:val="none" w:sz="0" w:space="0" w:color="auto"/>
              </w:divBdr>
            </w:div>
            <w:div w:id="1194270326">
              <w:marLeft w:val="0"/>
              <w:marRight w:val="0"/>
              <w:marTop w:val="0"/>
              <w:marBottom w:val="0"/>
              <w:divBdr>
                <w:top w:val="none" w:sz="0" w:space="0" w:color="auto"/>
                <w:left w:val="none" w:sz="0" w:space="0" w:color="auto"/>
                <w:bottom w:val="none" w:sz="0" w:space="0" w:color="auto"/>
                <w:right w:val="none" w:sz="0" w:space="0" w:color="auto"/>
              </w:divBdr>
            </w:div>
            <w:div w:id="466704482">
              <w:marLeft w:val="0"/>
              <w:marRight w:val="0"/>
              <w:marTop w:val="0"/>
              <w:marBottom w:val="0"/>
              <w:divBdr>
                <w:top w:val="none" w:sz="0" w:space="0" w:color="auto"/>
                <w:left w:val="none" w:sz="0" w:space="0" w:color="auto"/>
                <w:bottom w:val="none" w:sz="0" w:space="0" w:color="auto"/>
                <w:right w:val="none" w:sz="0" w:space="0" w:color="auto"/>
              </w:divBdr>
            </w:div>
            <w:div w:id="1476485938">
              <w:marLeft w:val="0"/>
              <w:marRight w:val="0"/>
              <w:marTop w:val="0"/>
              <w:marBottom w:val="0"/>
              <w:divBdr>
                <w:top w:val="none" w:sz="0" w:space="0" w:color="auto"/>
                <w:left w:val="none" w:sz="0" w:space="0" w:color="auto"/>
                <w:bottom w:val="none" w:sz="0" w:space="0" w:color="auto"/>
                <w:right w:val="none" w:sz="0" w:space="0" w:color="auto"/>
              </w:divBdr>
            </w:div>
            <w:div w:id="556867318">
              <w:marLeft w:val="0"/>
              <w:marRight w:val="0"/>
              <w:marTop w:val="0"/>
              <w:marBottom w:val="0"/>
              <w:divBdr>
                <w:top w:val="none" w:sz="0" w:space="0" w:color="auto"/>
                <w:left w:val="none" w:sz="0" w:space="0" w:color="auto"/>
                <w:bottom w:val="none" w:sz="0" w:space="0" w:color="auto"/>
                <w:right w:val="none" w:sz="0" w:space="0" w:color="auto"/>
              </w:divBdr>
            </w:div>
            <w:div w:id="1627619225">
              <w:marLeft w:val="0"/>
              <w:marRight w:val="0"/>
              <w:marTop w:val="0"/>
              <w:marBottom w:val="0"/>
              <w:divBdr>
                <w:top w:val="none" w:sz="0" w:space="0" w:color="auto"/>
                <w:left w:val="none" w:sz="0" w:space="0" w:color="auto"/>
                <w:bottom w:val="none" w:sz="0" w:space="0" w:color="auto"/>
                <w:right w:val="none" w:sz="0" w:space="0" w:color="auto"/>
              </w:divBdr>
            </w:div>
            <w:div w:id="1177233125">
              <w:marLeft w:val="0"/>
              <w:marRight w:val="0"/>
              <w:marTop w:val="0"/>
              <w:marBottom w:val="0"/>
              <w:divBdr>
                <w:top w:val="none" w:sz="0" w:space="0" w:color="auto"/>
                <w:left w:val="none" w:sz="0" w:space="0" w:color="auto"/>
                <w:bottom w:val="none" w:sz="0" w:space="0" w:color="auto"/>
                <w:right w:val="none" w:sz="0" w:space="0" w:color="auto"/>
              </w:divBdr>
            </w:div>
            <w:div w:id="1097676236">
              <w:marLeft w:val="0"/>
              <w:marRight w:val="0"/>
              <w:marTop w:val="0"/>
              <w:marBottom w:val="0"/>
              <w:divBdr>
                <w:top w:val="none" w:sz="0" w:space="0" w:color="auto"/>
                <w:left w:val="none" w:sz="0" w:space="0" w:color="auto"/>
                <w:bottom w:val="none" w:sz="0" w:space="0" w:color="auto"/>
                <w:right w:val="none" w:sz="0" w:space="0" w:color="auto"/>
              </w:divBdr>
            </w:div>
            <w:div w:id="1897157993">
              <w:marLeft w:val="0"/>
              <w:marRight w:val="0"/>
              <w:marTop w:val="0"/>
              <w:marBottom w:val="0"/>
              <w:divBdr>
                <w:top w:val="none" w:sz="0" w:space="0" w:color="auto"/>
                <w:left w:val="none" w:sz="0" w:space="0" w:color="auto"/>
                <w:bottom w:val="none" w:sz="0" w:space="0" w:color="auto"/>
                <w:right w:val="none" w:sz="0" w:space="0" w:color="auto"/>
              </w:divBdr>
            </w:div>
            <w:div w:id="1165130715">
              <w:marLeft w:val="0"/>
              <w:marRight w:val="0"/>
              <w:marTop w:val="0"/>
              <w:marBottom w:val="0"/>
              <w:divBdr>
                <w:top w:val="none" w:sz="0" w:space="0" w:color="auto"/>
                <w:left w:val="none" w:sz="0" w:space="0" w:color="auto"/>
                <w:bottom w:val="none" w:sz="0" w:space="0" w:color="auto"/>
                <w:right w:val="none" w:sz="0" w:space="0" w:color="auto"/>
              </w:divBdr>
            </w:div>
            <w:div w:id="565991640">
              <w:marLeft w:val="0"/>
              <w:marRight w:val="0"/>
              <w:marTop w:val="0"/>
              <w:marBottom w:val="0"/>
              <w:divBdr>
                <w:top w:val="none" w:sz="0" w:space="0" w:color="auto"/>
                <w:left w:val="none" w:sz="0" w:space="0" w:color="auto"/>
                <w:bottom w:val="none" w:sz="0" w:space="0" w:color="auto"/>
                <w:right w:val="none" w:sz="0" w:space="0" w:color="auto"/>
              </w:divBdr>
            </w:div>
            <w:div w:id="1795294329">
              <w:marLeft w:val="0"/>
              <w:marRight w:val="0"/>
              <w:marTop w:val="0"/>
              <w:marBottom w:val="0"/>
              <w:divBdr>
                <w:top w:val="none" w:sz="0" w:space="0" w:color="auto"/>
                <w:left w:val="none" w:sz="0" w:space="0" w:color="auto"/>
                <w:bottom w:val="none" w:sz="0" w:space="0" w:color="auto"/>
                <w:right w:val="none" w:sz="0" w:space="0" w:color="auto"/>
              </w:divBdr>
            </w:div>
            <w:div w:id="626813264">
              <w:marLeft w:val="0"/>
              <w:marRight w:val="0"/>
              <w:marTop w:val="0"/>
              <w:marBottom w:val="0"/>
              <w:divBdr>
                <w:top w:val="none" w:sz="0" w:space="0" w:color="auto"/>
                <w:left w:val="none" w:sz="0" w:space="0" w:color="auto"/>
                <w:bottom w:val="none" w:sz="0" w:space="0" w:color="auto"/>
                <w:right w:val="none" w:sz="0" w:space="0" w:color="auto"/>
              </w:divBdr>
            </w:div>
            <w:div w:id="953369986">
              <w:marLeft w:val="0"/>
              <w:marRight w:val="0"/>
              <w:marTop w:val="0"/>
              <w:marBottom w:val="0"/>
              <w:divBdr>
                <w:top w:val="none" w:sz="0" w:space="0" w:color="auto"/>
                <w:left w:val="none" w:sz="0" w:space="0" w:color="auto"/>
                <w:bottom w:val="none" w:sz="0" w:space="0" w:color="auto"/>
                <w:right w:val="none" w:sz="0" w:space="0" w:color="auto"/>
              </w:divBdr>
            </w:div>
            <w:div w:id="932401515">
              <w:marLeft w:val="0"/>
              <w:marRight w:val="0"/>
              <w:marTop w:val="0"/>
              <w:marBottom w:val="0"/>
              <w:divBdr>
                <w:top w:val="none" w:sz="0" w:space="0" w:color="auto"/>
                <w:left w:val="none" w:sz="0" w:space="0" w:color="auto"/>
                <w:bottom w:val="none" w:sz="0" w:space="0" w:color="auto"/>
                <w:right w:val="none" w:sz="0" w:space="0" w:color="auto"/>
              </w:divBdr>
            </w:div>
            <w:div w:id="394861449">
              <w:marLeft w:val="0"/>
              <w:marRight w:val="0"/>
              <w:marTop w:val="0"/>
              <w:marBottom w:val="0"/>
              <w:divBdr>
                <w:top w:val="none" w:sz="0" w:space="0" w:color="auto"/>
                <w:left w:val="none" w:sz="0" w:space="0" w:color="auto"/>
                <w:bottom w:val="none" w:sz="0" w:space="0" w:color="auto"/>
                <w:right w:val="none" w:sz="0" w:space="0" w:color="auto"/>
              </w:divBdr>
            </w:div>
            <w:div w:id="1694501899">
              <w:marLeft w:val="0"/>
              <w:marRight w:val="0"/>
              <w:marTop w:val="0"/>
              <w:marBottom w:val="0"/>
              <w:divBdr>
                <w:top w:val="none" w:sz="0" w:space="0" w:color="auto"/>
                <w:left w:val="none" w:sz="0" w:space="0" w:color="auto"/>
                <w:bottom w:val="none" w:sz="0" w:space="0" w:color="auto"/>
                <w:right w:val="none" w:sz="0" w:space="0" w:color="auto"/>
              </w:divBdr>
            </w:div>
            <w:div w:id="294530148">
              <w:marLeft w:val="0"/>
              <w:marRight w:val="0"/>
              <w:marTop w:val="0"/>
              <w:marBottom w:val="0"/>
              <w:divBdr>
                <w:top w:val="none" w:sz="0" w:space="0" w:color="auto"/>
                <w:left w:val="none" w:sz="0" w:space="0" w:color="auto"/>
                <w:bottom w:val="none" w:sz="0" w:space="0" w:color="auto"/>
                <w:right w:val="none" w:sz="0" w:space="0" w:color="auto"/>
              </w:divBdr>
            </w:div>
            <w:div w:id="452138949">
              <w:marLeft w:val="0"/>
              <w:marRight w:val="0"/>
              <w:marTop w:val="0"/>
              <w:marBottom w:val="0"/>
              <w:divBdr>
                <w:top w:val="none" w:sz="0" w:space="0" w:color="auto"/>
                <w:left w:val="none" w:sz="0" w:space="0" w:color="auto"/>
                <w:bottom w:val="none" w:sz="0" w:space="0" w:color="auto"/>
                <w:right w:val="none" w:sz="0" w:space="0" w:color="auto"/>
              </w:divBdr>
            </w:div>
            <w:div w:id="2025208686">
              <w:marLeft w:val="0"/>
              <w:marRight w:val="0"/>
              <w:marTop w:val="0"/>
              <w:marBottom w:val="0"/>
              <w:divBdr>
                <w:top w:val="none" w:sz="0" w:space="0" w:color="auto"/>
                <w:left w:val="none" w:sz="0" w:space="0" w:color="auto"/>
                <w:bottom w:val="none" w:sz="0" w:space="0" w:color="auto"/>
                <w:right w:val="none" w:sz="0" w:space="0" w:color="auto"/>
              </w:divBdr>
            </w:div>
            <w:div w:id="276059456">
              <w:marLeft w:val="0"/>
              <w:marRight w:val="0"/>
              <w:marTop w:val="0"/>
              <w:marBottom w:val="0"/>
              <w:divBdr>
                <w:top w:val="none" w:sz="0" w:space="0" w:color="auto"/>
                <w:left w:val="none" w:sz="0" w:space="0" w:color="auto"/>
                <w:bottom w:val="none" w:sz="0" w:space="0" w:color="auto"/>
                <w:right w:val="none" w:sz="0" w:space="0" w:color="auto"/>
              </w:divBdr>
            </w:div>
            <w:div w:id="751656299">
              <w:marLeft w:val="0"/>
              <w:marRight w:val="0"/>
              <w:marTop w:val="0"/>
              <w:marBottom w:val="0"/>
              <w:divBdr>
                <w:top w:val="none" w:sz="0" w:space="0" w:color="auto"/>
                <w:left w:val="none" w:sz="0" w:space="0" w:color="auto"/>
                <w:bottom w:val="none" w:sz="0" w:space="0" w:color="auto"/>
                <w:right w:val="none" w:sz="0" w:space="0" w:color="auto"/>
              </w:divBdr>
            </w:div>
            <w:div w:id="2110663256">
              <w:marLeft w:val="0"/>
              <w:marRight w:val="0"/>
              <w:marTop w:val="0"/>
              <w:marBottom w:val="0"/>
              <w:divBdr>
                <w:top w:val="none" w:sz="0" w:space="0" w:color="auto"/>
                <w:left w:val="none" w:sz="0" w:space="0" w:color="auto"/>
                <w:bottom w:val="none" w:sz="0" w:space="0" w:color="auto"/>
                <w:right w:val="none" w:sz="0" w:space="0" w:color="auto"/>
              </w:divBdr>
            </w:div>
            <w:div w:id="312492014">
              <w:marLeft w:val="0"/>
              <w:marRight w:val="0"/>
              <w:marTop w:val="0"/>
              <w:marBottom w:val="0"/>
              <w:divBdr>
                <w:top w:val="none" w:sz="0" w:space="0" w:color="auto"/>
                <w:left w:val="none" w:sz="0" w:space="0" w:color="auto"/>
                <w:bottom w:val="none" w:sz="0" w:space="0" w:color="auto"/>
                <w:right w:val="none" w:sz="0" w:space="0" w:color="auto"/>
              </w:divBdr>
            </w:div>
            <w:div w:id="895822923">
              <w:marLeft w:val="0"/>
              <w:marRight w:val="0"/>
              <w:marTop w:val="0"/>
              <w:marBottom w:val="0"/>
              <w:divBdr>
                <w:top w:val="none" w:sz="0" w:space="0" w:color="auto"/>
                <w:left w:val="none" w:sz="0" w:space="0" w:color="auto"/>
                <w:bottom w:val="none" w:sz="0" w:space="0" w:color="auto"/>
                <w:right w:val="none" w:sz="0" w:space="0" w:color="auto"/>
              </w:divBdr>
            </w:div>
            <w:div w:id="1401947134">
              <w:marLeft w:val="0"/>
              <w:marRight w:val="0"/>
              <w:marTop w:val="0"/>
              <w:marBottom w:val="0"/>
              <w:divBdr>
                <w:top w:val="none" w:sz="0" w:space="0" w:color="auto"/>
                <w:left w:val="none" w:sz="0" w:space="0" w:color="auto"/>
                <w:bottom w:val="none" w:sz="0" w:space="0" w:color="auto"/>
                <w:right w:val="none" w:sz="0" w:space="0" w:color="auto"/>
              </w:divBdr>
            </w:div>
            <w:div w:id="821240356">
              <w:marLeft w:val="0"/>
              <w:marRight w:val="0"/>
              <w:marTop w:val="0"/>
              <w:marBottom w:val="0"/>
              <w:divBdr>
                <w:top w:val="none" w:sz="0" w:space="0" w:color="auto"/>
                <w:left w:val="none" w:sz="0" w:space="0" w:color="auto"/>
                <w:bottom w:val="none" w:sz="0" w:space="0" w:color="auto"/>
                <w:right w:val="none" w:sz="0" w:space="0" w:color="auto"/>
              </w:divBdr>
            </w:div>
            <w:div w:id="1559625955">
              <w:marLeft w:val="0"/>
              <w:marRight w:val="0"/>
              <w:marTop w:val="0"/>
              <w:marBottom w:val="0"/>
              <w:divBdr>
                <w:top w:val="none" w:sz="0" w:space="0" w:color="auto"/>
                <w:left w:val="none" w:sz="0" w:space="0" w:color="auto"/>
                <w:bottom w:val="none" w:sz="0" w:space="0" w:color="auto"/>
                <w:right w:val="none" w:sz="0" w:space="0" w:color="auto"/>
              </w:divBdr>
            </w:div>
            <w:div w:id="519323668">
              <w:marLeft w:val="0"/>
              <w:marRight w:val="0"/>
              <w:marTop w:val="0"/>
              <w:marBottom w:val="0"/>
              <w:divBdr>
                <w:top w:val="none" w:sz="0" w:space="0" w:color="auto"/>
                <w:left w:val="none" w:sz="0" w:space="0" w:color="auto"/>
                <w:bottom w:val="none" w:sz="0" w:space="0" w:color="auto"/>
                <w:right w:val="none" w:sz="0" w:space="0" w:color="auto"/>
              </w:divBdr>
            </w:div>
            <w:div w:id="1398896491">
              <w:marLeft w:val="0"/>
              <w:marRight w:val="0"/>
              <w:marTop w:val="0"/>
              <w:marBottom w:val="0"/>
              <w:divBdr>
                <w:top w:val="none" w:sz="0" w:space="0" w:color="auto"/>
                <w:left w:val="none" w:sz="0" w:space="0" w:color="auto"/>
                <w:bottom w:val="none" w:sz="0" w:space="0" w:color="auto"/>
                <w:right w:val="none" w:sz="0" w:space="0" w:color="auto"/>
              </w:divBdr>
            </w:div>
            <w:div w:id="2112312031">
              <w:marLeft w:val="0"/>
              <w:marRight w:val="0"/>
              <w:marTop w:val="0"/>
              <w:marBottom w:val="0"/>
              <w:divBdr>
                <w:top w:val="none" w:sz="0" w:space="0" w:color="auto"/>
                <w:left w:val="none" w:sz="0" w:space="0" w:color="auto"/>
                <w:bottom w:val="none" w:sz="0" w:space="0" w:color="auto"/>
                <w:right w:val="none" w:sz="0" w:space="0" w:color="auto"/>
              </w:divBdr>
            </w:div>
            <w:div w:id="1532457423">
              <w:marLeft w:val="0"/>
              <w:marRight w:val="0"/>
              <w:marTop w:val="0"/>
              <w:marBottom w:val="0"/>
              <w:divBdr>
                <w:top w:val="none" w:sz="0" w:space="0" w:color="auto"/>
                <w:left w:val="none" w:sz="0" w:space="0" w:color="auto"/>
                <w:bottom w:val="none" w:sz="0" w:space="0" w:color="auto"/>
                <w:right w:val="none" w:sz="0" w:space="0" w:color="auto"/>
              </w:divBdr>
            </w:div>
            <w:div w:id="1156914546">
              <w:marLeft w:val="0"/>
              <w:marRight w:val="0"/>
              <w:marTop w:val="0"/>
              <w:marBottom w:val="0"/>
              <w:divBdr>
                <w:top w:val="none" w:sz="0" w:space="0" w:color="auto"/>
                <w:left w:val="none" w:sz="0" w:space="0" w:color="auto"/>
                <w:bottom w:val="none" w:sz="0" w:space="0" w:color="auto"/>
                <w:right w:val="none" w:sz="0" w:space="0" w:color="auto"/>
              </w:divBdr>
            </w:div>
            <w:div w:id="960964624">
              <w:marLeft w:val="0"/>
              <w:marRight w:val="0"/>
              <w:marTop w:val="0"/>
              <w:marBottom w:val="0"/>
              <w:divBdr>
                <w:top w:val="none" w:sz="0" w:space="0" w:color="auto"/>
                <w:left w:val="none" w:sz="0" w:space="0" w:color="auto"/>
                <w:bottom w:val="none" w:sz="0" w:space="0" w:color="auto"/>
                <w:right w:val="none" w:sz="0" w:space="0" w:color="auto"/>
              </w:divBdr>
            </w:div>
            <w:div w:id="2126388166">
              <w:marLeft w:val="0"/>
              <w:marRight w:val="0"/>
              <w:marTop w:val="0"/>
              <w:marBottom w:val="0"/>
              <w:divBdr>
                <w:top w:val="none" w:sz="0" w:space="0" w:color="auto"/>
                <w:left w:val="none" w:sz="0" w:space="0" w:color="auto"/>
                <w:bottom w:val="none" w:sz="0" w:space="0" w:color="auto"/>
                <w:right w:val="none" w:sz="0" w:space="0" w:color="auto"/>
              </w:divBdr>
            </w:div>
            <w:div w:id="424033980">
              <w:marLeft w:val="0"/>
              <w:marRight w:val="0"/>
              <w:marTop w:val="0"/>
              <w:marBottom w:val="0"/>
              <w:divBdr>
                <w:top w:val="none" w:sz="0" w:space="0" w:color="auto"/>
                <w:left w:val="none" w:sz="0" w:space="0" w:color="auto"/>
                <w:bottom w:val="none" w:sz="0" w:space="0" w:color="auto"/>
                <w:right w:val="none" w:sz="0" w:space="0" w:color="auto"/>
              </w:divBdr>
            </w:div>
            <w:div w:id="1183471295">
              <w:marLeft w:val="0"/>
              <w:marRight w:val="0"/>
              <w:marTop w:val="0"/>
              <w:marBottom w:val="0"/>
              <w:divBdr>
                <w:top w:val="none" w:sz="0" w:space="0" w:color="auto"/>
                <w:left w:val="none" w:sz="0" w:space="0" w:color="auto"/>
                <w:bottom w:val="none" w:sz="0" w:space="0" w:color="auto"/>
                <w:right w:val="none" w:sz="0" w:space="0" w:color="auto"/>
              </w:divBdr>
            </w:div>
            <w:div w:id="100105398">
              <w:marLeft w:val="0"/>
              <w:marRight w:val="0"/>
              <w:marTop w:val="0"/>
              <w:marBottom w:val="0"/>
              <w:divBdr>
                <w:top w:val="none" w:sz="0" w:space="0" w:color="auto"/>
                <w:left w:val="none" w:sz="0" w:space="0" w:color="auto"/>
                <w:bottom w:val="none" w:sz="0" w:space="0" w:color="auto"/>
                <w:right w:val="none" w:sz="0" w:space="0" w:color="auto"/>
              </w:divBdr>
            </w:div>
            <w:div w:id="2094928272">
              <w:marLeft w:val="0"/>
              <w:marRight w:val="0"/>
              <w:marTop w:val="0"/>
              <w:marBottom w:val="0"/>
              <w:divBdr>
                <w:top w:val="none" w:sz="0" w:space="0" w:color="auto"/>
                <w:left w:val="none" w:sz="0" w:space="0" w:color="auto"/>
                <w:bottom w:val="none" w:sz="0" w:space="0" w:color="auto"/>
                <w:right w:val="none" w:sz="0" w:space="0" w:color="auto"/>
              </w:divBdr>
            </w:div>
            <w:div w:id="11534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08572">
      <w:bodyDiv w:val="1"/>
      <w:marLeft w:val="0"/>
      <w:marRight w:val="0"/>
      <w:marTop w:val="0"/>
      <w:marBottom w:val="0"/>
      <w:divBdr>
        <w:top w:val="none" w:sz="0" w:space="0" w:color="auto"/>
        <w:left w:val="none" w:sz="0" w:space="0" w:color="auto"/>
        <w:bottom w:val="none" w:sz="0" w:space="0" w:color="auto"/>
        <w:right w:val="none" w:sz="0" w:space="0" w:color="auto"/>
      </w:divBdr>
      <w:divsChild>
        <w:div w:id="1480657736">
          <w:marLeft w:val="0"/>
          <w:marRight w:val="0"/>
          <w:marTop w:val="0"/>
          <w:marBottom w:val="0"/>
          <w:divBdr>
            <w:top w:val="none" w:sz="0" w:space="0" w:color="auto"/>
            <w:left w:val="none" w:sz="0" w:space="0" w:color="auto"/>
            <w:bottom w:val="none" w:sz="0" w:space="0" w:color="auto"/>
            <w:right w:val="none" w:sz="0" w:space="0" w:color="auto"/>
          </w:divBdr>
          <w:divsChild>
            <w:div w:id="1911649902">
              <w:marLeft w:val="0"/>
              <w:marRight w:val="0"/>
              <w:marTop w:val="0"/>
              <w:marBottom w:val="0"/>
              <w:divBdr>
                <w:top w:val="none" w:sz="0" w:space="0" w:color="auto"/>
                <w:left w:val="none" w:sz="0" w:space="0" w:color="auto"/>
                <w:bottom w:val="none" w:sz="0" w:space="0" w:color="auto"/>
                <w:right w:val="none" w:sz="0" w:space="0" w:color="auto"/>
              </w:divBdr>
            </w:div>
            <w:div w:id="29690613">
              <w:marLeft w:val="0"/>
              <w:marRight w:val="0"/>
              <w:marTop w:val="0"/>
              <w:marBottom w:val="0"/>
              <w:divBdr>
                <w:top w:val="none" w:sz="0" w:space="0" w:color="auto"/>
                <w:left w:val="none" w:sz="0" w:space="0" w:color="auto"/>
                <w:bottom w:val="none" w:sz="0" w:space="0" w:color="auto"/>
                <w:right w:val="none" w:sz="0" w:space="0" w:color="auto"/>
              </w:divBdr>
            </w:div>
            <w:div w:id="1729720852">
              <w:marLeft w:val="0"/>
              <w:marRight w:val="0"/>
              <w:marTop w:val="0"/>
              <w:marBottom w:val="0"/>
              <w:divBdr>
                <w:top w:val="none" w:sz="0" w:space="0" w:color="auto"/>
                <w:left w:val="none" w:sz="0" w:space="0" w:color="auto"/>
                <w:bottom w:val="none" w:sz="0" w:space="0" w:color="auto"/>
                <w:right w:val="none" w:sz="0" w:space="0" w:color="auto"/>
              </w:divBdr>
            </w:div>
            <w:div w:id="511334576">
              <w:marLeft w:val="0"/>
              <w:marRight w:val="0"/>
              <w:marTop w:val="0"/>
              <w:marBottom w:val="0"/>
              <w:divBdr>
                <w:top w:val="none" w:sz="0" w:space="0" w:color="auto"/>
                <w:left w:val="none" w:sz="0" w:space="0" w:color="auto"/>
                <w:bottom w:val="none" w:sz="0" w:space="0" w:color="auto"/>
                <w:right w:val="none" w:sz="0" w:space="0" w:color="auto"/>
              </w:divBdr>
            </w:div>
            <w:div w:id="2047173450">
              <w:marLeft w:val="0"/>
              <w:marRight w:val="0"/>
              <w:marTop w:val="0"/>
              <w:marBottom w:val="0"/>
              <w:divBdr>
                <w:top w:val="none" w:sz="0" w:space="0" w:color="auto"/>
                <w:left w:val="none" w:sz="0" w:space="0" w:color="auto"/>
                <w:bottom w:val="none" w:sz="0" w:space="0" w:color="auto"/>
                <w:right w:val="none" w:sz="0" w:space="0" w:color="auto"/>
              </w:divBdr>
            </w:div>
            <w:div w:id="1167942468">
              <w:marLeft w:val="0"/>
              <w:marRight w:val="0"/>
              <w:marTop w:val="0"/>
              <w:marBottom w:val="0"/>
              <w:divBdr>
                <w:top w:val="none" w:sz="0" w:space="0" w:color="auto"/>
                <w:left w:val="none" w:sz="0" w:space="0" w:color="auto"/>
                <w:bottom w:val="none" w:sz="0" w:space="0" w:color="auto"/>
                <w:right w:val="none" w:sz="0" w:space="0" w:color="auto"/>
              </w:divBdr>
            </w:div>
            <w:div w:id="1240603916">
              <w:marLeft w:val="0"/>
              <w:marRight w:val="0"/>
              <w:marTop w:val="0"/>
              <w:marBottom w:val="0"/>
              <w:divBdr>
                <w:top w:val="none" w:sz="0" w:space="0" w:color="auto"/>
                <w:left w:val="none" w:sz="0" w:space="0" w:color="auto"/>
                <w:bottom w:val="none" w:sz="0" w:space="0" w:color="auto"/>
                <w:right w:val="none" w:sz="0" w:space="0" w:color="auto"/>
              </w:divBdr>
            </w:div>
            <w:div w:id="1395084649">
              <w:marLeft w:val="0"/>
              <w:marRight w:val="0"/>
              <w:marTop w:val="0"/>
              <w:marBottom w:val="0"/>
              <w:divBdr>
                <w:top w:val="none" w:sz="0" w:space="0" w:color="auto"/>
                <w:left w:val="none" w:sz="0" w:space="0" w:color="auto"/>
                <w:bottom w:val="none" w:sz="0" w:space="0" w:color="auto"/>
                <w:right w:val="none" w:sz="0" w:space="0" w:color="auto"/>
              </w:divBdr>
            </w:div>
            <w:div w:id="1676573953">
              <w:marLeft w:val="0"/>
              <w:marRight w:val="0"/>
              <w:marTop w:val="0"/>
              <w:marBottom w:val="0"/>
              <w:divBdr>
                <w:top w:val="none" w:sz="0" w:space="0" w:color="auto"/>
                <w:left w:val="none" w:sz="0" w:space="0" w:color="auto"/>
                <w:bottom w:val="none" w:sz="0" w:space="0" w:color="auto"/>
                <w:right w:val="none" w:sz="0" w:space="0" w:color="auto"/>
              </w:divBdr>
            </w:div>
            <w:div w:id="861477640">
              <w:marLeft w:val="0"/>
              <w:marRight w:val="0"/>
              <w:marTop w:val="0"/>
              <w:marBottom w:val="0"/>
              <w:divBdr>
                <w:top w:val="none" w:sz="0" w:space="0" w:color="auto"/>
                <w:left w:val="none" w:sz="0" w:space="0" w:color="auto"/>
                <w:bottom w:val="none" w:sz="0" w:space="0" w:color="auto"/>
                <w:right w:val="none" w:sz="0" w:space="0" w:color="auto"/>
              </w:divBdr>
            </w:div>
            <w:div w:id="294651015">
              <w:marLeft w:val="0"/>
              <w:marRight w:val="0"/>
              <w:marTop w:val="0"/>
              <w:marBottom w:val="0"/>
              <w:divBdr>
                <w:top w:val="none" w:sz="0" w:space="0" w:color="auto"/>
                <w:left w:val="none" w:sz="0" w:space="0" w:color="auto"/>
                <w:bottom w:val="none" w:sz="0" w:space="0" w:color="auto"/>
                <w:right w:val="none" w:sz="0" w:space="0" w:color="auto"/>
              </w:divBdr>
            </w:div>
            <w:div w:id="1023746380">
              <w:marLeft w:val="0"/>
              <w:marRight w:val="0"/>
              <w:marTop w:val="0"/>
              <w:marBottom w:val="0"/>
              <w:divBdr>
                <w:top w:val="none" w:sz="0" w:space="0" w:color="auto"/>
                <w:left w:val="none" w:sz="0" w:space="0" w:color="auto"/>
                <w:bottom w:val="none" w:sz="0" w:space="0" w:color="auto"/>
                <w:right w:val="none" w:sz="0" w:space="0" w:color="auto"/>
              </w:divBdr>
            </w:div>
            <w:div w:id="2119718842">
              <w:marLeft w:val="0"/>
              <w:marRight w:val="0"/>
              <w:marTop w:val="0"/>
              <w:marBottom w:val="0"/>
              <w:divBdr>
                <w:top w:val="none" w:sz="0" w:space="0" w:color="auto"/>
                <w:left w:val="none" w:sz="0" w:space="0" w:color="auto"/>
                <w:bottom w:val="none" w:sz="0" w:space="0" w:color="auto"/>
                <w:right w:val="none" w:sz="0" w:space="0" w:color="auto"/>
              </w:divBdr>
            </w:div>
            <w:div w:id="554466234">
              <w:marLeft w:val="0"/>
              <w:marRight w:val="0"/>
              <w:marTop w:val="0"/>
              <w:marBottom w:val="0"/>
              <w:divBdr>
                <w:top w:val="none" w:sz="0" w:space="0" w:color="auto"/>
                <w:left w:val="none" w:sz="0" w:space="0" w:color="auto"/>
                <w:bottom w:val="none" w:sz="0" w:space="0" w:color="auto"/>
                <w:right w:val="none" w:sz="0" w:space="0" w:color="auto"/>
              </w:divBdr>
            </w:div>
            <w:div w:id="876889236">
              <w:marLeft w:val="0"/>
              <w:marRight w:val="0"/>
              <w:marTop w:val="0"/>
              <w:marBottom w:val="0"/>
              <w:divBdr>
                <w:top w:val="none" w:sz="0" w:space="0" w:color="auto"/>
                <w:left w:val="none" w:sz="0" w:space="0" w:color="auto"/>
                <w:bottom w:val="none" w:sz="0" w:space="0" w:color="auto"/>
                <w:right w:val="none" w:sz="0" w:space="0" w:color="auto"/>
              </w:divBdr>
            </w:div>
            <w:div w:id="164782542">
              <w:marLeft w:val="0"/>
              <w:marRight w:val="0"/>
              <w:marTop w:val="0"/>
              <w:marBottom w:val="0"/>
              <w:divBdr>
                <w:top w:val="none" w:sz="0" w:space="0" w:color="auto"/>
                <w:left w:val="none" w:sz="0" w:space="0" w:color="auto"/>
                <w:bottom w:val="none" w:sz="0" w:space="0" w:color="auto"/>
                <w:right w:val="none" w:sz="0" w:space="0" w:color="auto"/>
              </w:divBdr>
            </w:div>
            <w:div w:id="1225602959">
              <w:marLeft w:val="0"/>
              <w:marRight w:val="0"/>
              <w:marTop w:val="0"/>
              <w:marBottom w:val="0"/>
              <w:divBdr>
                <w:top w:val="none" w:sz="0" w:space="0" w:color="auto"/>
                <w:left w:val="none" w:sz="0" w:space="0" w:color="auto"/>
                <w:bottom w:val="none" w:sz="0" w:space="0" w:color="auto"/>
                <w:right w:val="none" w:sz="0" w:space="0" w:color="auto"/>
              </w:divBdr>
            </w:div>
            <w:div w:id="37904161">
              <w:marLeft w:val="0"/>
              <w:marRight w:val="0"/>
              <w:marTop w:val="0"/>
              <w:marBottom w:val="0"/>
              <w:divBdr>
                <w:top w:val="none" w:sz="0" w:space="0" w:color="auto"/>
                <w:left w:val="none" w:sz="0" w:space="0" w:color="auto"/>
                <w:bottom w:val="none" w:sz="0" w:space="0" w:color="auto"/>
                <w:right w:val="none" w:sz="0" w:space="0" w:color="auto"/>
              </w:divBdr>
            </w:div>
            <w:div w:id="473447657">
              <w:marLeft w:val="0"/>
              <w:marRight w:val="0"/>
              <w:marTop w:val="0"/>
              <w:marBottom w:val="0"/>
              <w:divBdr>
                <w:top w:val="none" w:sz="0" w:space="0" w:color="auto"/>
                <w:left w:val="none" w:sz="0" w:space="0" w:color="auto"/>
                <w:bottom w:val="none" w:sz="0" w:space="0" w:color="auto"/>
                <w:right w:val="none" w:sz="0" w:space="0" w:color="auto"/>
              </w:divBdr>
            </w:div>
            <w:div w:id="1136529801">
              <w:marLeft w:val="0"/>
              <w:marRight w:val="0"/>
              <w:marTop w:val="0"/>
              <w:marBottom w:val="0"/>
              <w:divBdr>
                <w:top w:val="none" w:sz="0" w:space="0" w:color="auto"/>
                <w:left w:val="none" w:sz="0" w:space="0" w:color="auto"/>
                <w:bottom w:val="none" w:sz="0" w:space="0" w:color="auto"/>
                <w:right w:val="none" w:sz="0" w:space="0" w:color="auto"/>
              </w:divBdr>
            </w:div>
            <w:div w:id="945120621">
              <w:marLeft w:val="0"/>
              <w:marRight w:val="0"/>
              <w:marTop w:val="0"/>
              <w:marBottom w:val="0"/>
              <w:divBdr>
                <w:top w:val="none" w:sz="0" w:space="0" w:color="auto"/>
                <w:left w:val="none" w:sz="0" w:space="0" w:color="auto"/>
                <w:bottom w:val="none" w:sz="0" w:space="0" w:color="auto"/>
                <w:right w:val="none" w:sz="0" w:space="0" w:color="auto"/>
              </w:divBdr>
            </w:div>
            <w:div w:id="960839882">
              <w:marLeft w:val="0"/>
              <w:marRight w:val="0"/>
              <w:marTop w:val="0"/>
              <w:marBottom w:val="0"/>
              <w:divBdr>
                <w:top w:val="none" w:sz="0" w:space="0" w:color="auto"/>
                <w:left w:val="none" w:sz="0" w:space="0" w:color="auto"/>
                <w:bottom w:val="none" w:sz="0" w:space="0" w:color="auto"/>
                <w:right w:val="none" w:sz="0" w:space="0" w:color="auto"/>
              </w:divBdr>
            </w:div>
            <w:div w:id="617639858">
              <w:marLeft w:val="0"/>
              <w:marRight w:val="0"/>
              <w:marTop w:val="0"/>
              <w:marBottom w:val="0"/>
              <w:divBdr>
                <w:top w:val="none" w:sz="0" w:space="0" w:color="auto"/>
                <w:left w:val="none" w:sz="0" w:space="0" w:color="auto"/>
                <w:bottom w:val="none" w:sz="0" w:space="0" w:color="auto"/>
                <w:right w:val="none" w:sz="0" w:space="0" w:color="auto"/>
              </w:divBdr>
            </w:div>
            <w:div w:id="656422752">
              <w:marLeft w:val="0"/>
              <w:marRight w:val="0"/>
              <w:marTop w:val="0"/>
              <w:marBottom w:val="0"/>
              <w:divBdr>
                <w:top w:val="none" w:sz="0" w:space="0" w:color="auto"/>
                <w:left w:val="none" w:sz="0" w:space="0" w:color="auto"/>
                <w:bottom w:val="none" w:sz="0" w:space="0" w:color="auto"/>
                <w:right w:val="none" w:sz="0" w:space="0" w:color="auto"/>
              </w:divBdr>
            </w:div>
            <w:div w:id="1822770223">
              <w:marLeft w:val="0"/>
              <w:marRight w:val="0"/>
              <w:marTop w:val="0"/>
              <w:marBottom w:val="0"/>
              <w:divBdr>
                <w:top w:val="none" w:sz="0" w:space="0" w:color="auto"/>
                <w:left w:val="none" w:sz="0" w:space="0" w:color="auto"/>
                <w:bottom w:val="none" w:sz="0" w:space="0" w:color="auto"/>
                <w:right w:val="none" w:sz="0" w:space="0" w:color="auto"/>
              </w:divBdr>
            </w:div>
            <w:div w:id="1649674240">
              <w:marLeft w:val="0"/>
              <w:marRight w:val="0"/>
              <w:marTop w:val="0"/>
              <w:marBottom w:val="0"/>
              <w:divBdr>
                <w:top w:val="none" w:sz="0" w:space="0" w:color="auto"/>
                <w:left w:val="none" w:sz="0" w:space="0" w:color="auto"/>
                <w:bottom w:val="none" w:sz="0" w:space="0" w:color="auto"/>
                <w:right w:val="none" w:sz="0" w:space="0" w:color="auto"/>
              </w:divBdr>
            </w:div>
            <w:div w:id="1750542522">
              <w:marLeft w:val="0"/>
              <w:marRight w:val="0"/>
              <w:marTop w:val="0"/>
              <w:marBottom w:val="0"/>
              <w:divBdr>
                <w:top w:val="none" w:sz="0" w:space="0" w:color="auto"/>
                <w:left w:val="none" w:sz="0" w:space="0" w:color="auto"/>
                <w:bottom w:val="none" w:sz="0" w:space="0" w:color="auto"/>
                <w:right w:val="none" w:sz="0" w:space="0" w:color="auto"/>
              </w:divBdr>
            </w:div>
            <w:div w:id="54399934">
              <w:marLeft w:val="0"/>
              <w:marRight w:val="0"/>
              <w:marTop w:val="0"/>
              <w:marBottom w:val="0"/>
              <w:divBdr>
                <w:top w:val="none" w:sz="0" w:space="0" w:color="auto"/>
                <w:left w:val="none" w:sz="0" w:space="0" w:color="auto"/>
                <w:bottom w:val="none" w:sz="0" w:space="0" w:color="auto"/>
                <w:right w:val="none" w:sz="0" w:space="0" w:color="auto"/>
              </w:divBdr>
            </w:div>
            <w:div w:id="1831365523">
              <w:marLeft w:val="0"/>
              <w:marRight w:val="0"/>
              <w:marTop w:val="0"/>
              <w:marBottom w:val="0"/>
              <w:divBdr>
                <w:top w:val="none" w:sz="0" w:space="0" w:color="auto"/>
                <w:left w:val="none" w:sz="0" w:space="0" w:color="auto"/>
                <w:bottom w:val="none" w:sz="0" w:space="0" w:color="auto"/>
                <w:right w:val="none" w:sz="0" w:space="0" w:color="auto"/>
              </w:divBdr>
            </w:div>
            <w:div w:id="95102253">
              <w:marLeft w:val="0"/>
              <w:marRight w:val="0"/>
              <w:marTop w:val="0"/>
              <w:marBottom w:val="0"/>
              <w:divBdr>
                <w:top w:val="none" w:sz="0" w:space="0" w:color="auto"/>
                <w:left w:val="none" w:sz="0" w:space="0" w:color="auto"/>
                <w:bottom w:val="none" w:sz="0" w:space="0" w:color="auto"/>
                <w:right w:val="none" w:sz="0" w:space="0" w:color="auto"/>
              </w:divBdr>
            </w:div>
            <w:div w:id="1337802368">
              <w:marLeft w:val="0"/>
              <w:marRight w:val="0"/>
              <w:marTop w:val="0"/>
              <w:marBottom w:val="0"/>
              <w:divBdr>
                <w:top w:val="none" w:sz="0" w:space="0" w:color="auto"/>
                <w:left w:val="none" w:sz="0" w:space="0" w:color="auto"/>
                <w:bottom w:val="none" w:sz="0" w:space="0" w:color="auto"/>
                <w:right w:val="none" w:sz="0" w:space="0" w:color="auto"/>
              </w:divBdr>
            </w:div>
            <w:div w:id="1310137471">
              <w:marLeft w:val="0"/>
              <w:marRight w:val="0"/>
              <w:marTop w:val="0"/>
              <w:marBottom w:val="0"/>
              <w:divBdr>
                <w:top w:val="none" w:sz="0" w:space="0" w:color="auto"/>
                <w:left w:val="none" w:sz="0" w:space="0" w:color="auto"/>
                <w:bottom w:val="none" w:sz="0" w:space="0" w:color="auto"/>
                <w:right w:val="none" w:sz="0" w:space="0" w:color="auto"/>
              </w:divBdr>
            </w:div>
            <w:div w:id="969169807">
              <w:marLeft w:val="0"/>
              <w:marRight w:val="0"/>
              <w:marTop w:val="0"/>
              <w:marBottom w:val="0"/>
              <w:divBdr>
                <w:top w:val="none" w:sz="0" w:space="0" w:color="auto"/>
                <w:left w:val="none" w:sz="0" w:space="0" w:color="auto"/>
                <w:bottom w:val="none" w:sz="0" w:space="0" w:color="auto"/>
                <w:right w:val="none" w:sz="0" w:space="0" w:color="auto"/>
              </w:divBdr>
            </w:div>
            <w:div w:id="790592737">
              <w:marLeft w:val="0"/>
              <w:marRight w:val="0"/>
              <w:marTop w:val="0"/>
              <w:marBottom w:val="0"/>
              <w:divBdr>
                <w:top w:val="none" w:sz="0" w:space="0" w:color="auto"/>
                <w:left w:val="none" w:sz="0" w:space="0" w:color="auto"/>
                <w:bottom w:val="none" w:sz="0" w:space="0" w:color="auto"/>
                <w:right w:val="none" w:sz="0" w:space="0" w:color="auto"/>
              </w:divBdr>
            </w:div>
            <w:div w:id="55126146">
              <w:marLeft w:val="0"/>
              <w:marRight w:val="0"/>
              <w:marTop w:val="0"/>
              <w:marBottom w:val="0"/>
              <w:divBdr>
                <w:top w:val="none" w:sz="0" w:space="0" w:color="auto"/>
                <w:left w:val="none" w:sz="0" w:space="0" w:color="auto"/>
                <w:bottom w:val="none" w:sz="0" w:space="0" w:color="auto"/>
                <w:right w:val="none" w:sz="0" w:space="0" w:color="auto"/>
              </w:divBdr>
            </w:div>
            <w:div w:id="184296891">
              <w:marLeft w:val="0"/>
              <w:marRight w:val="0"/>
              <w:marTop w:val="0"/>
              <w:marBottom w:val="0"/>
              <w:divBdr>
                <w:top w:val="none" w:sz="0" w:space="0" w:color="auto"/>
                <w:left w:val="none" w:sz="0" w:space="0" w:color="auto"/>
                <w:bottom w:val="none" w:sz="0" w:space="0" w:color="auto"/>
                <w:right w:val="none" w:sz="0" w:space="0" w:color="auto"/>
              </w:divBdr>
            </w:div>
            <w:div w:id="2029527619">
              <w:marLeft w:val="0"/>
              <w:marRight w:val="0"/>
              <w:marTop w:val="0"/>
              <w:marBottom w:val="0"/>
              <w:divBdr>
                <w:top w:val="none" w:sz="0" w:space="0" w:color="auto"/>
                <w:left w:val="none" w:sz="0" w:space="0" w:color="auto"/>
                <w:bottom w:val="none" w:sz="0" w:space="0" w:color="auto"/>
                <w:right w:val="none" w:sz="0" w:space="0" w:color="auto"/>
              </w:divBdr>
            </w:div>
            <w:div w:id="1672100554">
              <w:marLeft w:val="0"/>
              <w:marRight w:val="0"/>
              <w:marTop w:val="0"/>
              <w:marBottom w:val="0"/>
              <w:divBdr>
                <w:top w:val="none" w:sz="0" w:space="0" w:color="auto"/>
                <w:left w:val="none" w:sz="0" w:space="0" w:color="auto"/>
                <w:bottom w:val="none" w:sz="0" w:space="0" w:color="auto"/>
                <w:right w:val="none" w:sz="0" w:space="0" w:color="auto"/>
              </w:divBdr>
            </w:div>
            <w:div w:id="1671371245">
              <w:marLeft w:val="0"/>
              <w:marRight w:val="0"/>
              <w:marTop w:val="0"/>
              <w:marBottom w:val="0"/>
              <w:divBdr>
                <w:top w:val="none" w:sz="0" w:space="0" w:color="auto"/>
                <w:left w:val="none" w:sz="0" w:space="0" w:color="auto"/>
                <w:bottom w:val="none" w:sz="0" w:space="0" w:color="auto"/>
                <w:right w:val="none" w:sz="0" w:space="0" w:color="auto"/>
              </w:divBdr>
            </w:div>
            <w:div w:id="870067469">
              <w:marLeft w:val="0"/>
              <w:marRight w:val="0"/>
              <w:marTop w:val="0"/>
              <w:marBottom w:val="0"/>
              <w:divBdr>
                <w:top w:val="none" w:sz="0" w:space="0" w:color="auto"/>
                <w:left w:val="none" w:sz="0" w:space="0" w:color="auto"/>
                <w:bottom w:val="none" w:sz="0" w:space="0" w:color="auto"/>
                <w:right w:val="none" w:sz="0" w:space="0" w:color="auto"/>
              </w:divBdr>
            </w:div>
            <w:div w:id="1710179274">
              <w:marLeft w:val="0"/>
              <w:marRight w:val="0"/>
              <w:marTop w:val="0"/>
              <w:marBottom w:val="0"/>
              <w:divBdr>
                <w:top w:val="none" w:sz="0" w:space="0" w:color="auto"/>
                <w:left w:val="none" w:sz="0" w:space="0" w:color="auto"/>
                <w:bottom w:val="none" w:sz="0" w:space="0" w:color="auto"/>
                <w:right w:val="none" w:sz="0" w:space="0" w:color="auto"/>
              </w:divBdr>
            </w:div>
            <w:div w:id="1059399486">
              <w:marLeft w:val="0"/>
              <w:marRight w:val="0"/>
              <w:marTop w:val="0"/>
              <w:marBottom w:val="0"/>
              <w:divBdr>
                <w:top w:val="none" w:sz="0" w:space="0" w:color="auto"/>
                <w:left w:val="none" w:sz="0" w:space="0" w:color="auto"/>
                <w:bottom w:val="none" w:sz="0" w:space="0" w:color="auto"/>
                <w:right w:val="none" w:sz="0" w:space="0" w:color="auto"/>
              </w:divBdr>
            </w:div>
            <w:div w:id="380789687">
              <w:marLeft w:val="0"/>
              <w:marRight w:val="0"/>
              <w:marTop w:val="0"/>
              <w:marBottom w:val="0"/>
              <w:divBdr>
                <w:top w:val="none" w:sz="0" w:space="0" w:color="auto"/>
                <w:left w:val="none" w:sz="0" w:space="0" w:color="auto"/>
                <w:bottom w:val="none" w:sz="0" w:space="0" w:color="auto"/>
                <w:right w:val="none" w:sz="0" w:space="0" w:color="auto"/>
              </w:divBdr>
            </w:div>
            <w:div w:id="218905320">
              <w:marLeft w:val="0"/>
              <w:marRight w:val="0"/>
              <w:marTop w:val="0"/>
              <w:marBottom w:val="0"/>
              <w:divBdr>
                <w:top w:val="none" w:sz="0" w:space="0" w:color="auto"/>
                <w:left w:val="none" w:sz="0" w:space="0" w:color="auto"/>
                <w:bottom w:val="none" w:sz="0" w:space="0" w:color="auto"/>
                <w:right w:val="none" w:sz="0" w:space="0" w:color="auto"/>
              </w:divBdr>
            </w:div>
            <w:div w:id="1979989180">
              <w:marLeft w:val="0"/>
              <w:marRight w:val="0"/>
              <w:marTop w:val="0"/>
              <w:marBottom w:val="0"/>
              <w:divBdr>
                <w:top w:val="none" w:sz="0" w:space="0" w:color="auto"/>
                <w:left w:val="none" w:sz="0" w:space="0" w:color="auto"/>
                <w:bottom w:val="none" w:sz="0" w:space="0" w:color="auto"/>
                <w:right w:val="none" w:sz="0" w:space="0" w:color="auto"/>
              </w:divBdr>
            </w:div>
            <w:div w:id="2146700551">
              <w:marLeft w:val="0"/>
              <w:marRight w:val="0"/>
              <w:marTop w:val="0"/>
              <w:marBottom w:val="0"/>
              <w:divBdr>
                <w:top w:val="none" w:sz="0" w:space="0" w:color="auto"/>
                <w:left w:val="none" w:sz="0" w:space="0" w:color="auto"/>
                <w:bottom w:val="none" w:sz="0" w:space="0" w:color="auto"/>
                <w:right w:val="none" w:sz="0" w:space="0" w:color="auto"/>
              </w:divBdr>
            </w:div>
            <w:div w:id="1218394294">
              <w:marLeft w:val="0"/>
              <w:marRight w:val="0"/>
              <w:marTop w:val="0"/>
              <w:marBottom w:val="0"/>
              <w:divBdr>
                <w:top w:val="none" w:sz="0" w:space="0" w:color="auto"/>
                <w:left w:val="none" w:sz="0" w:space="0" w:color="auto"/>
                <w:bottom w:val="none" w:sz="0" w:space="0" w:color="auto"/>
                <w:right w:val="none" w:sz="0" w:space="0" w:color="auto"/>
              </w:divBdr>
            </w:div>
            <w:div w:id="972633149">
              <w:marLeft w:val="0"/>
              <w:marRight w:val="0"/>
              <w:marTop w:val="0"/>
              <w:marBottom w:val="0"/>
              <w:divBdr>
                <w:top w:val="none" w:sz="0" w:space="0" w:color="auto"/>
                <w:left w:val="none" w:sz="0" w:space="0" w:color="auto"/>
                <w:bottom w:val="none" w:sz="0" w:space="0" w:color="auto"/>
                <w:right w:val="none" w:sz="0" w:space="0" w:color="auto"/>
              </w:divBdr>
            </w:div>
            <w:div w:id="217592780">
              <w:marLeft w:val="0"/>
              <w:marRight w:val="0"/>
              <w:marTop w:val="0"/>
              <w:marBottom w:val="0"/>
              <w:divBdr>
                <w:top w:val="none" w:sz="0" w:space="0" w:color="auto"/>
                <w:left w:val="none" w:sz="0" w:space="0" w:color="auto"/>
                <w:bottom w:val="none" w:sz="0" w:space="0" w:color="auto"/>
                <w:right w:val="none" w:sz="0" w:space="0" w:color="auto"/>
              </w:divBdr>
            </w:div>
            <w:div w:id="611933473">
              <w:marLeft w:val="0"/>
              <w:marRight w:val="0"/>
              <w:marTop w:val="0"/>
              <w:marBottom w:val="0"/>
              <w:divBdr>
                <w:top w:val="none" w:sz="0" w:space="0" w:color="auto"/>
                <w:left w:val="none" w:sz="0" w:space="0" w:color="auto"/>
                <w:bottom w:val="none" w:sz="0" w:space="0" w:color="auto"/>
                <w:right w:val="none" w:sz="0" w:space="0" w:color="auto"/>
              </w:divBdr>
            </w:div>
            <w:div w:id="1710302075">
              <w:marLeft w:val="0"/>
              <w:marRight w:val="0"/>
              <w:marTop w:val="0"/>
              <w:marBottom w:val="0"/>
              <w:divBdr>
                <w:top w:val="none" w:sz="0" w:space="0" w:color="auto"/>
                <w:left w:val="none" w:sz="0" w:space="0" w:color="auto"/>
                <w:bottom w:val="none" w:sz="0" w:space="0" w:color="auto"/>
                <w:right w:val="none" w:sz="0" w:space="0" w:color="auto"/>
              </w:divBdr>
            </w:div>
            <w:div w:id="1074427238">
              <w:marLeft w:val="0"/>
              <w:marRight w:val="0"/>
              <w:marTop w:val="0"/>
              <w:marBottom w:val="0"/>
              <w:divBdr>
                <w:top w:val="none" w:sz="0" w:space="0" w:color="auto"/>
                <w:left w:val="none" w:sz="0" w:space="0" w:color="auto"/>
                <w:bottom w:val="none" w:sz="0" w:space="0" w:color="auto"/>
                <w:right w:val="none" w:sz="0" w:space="0" w:color="auto"/>
              </w:divBdr>
            </w:div>
            <w:div w:id="120273196">
              <w:marLeft w:val="0"/>
              <w:marRight w:val="0"/>
              <w:marTop w:val="0"/>
              <w:marBottom w:val="0"/>
              <w:divBdr>
                <w:top w:val="none" w:sz="0" w:space="0" w:color="auto"/>
                <w:left w:val="none" w:sz="0" w:space="0" w:color="auto"/>
                <w:bottom w:val="none" w:sz="0" w:space="0" w:color="auto"/>
                <w:right w:val="none" w:sz="0" w:space="0" w:color="auto"/>
              </w:divBdr>
            </w:div>
            <w:div w:id="2020037135">
              <w:marLeft w:val="0"/>
              <w:marRight w:val="0"/>
              <w:marTop w:val="0"/>
              <w:marBottom w:val="0"/>
              <w:divBdr>
                <w:top w:val="none" w:sz="0" w:space="0" w:color="auto"/>
                <w:left w:val="none" w:sz="0" w:space="0" w:color="auto"/>
                <w:bottom w:val="none" w:sz="0" w:space="0" w:color="auto"/>
                <w:right w:val="none" w:sz="0" w:space="0" w:color="auto"/>
              </w:divBdr>
            </w:div>
            <w:div w:id="404109019">
              <w:marLeft w:val="0"/>
              <w:marRight w:val="0"/>
              <w:marTop w:val="0"/>
              <w:marBottom w:val="0"/>
              <w:divBdr>
                <w:top w:val="none" w:sz="0" w:space="0" w:color="auto"/>
                <w:left w:val="none" w:sz="0" w:space="0" w:color="auto"/>
                <w:bottom w:val="none" w:sz="0" w:space="0" w:color="auto"/>
                <w:right w:val="none" w:sz="0" w:space="0" w:color="auto"/>
              </w:divBdr>
            </w:div>
            <w:div w:id="2006662514">
              <w:marLeft w:val="0"/>
              <w:marRight w:val="0"/>
              <w:marTop w:val="0"/>
              <w:marBottom w:val="0"/>
              <w:divBdr>
                <w:top w:val="none" w:sz="0" w:space="0" w:color="auto"/>
                <w:left w:val="none" w:sz="0" w:space="0" w:color="auto"/>
                <w:bottom w:val="none" w:sz="0" w:space="0" w:color="auto"/>
                <w:right w:val="none" w:sz="0" w:space="0" w:color="auto"/>
              </w:divBdr>
            </w:div>
            <w:div w:id="1534150547">
              <w:marLeft w:val="0"/>
              <w:marRight w:val="0"/>
              <w:marTop w:val="0"/>
              <w:marBottom w:val="0"/>
              <w:divBdr>
                <w:top w:val="none" w:sz="0" w:space="0" w:color="auto"/>
                <w:left w:val="none" w:sz="0" w:space="0" w:color="auto"/>
                <w:bottom w:val="none" w:sz="0" w:space="0" w:color="auto"/>
                <w:right w:val="none" w:sz="0" w:space="0" w:color="auto"/>
              </w:divBdr>
            </w:div>
            <w:div w:id="1944611496">
              <w:marLeft w:val="0"/>
              <w:marRight w:val="0"/>
              <w:marTop w:val="0"/>
              <w:marBottom w:val="0"/>
              <w:divBdr>
                <w:top w:val="none" w:sz="0" w:space="0" w:color="auto"/>
                <w:left w:val="none" w:sz="0" w:space="0" w:color="auto"/>
                <w:bottom w:val="none" w:sz="0" w:space="0" w:color="auto"/>
                <w:right w:val="none" w:sz="0" w:space="0" w:color="auto"/>
              </w:divBdr>
            </w:div>
            <w:div w:id="1207252962">
              <w:marLeft w:val="0"/>
              <w:marRight w:val="0"/>
              <w:marTop w:val="0"/>
              <w:marBottom w:val="0"/>
              <w:divBdr>
                <w:top w:val="none" w:sz="0" w:space="0" w:color="auto"/>
                <w:left w:val="none" w:sz="0" w:space="0" w:color="auto"/>
                <w:bottom w:val="none" w:sz="0" w:space="0" w:color="auto"/>
                <w:right w:val="none" w:sz="0" w:space="0" w:color="auto"/>
              </w:divBdr>
            </w:div>
            <w:div w:id="1850437504">
              <w:marLeft w:val="0"/>
              <w:marRight w:val="0"/>
              <w:marTop w:val="0"/>
              <w:marBottom w:val="0"/>
              <w:divBdr>
                <w:top w:val="none" w:sz="0" w:space="0" w:color="auto"/>
                <w:left w:val="none" w:sz="0" w:space="0" w:color="auto"/>
                <w:bottom w:val="none" w:sz="0" w:space="0" w:color="auto"/>
                <w:right w:val="none" w:sz="0" w:space="0" w:color="auto"/>
              </w:divBdr>
            </w:div>
            <w:div w:id="711926276">
              <w:marLeft w:val="0"/>
              <w:marRight w:val="0"/>
              <w:marTop w:val="0"/>
              <w:marBottom w:val="0"/>
              <w:divBdr>
                <w:top w:val="none" w:sz="0" w:space="0" w:color="auto"/>
                <w:left w:val="none" w:sz="0" w:space="0" w:color="auto"/>
                <w:bottom w:val="none" w:sz="0" w:space="0" w:color="auto"/>
                <w:right w:val="none" w:sz="0" w:space="0" w:color="auto"/>
              </w:divBdr>
            </w:div>
            <w:div w:id="157960914">
              <w:marLeft w:val="0"/>
              <w:marRight w:val="0"/>
              <w:marTop w:val="0"/>
              <w:marBottom w:val="0"/>
              <w:divBdr>
                <w:top w:val="none" w:sz="0" w:space="0" w:color="auto"/>
                <w:left w:val="none" w:sz="0" w:space="0" w:color="auto"/>
                <w:bottom w:val="none" w:sz="0" w:space="0" w:color="auto"/>
                <w:right w:val="none" w:sz="0" w:space="0" w:color="auto"/>
              </w:divBdr>
            </w:div>
            <w:div w:id="38675470">
              <w:marLeft w:val="0"/>
              <w:marRight w:val="0"/>
              <w:marTop w:val="0"/>
              <w:marBottom w:val="0"/>
              <w:divBdr>
                <w:top w:val="none" w:sz="0" w:space="0" w:color="auto"/>
                <w:left w:val="none" w:sz="0" w:space="0" w:color="auto"/>
                <w:bottom w:val="none" w:sz="0" w:space="0" w:color="auto"/>
                <w:right w:val="none" w:sz="0" w:space="0" w:color="auto"/>
              </w:divBdr>
            </w:div>
            <w:div w:id="907569700">
              <w:marLeft w:val="0"/>
              <w:marRight w:val="0"/>
              <w:marTop w:val="0"/>
              <w:marBottom w:val="0"/>
              <w:divBdr>
                <w:top w:val="none" w:sz="0" w:space="0" w:color="auto"/>
                <w:left w:val="none" w:sz="0" w:space="0" w:color="auto"/>
                <w:bottom w:val="none" w:sz="0" w:space="0" w:color="auto"/>
                <w:right w:val="none" w:sz="0" w:space="0" w:color="auto"/>
              </w:divBdr>
            </w:div>
            <w:div w:id="424152041">
              <w:marLeft w:val="0"/>
              <w:marRight w:val="0"/>
              <w:marTop w:val="0"/>
              <w:marBottom w:val="0"/>
              <w:divBdr>
                <w:top w:val="none" w:sz="0" w:space="0" w:color="auto"/>
                <w:left w:val="none" w:sz="0" w:space="0" w:color="auto"/>
                <w:bottom w:val="none" w:sz="0" w:space="0" w:color="auto"/>
                <w:right w:val="none" w:sz="0" w:space="0" w:color="auto"/>
              </w:divBdr>
            </w:div>
            <w:div w:id="1802846804">
              <w:marLeft w:val="0"/>
              <w:marRight w:val="0"/>
              <w:marTop w:val="0"/>
              <w:marBottom w:val="0"/>
              <w:divBdr>
                <w:top w:val="none" w:sz="0" w:space="0" w:color="auto"/>
                <w:left w:val="none" w:sz="0" w:space="0" w:color="auto"/>
                <w:bottom w:val="none" w:sz="0" w:space="0" w:color="auto"/>
                <w:right w:val="none" w:sz="0" w:space="0" w:color="auto"/>
              </w:divBdr>
            </w:div>
            <w:div w:id="505287393">
              <w:marLeft w:val="0"/>
              <w:marRight w:val="0"/>
              <w:marTop w:val="0"/>
              <w:marBottom w:val="0"/>
              <w:divBdr>
                <w:top w:val="none" w:sz="0" w:space="0" w:color="auto"/>
                <w:left w:val="none" w:sz="0" w:space="0" w:color="auto"/>
                <w:bottom w:val="none" w:sz="0" w:space="0" w:color="auto"/>
                <w:right w:val="none" w:sz="0" w:space="0" w:color="auto"/>
              </w:divBdr>
            </w:div>
            <w:div w:id="11468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26646">
      <w:bodyDiv w:val="1"/>
      <w:marLeft w:val="0"/>
      <w:marRight w:val="0"/>
      <w:marTop w:val="0"/>
      <w:marBottom w:val="0"/>
      <w:divBdr>
        <w:top w:val="none" w:sz="0" w:space="0" w:color="auto"/>
        <w:left w:val="none" w:sz="0" w:space="0" w:color="auto"/>
        <w:bottom w:val="none" w:sz="0" w:space="0" w:color="auto"/>
        <w:right w:val="none" w:sz="0" w:space="0" w:color="auto"/>
      </w:divBdr>
      <w:divsChild>
        <w:div w:id="799882310">
          <w:marLeft w:val="0"/>
          <w:marRight w:val="0"/>
          <w:marTop w:val="0"/>
          <w:marBottom w:val="0"/>
          <w:divBdr>
            <w:top w:val="none" w:sz="0" w:space="0" w:color="auto"/>
            <w:left w:val="none" w:sz="0" w:space="0" w:color="auto"/>
            <w:bottom w:val="none" w:sz="0" w:space="0" w:color="auto"/>
            <w:right w:val="none" w:sz="0" w:space="0" w:color="auto"/>
          </w:divBdr>
        </w:div>
        <w:div w:id="841237962">
          <w:marLeft w:val="0"/>
          <w:marRight w:val="0"/>
          <w:marTop w:val="0"/>
          <w:marBottom w:val="0"/>
          <w:divBdr>
            <w:top w:val="none" w:sz="0" w:space="0" w:color="auto"/>
            <w:left w:val="none" w:sz="0" w:space="0" w:color="auto"/>
            <w:bottom w:val="none" w:sz="0" w:space="0" w:color="auto"/>
            <w:right w:val="none" w:sz="0" w:space="0" w:color="auto"/>
          </w:divBdr>
          <w:divsChild>
            <w:div w:id="1003319522">
              <w:marLeft w:val="0"/>
              <w:marRight w:val="0"/>
              <w:marTop w:val="0"/>
              <w:marBottom w:val="0"/>
              <w:divBdr>
                <w:top w:val="none" w:sz="0" w:space="0" w:color="auto"/>
                <w:left w:val="none" w:sz="0" w:space="0" w:color="auto"/>
                <w:bottom w:val="none" w:sz="0" w:space="0" w:color="auto"/>
                <w:right w:val="none" w:sz="0" w:space="0" w:color="auto"/>
              </w:divBdr>
              <w:divsChild>
                <w:div w:id="1711219930">
                  <w:marLeft w:val="300"/>
                  <w:marRight w:val="0"/>
                  <w:marTop w:val="0"/>
                  <w:marBottom w:val="0"/>
                  <w:divBdr>
                    <w:top w:val="none" w:sz="0" w:space="0" w:color="auto"/>
                    <w:left w:val="none" w:sz="0" w:space="0" w:color="auto"/>
                    <w:bottom w:val="none" w:sz="0" w:space="0" w:color="auto"/>
                    <w:right w:val="none" w:sz="0" w:space="0" w:color="auto"/>
                  </w:divBdr>
                </w:div>
                <w:div w:id="1559710809">
                  <w:marLeft w:val="0"/>
                  <w:marRight w:val="0"/>
                  <w:marTop w:val="0"/>
                  <w:marBottom w:val="0"/>
                  <w:divBdr>
                    <w:top w:val="none" w:sz="0" w:space="0" w:color="auto"/>
                    <w:left w:val="none" w:sz="0" w:space="0" w:color="auto"/>
                    <w:bottom w:val="none" w:sz="0" w:space="0" w:color="auto"/>
                    <w:right w:val="none" w:sz="0" w:space="0" w:color="auto"/>
                  </w:divBdr>
                  <w:divsChild>
                    <w:div w:id="1684285646">
                      <w:marLeft w:val="0"/>
                      <w:marRight w:val="0"/>
                      <w:marTop w:val="0"/>
                      <w:marBottom w:val="0"/>
                      <w:divBdr>
                        <w:top w:val="none" w:sz="0" w:space="0" w:color="auto"/>
                        <w:left w:val="none" w:sz="0" w:space="0" w:color="auto"/>
                        <w:bottom w:val="none" w:sz="0" w:space="0" w:color="auto"/>
                        <w:right w:val="none" w:sz="0" w:space="0" w:color="auto"/>
                      </w:divBdr>
                    </w:div>
                    <w:div w:id="73095046">
                      <w:marLeft w:val="0"/>
                      <w:marRight w:val="0"/>
                      <w:marTop w:val="0"/>
                      <w:marBottom w:val="0"/>
                      <w:divBdr>
                        <w:top w:val="none" w:sz="0" w:space="0" w:color="auto"/>
                        <w:left w:val="none" w:sz="0" w:space="0" w:color="auto"/>
                        <w:bottom w:val="none" w:sz="0" w:space="0" w:color="auto"/>
                        <w:right w:val="none" w:sz="0" w:space="0" w:color="auto"/>
                      </w:divBdr>
                    </w:div>
                  </w:divsChild>
                </w:div>
                <w:div w:id="122770727">
                  <w:marLeft w:val="300"/>
                  <w:marRight w:val="0"/>
                  <w:marTop w:val="0"/>
                  <w:marBottom w:val="0"/>
                  <w:divBdr>
                    <w:top w:val="none" w:sz="0" w:space="0" w:color="auto"/>
                    <w:left w:val="none" w:sz="0" w:space="0" w:color="auto"/>
                    <w:bottom w:val="none" w:sz="0" w:space="0" w:color="auto"/>
                    <w:right w:val="none" w:sz="0" w:space="0" w:color="auto"/>
                  </w:divBdr>
                </w:div>
                <w:div w:id="1125193850">
                  <w:marLeft w:val="0"/>
                  <w:marRight w:val="0"/>
                  <w:marTop w:val="0"/>
                  <w:marBottom w:val="0"/>
                  <w:divBdr>
                    <w:top w:val="none" w:sz="0" w:space="0" w:color="auto"/>
                    <w:left w:val="none" w:sz="0" w:space="0" w:color="auto"/>
                    <w:bottom w:val="none" w:sz="0" w:space="0" w:color="auto"/>
                    <w:right w:val="none" w:sz="0" w:space="0" w:color="auto"/>
                  </w:divBdr>
                  <w:divsChild>
                    <w:div w:id="1691755004">
                      <w:marLeft w:val="0"/>
                      <w:marRight w:val="0"/>
                      <w:marTop w:val="0"/>
                      <w:marBottom w:val="0"/>
                      <w:divBdr>
                        <w:top w:val="none" w:sz="0" w:space="0" w:color="auto"/>
                        <w:left w:val="none" w:sz="0" w:space="0" w:color="auto"/>
                        <w:bottom w:val="none" w:sz="0" w:space="0" w:color="auto"/>
                        <w:right w:val="none" w:sz="0" w:space="0" w:color="auto"/>
                      </w:divBdr>
                    </w:div>
                  </w:divsChild>
                </w:div>
                <w:div w:id="496187374">
                  <w:marLeft w:val="300"/>
                  <w:marRight w:val="0"/>
                  <w:marTop w:val="0"/>
                  <w:marBottom w:val="0"/>
                  <w:divBdr>
                    <w:top w:val="none" w:sz="0" w:space="0" w:color="auto"/>
                    <w:left w:val="none" w:sz="0" w:space="0" w:color="auto"/>
                    <w:bottom w:val="none" w:sz="0" w:space="0" w:color="auto"/>
                    <w:right w:val="none" w:sz="0" w:space="0" w:color="auto"/>
                  </w:divBdr>
                </w:div>
                <w:div w:id="1359040507">
                  <w:marLeft w:val="0"/>
                  <w:marRight w:val="0"/>
                  <w:marTop w:val="0"/>
                  <w:marBottom w:val="0"/>
                  <w:divBdr>
                    <w:top w:val="none" w:sz="0" w:space="0" w:color="auto"/>
                    <w:left w:val="none" w:sz="0" w:space="0" w:color="auto"/>
                    <w:bottom w:val="none" w:sz="0" w:space="0" w:color="auto"/>
                    <w:right w:val="none" w:sz="0" w:space="0" w:color="auto"/>
                  </w:divBdr>
                  <w:divsChild>
                    <w:div w:id="899050162">
                      <w:marLeft w:val="0"/>
                      <w:marRight w:val="0"/>
                      <w:marTop w:val="0"/>
                      <w:marBottom w:val="0"/>
                      <w:divBdr>
                        <w:top w:val="none" w:sz="0" w:space="0" w:color="auto"/>
                        <w:left w:val="none" w:sz="0" w:space="0" w:color="auto"/>
                        <w:bottom w:val="none" w:sz="0" w:space="0" w:color="auto"/>
                        <w:right w:val="none" w:sz="0" w:space="0" w:color="auto"/>
                      </w:divBdr>
                    </w:div>
                  </w:divsChild>
                </w:div>
                <w:div w:id="1812205852">
                  <w:marLeft w:val="300"/>
                  <w:marRight w:val="0"/>
                  <w:marTop w:val="0"/>
                  <w:marBottom w:val="0"/>
                  <w:divBdr>
                    <w:top w:val="none" w:sz="0" w:space="0" w:color="auto"/>
                    <w:left w:val="none" w:sz="0" w:space="0" w:color="auto"/>
                    <w:bottom w:val="none" w:sz="0" w:space="0" w:color="auto"/>
                    <w:right w:val="none" w:sz="0" w:space="0" w:color="auto"/>
                  </w:divBdr>
                </w:div>
                <w:div w:id="1224369608">
                  <w:marLeft w:val="0"/>
                  <w:marRight w:val="0"/>
                  <w:marTop w:val="0"/>
                  <w:marBottom w:val="0"/>
                  <w:divBdr>
                    <w:top w:val="none" w:sz="0" w:space="0" w:color="auto"/>
                    <w:left w:val="none" w:sz="0" w:space="0" w:color="auto"/>
                    <w:bottom w:val="none" w:sz="0" w:space="0" w:color="auto"/>
                    <w:right w:val="none" w:sz="0" w:space="0" w:color="auto"/>
                  </w:divBdr>
                  <w:divsChild>
                    <w:div w:id="1614094857">
                      <w:marLeft w:val="0"/>
                      <w:marRight w:val="0"/>
                      <w:marTop w:val="0"/>
                      <w:marBottom w:val="0"/>
                      <w:divBdr>
                        <w:top w:val="none" w:sz="0" w:space="0" w:color="auto"/>
                        <w:left w:val="none" w:sz="0" w:space="0" w:color="auto"/>
                        <w:bottom w:val="none" w:sz="0" w:space="0" w:color="auto"/>
                        <w:right w:val="none" w:sz="0" w:space="0" w:color="auto"/>
                      </w:divBdr>
                    </w:div>
                    <w:div w:id="2089308735">
                      <w:marLeft w:val="0"/>
                      <w:marRight w:val="0"/>
                      <w:marTop w:val="0"/>
                      <w:marBottom w:val="0"/>
                      <w:divBdr>
                        <w:top w:val="none" w:sz="0" w:space="0" w:color="auto"/>
                        <w:left w:val="none" w:sz="0" w:space="0" w:color="auto"/>
                        <w:bottom w:val="none" w:sz="0" w:space="0" w:color="auto"/>
                        <w:right w:val="none" w:sz="0" w:space="0" w:color="auto"/>
                      </w:divBdr>
                      <w:divsChild>
                        <w:div w:id="87913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1323">
                  <w:marLeft w:val="300"/>
                  <w:marRight w:val="0"/>
                  <w:marTop w:val="0"/>
                  <w:marBottom w:val="0"/>
                  <w:divBdr>
                    <w:top w:val="none" w:sz="0" w:space="0" w:color="auto"/>
                    <w:left w:val="none" w:sz="0" w:space="0" w:color="auto"/>
                    <w:bottom w:val="none" w:sz="0" w:space="0" w:color="auto"/>
                    <w:right w:val="none" w:sz="0" w:space="0" w:color="auto"/>
                  </w:divBdr>
                </w:div>
                <w:div w:id="2001302308">
                  <w:marLeft w:val="0"/>
                  <w:marRight w:val="0"/>
                  <w:marTop w:val="0"/>
                  <w:marBottom w:val="0"/>
                  <w:divBdr>
                    <w:top w:val="none" w:sz="0" w:space="0" w:color="auto"/>
                    <w:left w:val="none" w:sz="0" w:space="0" w:color="auto"/>
                    <w:bottom w:val="none" w:sz="0" w:space="0" w:color="auto"/>
                    <w:right w:val="none" w:sz="0" w:space="0" w:color="auto"/>
                  </w:divBdr>
                  <w:divsChild>
                    <w:div w:id="2082212026">
                      <w:marLeft w:val="0"/>
                      <w:marRight w:val="0"/>
                      <w:marTop w:val="0"/>
                      <w:marBottom w:val="0"/>
                      <w:divBdr>
                        <w:top w:val="none" w:sz="0" w:space="0" w:color="auto"/>
                        <w:left w:val="none" w:sz="0" w:space="0" w:color="auto"/>
                        <w:bottom w:val="none" w:sz="0" w:space="0" w:color="auto"/>
                        <w:right w:val="none" w:sz="0" w:space="0" w:color="auto"/>
                      </w:divBdr>
                    </w:div>
                    <w:div w:id="1457480509">
                      <w:marLeft w:val="0"/>
                      <w:marRight w:val="0"/>
                      <w:marTop w:val="0"/>
                      <w:marBottom w:val="0"/>
                      <w:divBdr>
                        <w:top w:val="none" w:sz="0" w:space="0" w:color="auto"/>
                        <w:left w:val="none" w:sz="0" w:space="0" w:color="auto"/>
                        <w:bottom w:val="none" w:sz="0" w:space="0" w:color="auto"/>
                        <w:right w:val="none" w:sz="0" w:space="0" w:color="auto"/>
                      </w:divBdr>
                    </w:div>
                    <w:div w:id="107287176">
                      <w:marLeft w:val="0"/>
                      <w:marRight w:val="0"/>
                      <w:marTop w:val="0"/>
                      <w:marBottom w:val="0"/>
                      <w:divBdr>
                        <w:top w:val="none" w:sz="0" w:space="0" w:color="auto"/>
                        <w:left w:val="none" w:sz="0" w:space="0" w:color="auto"/>
                        <w:bottom w:val="none" w:sz="0" w:space="0" w:color="auto"/>
                        <w:right w:val="none" w:sz="0" w:space="0" w:color="auto"/>
                      </w:divBdr>
                      <w:divsChild>
                        <w:div w:id="9121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0380">
                  <w:marLeft w:val="300"/>
                  <w:marRight w:val="0"/>
                  <w:marTop w:val="0"/>
                  <w:marBottom w:val="0"/>
                  <w:divBdr>
                    <w:top w:val="none" w:sz="0" w:space="0" w:color="auto"/>
                    <w:left w:val="none" w:sz="0" w:space="0" w:color="auto"/>
                    <w:bottom w:val="none" w:sz="0" w:space="0" w:color="auto"/>
                    <w:right w:val="none" w:sz="0" w:space="0" w:color="auto"/>
                  </w:divBdr>
                </w:div>
                <w:div w:id="1097091446">
                  <w:marLeft w:val="0"/>
                  <w:marRight w:val="0"/>
                  <w:marTop w:val="0"/>
                  <w:marBottom w:val="0"/>
                  <w:divBdr>
                    <w:top w:val="none" w:sz="0" w:space="0" w:color="auto"/>
                    <w:left w:val="none" w:sz="0" w:space="0" w:color="auto"/>
                    <w:bottom w:val="none" w:sz="0" w:space="0" w:color="auto"/>
                    <w:right w:val="none" w:sz="0" w:space="0" w:color="auto"/>
                  </w:divBdr>
                  <w:divsChild>
                    <w:div w:id="932325867">
                      <w:marLeft w:val="0"/>
                      <w:marRight w:val="0"/>
                      <w:marTop w:val="0"/>
                      <w:marBottom w:val="0"/>
                      <w:divBdr>
                        <w:top w:val="none" w:sz="0" w:space="0" w:color="auto"/>
                        <w:left w:val="none" w:sz="0" w:space="0" w:color="auto"/>
                        <w:bottom w:val="none" w:sz="0" w:space="0" w:color="auto"/>
                        <w:right w:val="none" w:sz="0" w:space="0" w:color="auto"/>
                      </w:divBdr>
                    </w:div>
                    <w:div w:id="868564898">
                      <w:marLeft w:val="0"/>
                      <w:marRight w:val="0"/>
                      <w:marTop w:val="0"/>
                      <w:marBottom w:val="0"/>
                      <w:divBdr>
                        <w:top w:val="none" w:sz="0" w:space="0" w:color="auto"/>
                        <w:left w:val="none" w:sz="0" w:space="0" w:color="auto"/>
                        <w:bottom w:val="none" w:sz="0" w:space="0" w:color="auto"/>
                        <w:right w:val="none" w:sz="0" w:space="0" w:color="auto"/>
                      </w:divBdr>
                    </w:div>
                    <w:div w:id="1978951222">
                      <w:marLeft w:val="0"/>
                      <w:marRight w:val="0"/>
                      <w:marTop w:val="0"/>
                      <w:marBottom w:val="0"/>
                      <w:divBdr>
                        <w:top w:val="none" w:sz="0" w:space="0" w:color="auto"/>
                        <w:left w:val="none" w:sz="0" w:space="0" w:color="auto"/>
                        <w:bottom w:val="none" w:sz="0" w:space="0" w:color="auto"/>
                        <w:right w:val="none" w:sz="0" w:space="0" w:color="auto"/>
                      </w:divBdr>
                      <w:divsChild>
                        <w:div w:id="14806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4806">
                  <w:marLeft w:val="0"/>
                  <w:marRight w:val="0"/>
                  <w:marTop w:val="0"/>
                  <w:marBottom w:val="0"/>
                  <w:divBdr>
                    <w:top w:val="none" w:sz="0" w:space="0" w:color="auto"/>
                    <w:left w:val="none" w:sz="0" w:space="0" w:color="auto"/>
                    <w:bottom w:val="none" w:sz="0" w:space="0" w:color="auto"/>
                    <w:right w:val="none" w:sz="0" w:space="0" w:color="auto"/>
                  </w:divBdr>
                  <w:divsChild>
                    <w:div w:id="1391660308">
                      <w:marLeft w:val="0"/>
                      <w:marRight w:val="0"/>
                      <w:marTop w:val="0"/>
                      <w:marBottom w:val="0"/>
                      <w:divBdr>
                        <w:top w:val="none" w:sz="0" w:space="0" w:color="auto"/>
                        <w:left w:val="none" w:sz="0" w:space="0" w:color="auto"/>
                        <w:bottom w:val="none" w:sz="0" w:space="0" w:color="auto"/>
                        <w:right w:val="none" w:sz="0" w:space="0" w:color="auto"/>
                      </w:divBdr>
                    </w:div>
                    <w:div w:id="823470649">
                      <w:marLeft w:val="0"/>
                      <w:marRight w:val="0"/>
                      <w:marTop w:val="0"/>
                      <w:marBottom w:val="0"/>
                      <w:divBdr>
                        <w:top w:val="none" w:sz="0" w:space="0" w:color="auto"/>
                        <w:left w:val="none" w:sz="0" w:space="0" w:color="auto"/>
                        <w:bottom w:val="none" w:sz="0" w:space="0" w:color="auto"/>
                        <w:right w:val="none" w:sz="0" w:space="0" w:color="auto"/>
                      </w:divBdr>
                    </w:div>
                    <w:div w:id="1326546925">
                      <w:marLeft w:val="0"/>
                      <w:marRight w:val="0"/>
                      <w:marTop w:val="0"/>
                      <w:marBottom w:val="0"/>
                      <w:divBdr>
                        <w:top w:val="none" w:sz="0" w:space="0" w:color="auto"/>
                        <w:left w:val="none" w:sz="0" w:space="0" w:color="auto"/>
                        <w:bottom w:val="none" w:sz="0" w:space="0" w:color="auto"/>
                        <w:right w:val="none" w:sz="0" w:space="0" w:color="auto"/>
                      </w:divBdr>
                      <w:divsChild>
                        <w:div w:id="187048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5817">
                  <w:marLeft w:val="300"/>
                  <w:marRight w:val="0"/>
                  <w:marTop w:val="0"/>
                  <w:marBottom w:val="0"/>
                  <w:divBdr>
                    <w:top w:val="none" w:sz="0" w:space="0" w:color="auto"/>
                    <w:left w:val="none" w:sz="0" w:space="0" w:color="auto"/>
                    <w:bottom w:val="none" w:sz="0" w:space="0" w:color="auto"/>
                    <w:right w:val="none" w:sz="0" w:space="0" w:color="auto"/>
                  </w:divBdr>
                </w:div>
                <w:div w:id="1290016598">
                  <w:marLeft w:val="0"/>
                  <w:marRight w:val="0"/>
                  <w:marTop w:val="0"/>
                  <w:marBottom w:val="0"/>
                  <w:divBdr>
                    <w:top w:val="none" w:sz="0" w:space="0" w:color="auto"/>
                    <w:left w:val="none" w:sz="0" w:space="0" w:color="auto"/>
                    <w:bottom w:val="none" w:sz="0" w:space="0" w:color="auto"/>
                    <w:right w:val="none" w:sz="0" w:space="0" w:color="auto"/>
                  </w:divBdr>
                  <w:divsChild>
                    <w:div w:id="490021116">
                      <w:marLeft w:val="0"/>
                      <w:marRight w:val="0"/>
                      <w:marTop w:val="0"/>
                      <w:marBottom w:val="0"/>
                      <w:divBdr>
                        <w:top w:val="none" w:sz="0" w:space="0" w:color="auto"/>
                        <w:left w:val="none" w:sz="0" w:space="0" w:color="auto"/>
                        <w:bottom w:val="none" w:sz="0" w:space="0" w:color="auto"/>
                        <w:right w:val="none" w:sz="0" w:space="0" w:color="auto"/>
                      </w:divBdr>
                    </w:div>
                    <w:div w:id="79062999">
                      <w:marLeft w:val="0"/>
                      <w:marRight w:val="0"/>
                      <w:marTop w:val="0"/>
                      <w:marBottom w:val="0"/>
                      <w:divBdr>
                        <w:top w:val="none" w:sz="0" w:space="0" w:color="auto"/>
                        <w:left w:val="none" w:sz="0" w:space="0" w:color="auto"/>
                        <w:bottom w:val="none" w:sz="0" w:space="0" w:color="auto"/>
                        <w:right w:val="none" w:sz="0" w:space="0" w:color="auto"/>
                      </w:divBdr>
                    </w:div>
                    <w:div w:id="669332412">
                      <w:marLeft w:val="0"/>
                      <w:marRight w:val="0"/>
                      <w:marTop w:val="0"/>
                      <w:marBottom w:val="0"/>
                      <w:divBdr>
                        <w:top w:val="none" w:sz="0" w:space="0" w:color="auto"/>
                        <w:left w:val="none" w:sz="0" w:space="0" w:color="auto"/>
                        <w:bottom w:val="none" w:sz="0" w:space="0" w:color="auto"/>
                        <w:right w:val="none" w:sz="0" w:space="0" w:color="auto"/>
                      </w:divBdr>
                      <w:divsChild>
                        <w:div w:id="142252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953">
                  <w:marLeft w:val="300"/>
                  <w:marRight w:val="0"/>
                  <w:marTop w:val="0"/>
                  <w:marBottom w:val="0"/>
                  <w:divBdr>
                    <w:top w:val="none" w:sz="0" w:space="0" w:color="auto"/>
                    <w:left w:val="none" w:sz="0" w:space="0" w:color="auto"/>
                    <w:bottom w:val="none" w:sz="0" w:space="0" w:color="auto"/>
                    <w:right w:val="none" w:sz="0" w:space="0" w:color="auto"/>
                  </w:divBdr>
                </w:div>
                <w:div w:id="927471018">
                  <w:marLeft w:val="0"/>
                  <w:marRight w:val="0"/>
                  <w:marTop w:val="0"/>
                  <w:marBottom w:val="0"/>
                  <w:divBdr>
                    <w:top w:val="none" w:sz="0" w:space="0" w:color="auto"/>
                    <w:left w:val="none" w:sz="0" w:space="0" w:color="auto"/>
                    <w:bottom w:val="none" w:sz="0" w:space="0" w:color="auto"/>
                    <w:right w:val="none" w:sz="0" w:space="0" w:color="auto"/>
                  </w:divBdr>
                  <w:divsChild>
                    <w:div w:id="1559587652">
                      <w:marLeft w:val="0"/>
                      <w:marRight w:val="0"/>
                      <w:marTop w:val="0"/>
                      <w:marBottom w:val="0"/>
                      <w:divBdr>
                        <w:top w:val="none" w:sz="0" w:space="0" w:color="auto"/>
                        <w:left w:val="none" w:sz="0" w:space="0" w:color="auto"/>
                        <w:bottom w:val="none" w:sz="0" w:space="0" w:color="auto"/>
                        <w:right w:val="none" w:sz="0" w:space="0" w:color="auto"/>
                      </w:divBdr>
                    </w:div>
                    <w:div w:id="1135181741">
                      <w:marLeft w:val="0"/>
                      <w:marRight w:val="0"/>
                      <w:marTop w:val="0"/>
                      <w:marBottom w:val="0"/>
                      <w:divBdr>
                        <w:top w:val="none" w:sz="0" w:space="0" w:color="auto"/>
                        <w:left w:val="none" w:sz="0" w:space="0" w:color="auto"/>
                        <w:bottom w:val="none" w:sz="0" w:space="0" w:color="auto"/>
                        <w:right w:val="none" w:sz="0" w:space="0" w:color="auto"/>
                      </w:divBdr>
                      <w:divsChild>
                        <w:div w:id="9213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6890">
                  <w:marLeft w:val="300"/>
                  <w:marRight w:val="0"/>
                  <w:marTop w:val="0"/>
                  <w:marBottom w:val="0"/>
                  <w:divBdr>
                    <w:top w:val="none" w:sz="0" w:space="0" w:color="auto"/>
                    <w:left w:val="none" w:sz="0" w:space="0" w:color="auto"/>
                    <w:bottom w:val="none" w:sz="0" w:space="0" w:color="auto"/>
                    <w:right w:val="none" w:sz="0" w:space="0" w:color="auto"/>
                  </w:divBdr>
                </w:div>
                <w:div w:id="870918037">
                  <w:marLeft w:val="0"/>
                  <w:marRight w:val="0"/>
                  <w:marTop w:val="0"/>
                  <w:marBottom w:val="0"/>
                  <w:divBdr>
                    <w:top w:val="none" w:sz="0" w:space="0" w:color="auto"/>
                    <w:left w:val="none" w:sz="0" w:space="0" w:color="auto"/>
                    <w:bottom w:val="none" w:sz="0" w:space="0" w:color="auto"/>
                    <w:right w:val="none" w:sz="0" w:space="0" w:color="auto"/>
                  </w:divBdr>
                  <w:divsChild>
                    <w:div w:id="399251421">
                      <w:marLeft w:val="0"/>
                      <w:marRight w:val="0"/>
                      <w:marTop w:val="0"/>
                      <w:marBottom w:val="0"/>
                      <w:divBdr>
                        <w:top w:val="none" w:sz="0" w:space="0" w:color="auto"/>
                        <w:left w:val="none" w:sz="0" w:space="0" w:color="auto"/>
                        <w:bottom w:val="none" w:sz="0" w:space="0" w:color="auto"/>
                        <w:right w:val="none" w:sz="0" w:space="0" w:color="auto"/>
                      </w:divBdr>
                    </w:div>
                    <w:div w:id="93326725">
                      <w:marLeft w:val="0"/>
                      <w:marRight w:val="0"/>
                      <w:marTop w:val="0"/>
                      <w:marBottom w:val="0"/>
                      <w:divBdr>
                        <w:top w:val="none" w:sz="0" w:space="0" w:color="auto"/>
                        <w:left w:val="none" w:sz="0" w:space="0" w:color="auto"/>
                        <w:bottom w:val="none" w:sz="0" w:space="0" w:color="auto"/>
                        <w:right w:val="none" w:sz="0" w:space="0" w:color="auto"/>
                      </w:divBdr>
                      <w:divsChild>
                        <w:div w:id="17485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09653">
                  <w:marLeft w:val="300"/>
                  <w:marRight w:val="0"/>
                  <w:marTop w:val="0"/>
                  <w:marBottom w:val="0"/>
                  <w:divBdr>
                    <w:top w:val="none" w:sz="0" w:space="0" w:color="auto"/>
                    <w:left w:val="none" w:sz="0" w:space="0" w:color="auto"/>
                    <w:bottom w:val="none" w:sz="0" w:space="0" w:color="auto"/>
                    <w:right w:val="none" w:sz="0" w:space="0" w:color="auto"/>
                  </w:divBdr>
                </w:div>
                <w:div w:id="1028722040">
                  <w:marLeft w:val="0"/>
                  <w:marRight w:val="0"/>
                  <w:marTop w:val="0"/>
                  <w:marBottom w:val="0"/>
                  <w:divBdr>
                    <w:top w:val="none" w:sz="0" w:space="0" w:color="auto"/>
                    <w:left w:val="none" w:sz="0" w:space="0" w:color="auto"/>
                    <w:bottom w:val="none" w:sz="0" w:space="0" w:color="auto"/>
                    <w:right w:val="none" w:sz="0" w:space="0" w:color="auto"/>
                  </w:divBdr>
                  <w:divsChild>
                    <w:div w:id="436101699">
                      <w:marLeft w:val="0"/>
                      <w:marRight w:val="0"/>
                      <w:marTop w:val="0"/>
                      <w:marBottom w:val="0"/>
                      <w:divBdr>
                        <w:top w:val="none" w:sz="0" w:space="0" w:color="auto"/>
                        <w:left w:val="none" w:sz="0" w:space="0" w:color="auto"/>
                        <w:bottom w:val="none" w:sz="0" w:space="0" w:color="auto"/>
                        <w:right w:val="none" w:sz="0" w:space="0" w:color="auto"/>
                      </w:divBdr>
                    </w:div>
                    <w:div w:id="1629511198">
                      <w:marLeft w:val="0"/>
                      <w:marRight w:val="0"/>
                      <w:marTop w:val="0"/>
                      <w:marBottom w:val="0"/>
                      <w:divBdr>
                        <w:top w:val="none" w:sz="0" w:space="0" w:color="auto"/>
                        <w:left w:val="none" w:sz="0" w:space="0" w:color="auto"/>
                        <w:bottom w:val="none" w:sz="0" w:space="0" w:color="auto"/>
                        <w:right w:val="none" w:sz="0" w:space="0" w:color="auto"/>
                      </w:divBdr>
                      <w:divsChild>
                        <w:div w:id="9820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1342">
                  <w:marLeft w:val="300"/>
                  <w:marRight w:val="0"/>
                  <w:marTop w:val="0"/>
                  <w:marBottom w:val="0"/>
                  <w:divBdr>
                    <w:top w:val="none" w:sz="0" w:space="0" w:color="auto"/>
                    <w:left w:val="none" w:sz="0" w:space="0" w:color="auto"/>
                    <w:bottom w:val="none" w:sz="0" w:space="0" w:color="auto"/>
                    <w:right w:val="none" w:sz="0" w:space="0" w:color="auto"/>
                  </w:divBdr>
                </w:div>
                <w:div w:id="277761310">
                  <w:marLeft w:val="0"/>
                  <w:marRight w:val="0"/>
                  <w:marTop w:val="0"/>
                  <w:marBottom w:val="0"/>
                  <w:divBdr>
                    <w:top w:val="none" w:sz="0" w:space="0" w:color="auto"/>
                    <w:left w:val="none" w:sz="0" w:space="0" w:color="auto"/>
                    <w:bottom w:val="none" w:sz="0" w:space="0" w:color="auto"/>
                    <w:right w:val="none" w:sz="0" w:space="0" w:color="auto"/>
                  </w:divBdr>
                  <w:divsChild>
                    <w:div w:id="1825662707">
                      <w:marLeft w:val="0"/>
                      <w:marRight w:val="0"/>
                      <w:marTop w:val="0"/>
                      <w:marBottom w:val="0"/>
                      <w:divBdr>
                        <w:top w:val="none" w:sz="0" w:space="0" w:color="auto"/>
                        <w:left w:val="none" w:sz="0" w:space="0" w:color="auto"/>
                        <w:bottom w:val="none" w:sz="0" w:space="0" w:color="auto"/>
                        <w:right w:val="none" w:sz="0" w:space="0" w:color="auto"/>
                      </w:divBdr>
                    </w:div>
                    <w:div w:id="2083478982">
                      <w:marLeft w:val="0"/>
                      <w:marRight w:val="0"/>
                      <w:marTop w:val="0"/>
                      <w:marBottom w:val="0"/>
                      <w:divBdr>
                        <w:top w:val="none" w:sz="0" w:space="0" w:color="auto"/>
                        <w:left w:val="none" w:sz="0" w:space="0" w:color="auto"/>
                        <w:bottom w:val="none" w:sz="0" w:space="0" w:color="auto"/>
                        <w:right w:val="none" w:sz="0" w:space="0" w:color="auto"/>
                      </w:divBdr>
                      <w:divsChild>
                        <w:div w:id="6462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3759">
                  <w:marLeft w:val="300"/>
                  <w:marRight w:val="0"/>
                  <w:marTop w:val="0"/>
                  <w:marBottom w:val="0"/>
                  <w:divBdr>
                    <w:top w:val="none" w:sz="0" w:space="0" w:color="auto"/>
                    <w:left w:val="none" w:sz="0" w:space="0" w:color="auto"/>
                    <w:bottom w:val="none" w:sz="0" w:space="0" w:color="auto"/>
                    <w:right w:val="none" w:sz="0" w:space="0" w:color="auto"/>
                  </w:divBdr>
                </w:div>
                <w:div w:id="1559315214">
                  <w:marLeft w:val="0"/>
                  <w:marRight w:val="0"/>
                  <w:marTop w:val="0"/>
                  <w:marBottom w:val="0"/>
                  <w:divBdr>
                    <w:top w:val="none" w:sz="0" w:space="0" w:color="auto"/>
                    <w:left w:val="none" w:sz="0" w:space="0" w:color="auto"/>
                    <w:bottom w:val="none" w:sz="0" w:space="0" w:color="auto"/>
                    <w:right w:val="none" w:sz="0" w:space="0" w:color="auto"/>
                  </w:divBdr>
                  <w:divsChild>
                    <w:div w:id="143741271">
                      <w:marLeft w:val="0"/>
                      <w:marRight w:val="0"/>
                      <w:marTop w:val="0"/>
                      <w:marBottom w:val="0"/>
                      <w:divBdr>
                        <w:top w:val="none" w:sz="0" w:space="0" w:color="auto"/>
                        <w:left w:val="none" w:sz="0" w:space="0" w:color="auto"/>
                        <w:bottom w:val="none" w:sz="0" w:space="0" w:color="auto"/>
                        <w:right w:val="none" w:sz="0" w:space="0" w:color="auto"/>
                      </w:divBdr>
                    </w:div>
                    <w:div w:id="1168790913">
                      <w:marLeft w:val="0"/>
                      <w:marRight w:val="0"/>
                      <w:marTop w:val="0"/>
                      <w:marBottom w:val="0"/>
                      <w:divBdr>
                        <w:top w:val="none" w:sz="0" w:space="0" w:color="auto"/>
                        <w:left w:val="none" w:sz="0" w:space="0" w:color="auto"/>
                        <w:bottom w:val="none" w:sz="0" w:space="0" w:color="auto"/>
                        <w:right w:val="none" w:sz="0" w:space="0" w:color="auto"/>
                      </w:divBdr>
                      <w:divsChild>
                        <w:div w:id="3955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745653">
      <w:bodyDiv w:val="1"/>
      <w:marLeft w:val="0"/>
      <w:marRight w:val="0"/>
      <w:marTop w:val="0"/>
      <w:marBottom w:val="0"/>
      <w:divBdr>
        <w:top w:val="none" w:sz="0" w:space="0" w:color="auto"/>
        <w:left w:val="none" w:sz="0" w:space="0" w:color="auto"/>
        <w:bottom w:val="none" w:sz="0" w:space="0" w:color="auto"/>
        <w:right w:val="none" w:sz="0" w:space="0" w:color="auto"/>
      </w:divBdr>
      <w:divsChild>
        <w:div w:id="1519392705">
          <w:marLeft w:val="0"/>
          <w:marRight w:val="0"/>
          <w:marTop w:val="0"/>
          <w:marBottom w:val="0"/>
          <w:divBdr>
            <w:top w:val="none" w:sz="0" w:space="0" w:color="auto"/>
            <w:left w:val="none" w:sz="0" w:space="0" w:color="auto"/>
            <w:bottom w:val="none" w:sz="0" w:space="0" w:color="auto"/>
            <w:right w:val="none" w:sz="0" w:space="0" w:color="auto"/>
          </w:divBdr>
          <w:divsChild>
            <w:div w:id="2093894940">
              <w:marLeft w:val="0"/>
              <w:marRight w:val="0"/>
              <w:marTop w:val="0"/>
              <w:marBottom w:val="0"/>
              <w:divBdr>
                <w:top w:val="none" w:sz="0" w:space="0" w:color="auto"/>
                <w:left w:val="none" w:sz="0" w:space="0" w:color="auto"/>
                <w:bottom w:val="none" w:sz="0" w:space="0" w:color="auto"/>
                <w:right w:val="none" w:sz="0" w:space="0" w:color="auto"/>
              </w:divBdr>
            </w:div>
            <w:div w:id="996768758">
              <w:marLeft w:val="0"/>
              <w:marRight w:val="0"/>
              <w:marTop w:val="0"/>
              <w:marBottom w:val="0"/>
              <w:divBdr>
                <w:top w:val="none" w:sz="0" w:space="0" w:color="auto"/>
                <w:left w:val="none" w:sz="0" w:space="0" w:color="auto"/>
                <w:bottom w:val="none" w:sz="0" w:space="0" w:color="auto"/>
                <w:right w:val="none" w:sz="0" w:space="0" w:color="auto"/>
              </w:divBdr>
            </w:div>
            <w:div w:id="821504504">
              <w:marLeft w:val="0"/>
              <w:marRight w:val="0"/>
              <w:marTop w:val="0"/>
              <w:marBottom w:val="0"/>
              <w:divBdr>
                <w:top w:val="none" w:sz="0" w:space="0" w:color="auto"/>
                <w:left w:val="none" w:sz="0" w:space="0" w:color="auto"/>
                <w:bottom w:val="none" w:sz="0" w:space="0" w:color="auto"/>
                <w:right w:val="none" w:sz="0" w:space="0" w:color="auto"/>
              </w:divBdr>
            </w:div>
            <w:div w:id="904875927">
              <w:marLeft w:val="0"/>
              <w:marRight w:val="0"/>
              <w:marTop w:val="0"/>
              <w:marBottom w:val="0"/>
              <w:divBdr>
                <w:top w:val="none" w:sz="0" w:space="0" w:color="auto"/>
                <w:left w:val="none" w:sz="0" w:space="0" w:color="auto"/>
                <w:bottom w:val="none" w:sz="0" w:space="0" w:color="auto"/>
                <w:right w:val="none" w:sz="0" w:space="0" w:color="auto"/>
              </w:divBdr>
            </w:div>
            <w:div w:id="2100133343">
              <w:marLeft w:val="0"/>
              <w:marRight w:val="0"/>
              <w:marTop w:val="0"/>
              <w:marBottom w:val="0"/>
              <w:divBdr>
                <w:top w:val="none" w:sz="0" w:space="0" w:color="auto"/>
                <w:left w:val="none" w:sz="0" w:space="0" w:color="auto"/>
                <w:bottom w:val="none" w:sz="0" w:space="0" w:color="auto"/>
                <w:right w:val="none" w:sz="0" w:space="0" w:color="auto"/>
              </w:divBdr>
            </w:div>
            <w:div w:id="1864054416">
              <w:marLeft w:val="0"/>
              <w:marRight w:val="0"/>
              <w:marTop w:val="0"/>
              <w:marBottom w:val="0"/>
              <w:divBdr>
                <w:top w:val="none" w:sz="0" w:space="0" w:color="auto"/>
                <w:left w:val="none" w:sz="0" w:space="0" w:color="auto"/>
                <w:bottom w:val="none" w:sz="0" w:space="0" w:color="auto"/>
                <w:right w:val="none" w:sz="0" w:space="0" w:color="auto"/>
              </w:divBdr>
            </w:div>
            <w:div w:id="1070225118">
              <w:marLeft w:val="0"/>
              <w:marRight w:val="0"/>
              <w:marTop w:val="0"/>
              <w:marBottom w:val="0"/>
              <w:divBdr>
                <w:top w:val="none" w:sz="0" w:space="0" w:color="auto"/>
                <w:left w:val="none" w:sz="0" w:space="0" w:color="auto"/>
                <w:bottom w:val="none" w:sz="0" w:space="0" w:color="auto"/>
                <w:right w:val="none" w:sz="0" w:space="0" w:color="auto"/>
              </w:divBdr>
            </w:div>
            <w:div w:id="705639350">
              <w:marLeft w:val="0"/>
              <w:marRight w:val="0"/>
              <w:marTop w:val="0"/>
              <w:marBottom w:val="0"/>
              <w:divBdr>
                <w:top w:val="none" w:sz="0" w:space="0" w:color="auto"/>
                <w:left w:val="none" w:sz="0" w:space="0" w:color="auto"/>
                <w:bottom w:val="none" w:sz="0" w:space="0" w:color="auto"/>
                <w:right w:val="none" w:sz="0" w:space="0" w:color="auto"/>
              </w:divBdr>
            </w:div>
            <w:div w:id="1760128493">
              <w:marLeft w:val="0"/>
              <w:marRight w:val="0"/>
              <w:marTop w:val="0"/>
              <w:marBottom w:val="0"/>
              <w:divBdr>
                <w:top w:val="none" w:sz="0" w:space="0" w:color="auto"/>
                <w:left w:val="none" w:sz="0" w:space="0" w:color="auto"/>
                <w:bottom w:val="none" w:sz="0" w:space="0" w:color="auto"/>
                <w:right w:val="none" w:sz="0" w:space="0" w:color="auto"/>
              </w:divBdr>
            </w:div>
            <w:div w:id="1246769922">
              <w:marLeft w:val="0"/>
              <w:marRight w:val="0"/>
              <w:marTop w:val="0"/>
              <w:marBottom w:val="0"/>
              <w:divBdr>
                <w:top w:val="none" w:sz="0" w:space="0" w:color="auto"/>
                <w:left w:val="none" w:sz="0" w:space="0" w:color="auto"/>
                <w:bottom w:val="none" w:sz="0" w:space="0" w:color="auto"/>
                <w:right w:val="none" w:sz="0" w:space="0" w:color="auto"/>
              </w:divBdr>
            </w:div>
            <w:div w:id="1971207836">
              <w:marLeft w:val="0"/>
              <w:marRight w:val="0"/>
              <w:marTop w:val="0"/>
              <w:marBottom w:val="0"/>
              <w:divBdr>
                <w:top w:val="none" w:sz="0" w:space="0" w:color="auto"/>
                <w:left w:val="none" w:sz="0" w:space="0" w:color="auto"/>
                <w:bottom w:val="none" w:sz="0" w:space="0" w:color="auto"/>
                <w:right w:val="none" w:sz="0" w:space="0" w:color="auto"/>
              </w:divBdr>
            </w:div>
            <w:div w:id="2071537154">
              <w:marLeft w:val="0"/>
              <w:marRight w:val="0"/>
              <w:marTop w:val="0"/>
              <w:marBottom w:val="0"/>
              <w:divBdr>
                <w:top w:val="none" w:sz="0" w:space="0" w:color="auto"/>
                <w:left w:val="none" w:sz="0" w:space="0" w:color="auto"/>
                <w:bottom w:val="none" w:sz="0" w:space="0" w:color="auto"/>
                <w:right w:val="none" w:sz="0" w:space="0" w:color="auto"/>
              </w:divBdr>
            </w:div>
            <w:div w:id="4813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09673">
      <w:bodyDiv w:val="1"/>
      <w:marLeft w:val="0"/>
      <w:marRight w:val="0"/>
      <w:marTop w:val="0"/>
      <w:marBottom w:val="0"/>
      <w:divBdr>
        <w:top w:val="none" w:sz="0" w:space="0" w:color="auto"/>
        <w:left w:val="none" w:sz="0" w:space="0" w:color="auto"/>
        <w:bottom w:val="none" w:sz="0" w:space="0" w:color="auto"/>
        <w:right w:val="none" w:sz="0" w:space="0" w:color="auto"/>
      </w:divBdr>
      <w:divsChild>
        <w:div w:id="1250385813">
          <w:marLeft w:val="0"/>
          <w:marRight w:val="0"/>
          <w:marTop w:val="0"/>
          <w:marBottom w:val="0"/>
          <w:divBdr>
            <w:top w:val="none" w:sz="0" w:space="0" w:color="auto"/>
            <w:left w:val="none" w:sz="0" w:space="0" w:color="auto"/>
            <w:bottom w:val="none" w:sz="0" w:space="0" w:color="auto"/>
            <w:right w:val="none" w:sz="0" w:space="0" w:color="auto"/>
          </w:divBdr>
          <w:divsChild>
            <w:div w:id="164634795">
              <w:marLeft w:val="0"/>
              <w:marRight w:val="0"/>
              <w:marTop w:val="0"/>
              <w:marBottom w:val="0"/>
              <w:divBdr>
                <w:top w:val="none" w:sz="0" w:space="0" w:color="auto"/>
                <w:left w:val="none" w:sz="0" w:space="0" w:color="auto"/>
                <w:bottom w:val="none" w:sz="0" w:space="0" w:color="auto"/>
                <w:right w:val="none" w:sz="0" w:space="0" w:color="auto"/>
              </w:divBdr>
            </w:div>
            <w:div w:id="1076440701">
              <w:marLeft w:val="0"/>
              <w:marRight w:val="0"/>
              <w:marTop w:val="0"/>
              <w:marBottom w:val="0"/>
              <w:divBdr>
                <w:top w:val="none" w:sz="0" w:space="0" w:color="auto"/>
                <w:left w:val="none" w:sz="0" w:space="0" w:color="auto"/>
                <w:bottom w:val="none" w:sz="0" w:space="0" w:color="auto"/>
                <w:right w:val="none" w:sz="0" w:space="0" w:color="auto"/>
              </w:divBdr>
            </w:div>
            <w:div w:id="145634535">
              <w:marLeft w:val="0"/>
              <w:marRight w:val="0"/>
              <w:marTop w:val="0"/>
              <w:marBottom w:val="0"/>
              <w:divBdr>
                <w:top w:val="none" w:sz="0" w:space="0" w:color="auto"/>
                <w:left w:val="none" w:sz="0" w:space="0" w:color="auto"/>
                <w:bottom w:val="none" w:sz="0" w:space="0" w:color="auto"/>
                <w:right w:val="none" w:sz="0" w:space="0" w:color="auto"/>
              </w:divBdr>
            </w:div>
            <w:div w:id="404113973">
              <w:marLeft w:val="0"/>
              <w:marRight w:val="0"/>
              <w:marTop w:val="0"/>
              <w:marBottom w:val="0"/>
              <w:divBdr>
                <w:top w:val="none" w:sz="0" w:space="0" w:color="auto"/>
                <w:left w:val="none" w:sz="0" w:space="0" w:color="auto"/>
                <w:bottom w:val="none" w:sz="0" w:space="0" w:color="auto"/>
                <w:right w:val="none" w:sz="0" w:space="0" w:color="auto"/>
              </w:divBdr>
            </w:div>
            <w:div w:id="1715425945">
              <w:marLeft w:val="0"/>
              <w:marRight w:val="0"/>
              <w:marTop w:val="0"/>
              <w:marBottom w:val="0"/>
              <w:divBdr>
                <w:top w:val="none" w:sz="0" w:space="0" w:color="auto"/>
                <w:left w:val="none" w:sz="0" w:space="0" w:color="auto"/>
                <w:bottom w:val="none" w:sz="0" w:space="0" w:color="auto"/>
                <w:right w:val="none" w:sz="0" w:space="0" w:color="auto"/>
              </w:divBdr>
            </w:div>
            <w:div w:id="1493793217">
              <w:marLeft w:val="0"/>
              <w:marRight w:val="0"/>
              <w:marTop w:val="0"/>
              <w:marBottom w:val="0"/>
              <w:divBdr>
                <w:top w:val="none" w:sz="0" w:space="0" w:color="auto"/>
                <w:left w:val="none" w:sz="0" w:space="0" w:color="auto"/>
                <w:bottom w:val="none" w:sz="0" w:space="0" w:color="auto"/>
                <w:right w:val="none" w:sz="0" w:space="0" w:color="auto"/>
              </w:divBdr>
            </w:div>
            <w:div w:id="355473534">
              <w:marLeft w:val="0"/>
              <w:marRight w:val="0"/>
              <w:marTop w:val="0"/>
              <w:marBottom w:val="0"/>
              <w:divBdr>
                <w:top w:val="none" w:sz="0" w:space="0" w:color="auto"/>
                <w:left w:val="none" w:sz="0" w:space="0" w:color="auto"/>
                <w:bottom w:val="none" w:sz="0" w:space="0" w:color="auto"/>
                <w:right w:val="none" w:sz="0" w:space="0" w:color="auto"/>
              </w:divBdr>
            </w:div>
            <w:div w:id="774977869">
              <w:marLeft w:val="0"/>
              <w:marRight w:val="0"/>
              <w:marTop w:val="0"/>
              <w:marBottom w:val="0"/>
              <w:divBdr>
                <w:top w:val="none" w:sz="0" w:space="0" w:color="auto"/>
                <w:left w:val="none" w:sz="0" w:space="0" w:color="auto"/>
                <w:bottom w:val="none" w:sz="0" w:space="0" w:color="auto"/>
                <w:right w:val="none" w:sz="0" w:space="0" w:color="auto"/>
              </w:divBdr>
            </w:div>
            <w:div w:id="1663384486">
              <w:marLeft w:val="0"/>
              <w:marRight w:val="0"/>
              <w:marTop w:val="0"/>
              <w:marBottom w:val="0"/>
              <w:divBdr>
                <w:top w:val="none" w:sz="0" w:space="0" w:color="auto"/>
                <w:left w:val="none" w:sz="0" w:space="0" w:color="auto"/>
                <w:bottom w:val="none" w:sz="0" w:space="0" w:color="auto"/>
                <w:right w:val="none" w:sz="0" w:space="0" w:color="auto"/>
              </w:divBdr>
            </w:div>
            <w:div w:id="2062289758">
              <w:marLeft w:val="0"/>
              <w:marRight w:val="0"/>
              <w:marTop w:val="0"/>
              <w:marBottom w:val="0"/>
              <w:divBdr>
                <w:top w:val="none" w:sz="0" w:space="0" w:color="auto"/>
                <w:left w:val="none" w:sz="0" w:space="0" w:color="auto"/>
                <w:bottom w:val="none" w:sz="0" w:space="0" w:color="auto"/>
                <w:right w:val="none" w:sz="0" w:space="0" w:color="auto"/>
              </w:divBdr>
            </w:div>
            <w:div w:id="735325261">
              <w:marLeft w:val="0"/>
              <w:marRight w:val="0"/>
              <w:marTop w:val="0"/>
              <w:marBottom w:val="0"/>
              <w:divBdr>
                <w:top w:val="none" w:sz="0" w:space="0" w:color="auto"/>
                <w:left w:val="none" w:sz="0" w:space="0" w:color="auto"/>
                <w:bottom w:val="none" w:sz="0" w:space="0" w:color="auto"/>
                <w:right w:val="none" w:sz="0" w:space="0" w:color="auto"/>
              </w:divBdr>
            </w:div>
            <w:div w:id="371612715">
              <w:marLeft w:val="0"/>
              <w:marRight w:val="0"/>
              <w:marTop w:val="0"/>
              <w:marBottom w:val="0"/>
              <w:divBdr>
                <w:top w:val="none" w:sz="0" w:space="0" w:color="auto"/>
                <w:left w:val="none" w:sz="0" w:space="0" w:color="auto"/>
                <w:bottom w:val="none" w:sz="0" w:space="0" w:color="auto"/>
                <w:right w:val="none" w:sz="0" w:space="0" w:color="auto"/>
              </w:divBdr>
            </w:div>
            <w:div w:id="201982074">
              <w:marLeft w:val="0"/>
              <w:marRight w:val="0"/>
              <w:marTop w:val="0"/>
              <w:marBottom w:val="0"/>
              <w:divBdr>
                <w:top w:val="none" w:sz="0" w:space="0" w:color="auto"/>
                <w:left w:val="none" w:sz="0" w:space="0" w:color="auto"/>
                <w:bottom w:val="none" w:sz="0" w:space="0" w:color="auto"/>
                <w:right w:val="none" w:sz="0" w:space="0" w:color="auto"/>
              </w:divBdr>
            </w:div>
            <w:div w:id="1626890154">
              <w:marLeft w:val="0"/>
              <w:marRight w:val="0"/>
              <w:marTop w:val="0"/>
              <w:marBottom w:val="0"/>
              <w:divBdr>
                <w:top w:val="none" w:sz="0" w:space="0" w:color="auto"/>
                <w:left w:val="none" w:sz="0" w:space="0" w:color="auto"/>
                <w:bottom w:val="none" w:sz="0" w:space="0" w:color="auto"/>
                <w:right w:val="none" w:sz="0" w:space="0" w:color="auto"/>
              </w:divBdr>
            </w:div>
            <w:div w:id="70008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27165">
      <w:bodyDiv w:val="1"/>
      <w:marLeft w:val="0"/>
      <w:marRight w:val="0"/>
      <w:marTop w:val="0"/>
      <w:marBottom w:val="0"/>
      <w:divBdr>
        <w:top w:val="none" w:sz="0" w:space="0" w:color="auto"/>
        <w:left w:val="none" w:sz="0" w:space="0" w:color="auto"/>
        <w:bottom w:val="none" w:sz="0" w:space="0" w:color="auto"/>
        <w:right w:val="none" w:sz="0" w:space="0" w:color="auto"/>
      </w:divBdr>
      <w:divsChild>
        <w:div w:id="356202716">
          <w:marLeft w:val="0"/>
          <w:marRight w:val="0"/>
          <w:marTop w:val="0"/>
          <w:marBottom w:val="0"/>
          <w:divBdr>
            <w:top w:val="none" w:sz="0" w:space="0" w:color="auto"/>
            <w:left w:val="none" w:sz="0" w:space="0" w:color="auto"/>
            <w:bottom w:val="none" w:sz="0" w:space="0" w:color="auto"/>
            <w:right w:val="none" w:sz="0" w:space="0" w:color="auto"/>
          </w:divBdr>
          <w:divsChild>
            <w:div w:id="1064530721">
              <w:marLeft w:val="0"/>
              <w:marRight w:val="0"/>
              <w:marTop w:val="0"/>
              <w:marBottom w:val="0"/>
              <w:divBdr>
                <w:top w:val="none" w:sz="0" w:space="0" w:color="auto"/>
                <w:left w:val="none" w:sz="0" w:space="0" w:color="auto"/>
                <w:bottom w:val="none" w:sz="0" w:space="0" w:color="auto"/>
                <w:right w:val="none" w:sz="0" w:space="0" w:color="auto"/>
              </w:divBdr>
            </w:div>
            <w:div w:id="1541941299">
              <w:marLeft w:val="0"/>
              <w:marRight w:val="0"/>
              <w:marTop w:val="0"/>
              <w:marBottom w:val="0"/>
              <w:divBdr>
                <w:top w:val="none" w:sz="0" w:space="0" w:color="auto"/>
                <w:left w:val="none" w:sz="0" w:space="0" w:color="auto"/>
                <w:bottom w:val="none" w:sz="0" w:space="0" w:color="auto"/>
                <w:right w:val="none" w:sz="0" w:space="0" w:color="auto"/>
              </w:divBdr>
            </w:div>
            <w:div w:id="110758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99581">
      <w:bodyDiv w:val="1"/>
      <w:marLeft w:val="0"/>
      <w:marRight w:val="0"/>
      <w:marTop w:val="0"/>
      <w:marBottom w:val="0"/>
      <w:divBdr>
        <w:top w:val="none" w:sz="0" w:space="0" w:color="auto"/>
        <w:left w:val="none" w:sz="0" w:space="0" w:color="auto"/>
        <w:bottom w:val="none" w:sz="0" w:space="0" w:color="auto"/>
        <w:right w:val="none" w:sz="0" w:space="0" w:color="auto"/>
      </w:divBdr>
      <w:divsChild>
        <w:div w:id="900872022">
          <w:marLeft w:val="0"/>
          <w:marRight w:val="0"/>
          <w:marTop w:val="0"/>
          <w:marBottom w:val="0"/>
          <w:divBdr>
            <w:top w:val="none" w:sz="0" w:space="0" w:color="auto"/>
            <w:left w:val="none" w:sz="0" w:space="0" w:color="auto"/>
            <w:bottom w:val="none" w:sz="0" w:space="0" w:color="auto"/>
            <w:right w:val="none" w:sz="0" w:space="0" w:color="auto"/>
          </w:divBdr>
          <w:divsChild>
            <w:div w:id="1814903777">
              <w:marLeft w:val="0"/>
              <w:marRight w:val="0"/>
              <w:marTop w:val="0"/>
              <w:marBottom w:val="0"/>
              <w:divBdr>
                <w:top w:val="none" w:sz="0" w:space="0" w:color="auto"/>
                <w:left w:val="none" w:sz="0" w:space="0" w:color="auto"/>
                <w:bottom w:val="none" w:sz="0" w:space="0" w:color="auto"/>
                <w:right w:val="none" w:sz="0" w:space="0" w:color="auto"/>
              </w:divBdr>
            </w:div>
            <w:div w:id="894321125">
              <w:marLeft w:val="0"/>
              <w:marRight w:val="0"/>
              <w:marTop w:val="0"/>
              <w:marBottom w:val="0"/>
              <w:divBdr>
                <w:top w:val="none" w:sz="0" w:space="0" w:color="auto"/>
                <w:left w:val="none" w:sz="0" w:space="0" w:color="auto"/>
                <w:bottom w:val="none" w:sz="0" w:space="0" w:color="auto"/>
                <w:right w:val="none" w:sz="0" w:space="0" w:color="auto"/>
              </w:divBdr>
            </w:div>
            <w:div w:id="1464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6662">
      <w:bodyDiv w:val="1"/>
      <w:marLeft w:val="0"/>
      <w:marRight w:val="0"/>
      <w:marTop w:val="0"/>
      <w:marBottom w:val="0"/>
      <w:divBdr>
        <w:top w:val="none" w:sz="0" w:space="0" w:color="auto"/>
        <w:left w:val="none" w:sz="0" w:space="0" w:color="auto"/>
        <w:bottom w:val="none" w:sz="0" w:space="0" w:color="auto"/>
        <w:right w:val="none" w:sz="0" w:space="0" w:color="auto"/>
      </w:divBdr>
      <w:divsChild>
        <w:div w:id="929973979">
          <w:marLeft w:val="0"/>
          <w:marRight w:val="0"/>
          <w:marTop w:val="0"/>
          <w:marBottom w:val="0"/>
          <w:divBdr>
            <w:top w:val="none" w:sz="0" w:space="0" w:color="auto"/>
            <w:left w:val="none" w:sz="0" w:space="0" w:color="auto"/>
            <w:bottom w:val="none" w:sz="0" w:space="0" w:color="auto"/>
            <w:right w:val="none" w:sz="0" w:space="0" w:color="auto"/>
          </w:divBdr>
          <w:divsChild>
            <w:div w:id="911692895">
              <w:marLeft w:val="0"/>
              <w:marRight w:val="0"/>
              <w:marTop w:val="0"/>
              <w:marBottom w:val="0"/>
              <w:divBdr>
                <w:top w:val="none" w:sz="0" w:space="0" w:color="auto"/>
                <w:left w:val="none" w:sz="0" w:space="0" w:color="auto"/>
                <w:bottom w:val="none" w:sz="0" w:space="0" w:color="auto"/>
                <w:right w:val="none" w:sz="0" w:space="0" w:color="auto"/>
              </w:divBdr>
            </w:div>
            <w:div w:id="1865240954">
              <w:marLeft w:val="0"/>
              <w:marRight w:val="0"/>
              <w:marTop w:val="0"/>
              <w:marBottom w:val="0"/>
              <w:divBdr>
                <w:top w:val="none" w:sz="0" w:space="0" w:color="auto"/>
                <w:left w:val="none" w:sz="0" w:space="0" w:color="auto"/>
                <w:bottom w:val="none" w:sz="0" w:space="0" w:color="auto"/>
                <w:right w:val="none" w:sz="0" w:space="0" w:color="auto"/>
              </w:divBdr>
            </w:div>
            <w:div w:id="1652247315">
              <w:marLeft w:val="0"/>
              <w:marRight w:val="0"/>
              <w:marTop w:val="0"/>
              <w:marBottom w:val="0"/>
              <w:divBdr>
                <w:top w:val="none" w:sz="0" w:space="0" w:color="auto"/>
                <w:left w:val="none" w:sz="0" w:space="0" w:color="auto"/>
                <w:bottom w:val="none" w:sz="0" w:space="0" w:color="auto"/>
                <w:right w:val="none" w:sz="0" w:space="0" w:color="auto"/>
              </w:divBdr>
            </w:div>
            <w:div w:id="615870607">
              <w:marLeft w:val="0"/>
              <w:marRight w:val="0"/>
              <w:marTop w:val="0"/>
              <w:marBottom w:val="0"/>
              <w:divBdr>
                <w:top w:val="none" w:sz="0" w:space="0" w:color="auto"/>
                <w:left w:val="none" w:sz="0" w:space="0" w:color="auto"/>
                <w:bottom w:val="none" w:sz="0" w:space="0" w:color="auto"/>
                <w:right w:val="none" w:sz="0" w:space="0" w:color="auto"/>
              </w:divBdr>
            </w:div>
            <w:div w:id="987903101">
              <w:marLeft w:val="0"/>
              <w:marRight w:val="0"/>
              <w:marTop w:val="0"/>
              <w:marBottom w:val="0"/>
              <w:divBdr>
                <w:top w:val="none" w:sz="0" w:space="0" w:color="auto"/>
                <w:left w:val="none" w:sz="0" w:space="0" w:color="auto"/>
                <w:bottom w:val="none" w:sz="0" w:space="0" w:color="auto"/>
                <w:right w:val="none" w:sz="0" w:space="0" w:color="auto"/>
              </w:divBdr>
            </w:div>
            <w:div w:id="867332754">
              <w:marLeft w:val="0"/>
              <w:marRight w:val="0"/>
              <w:marTop w:val="0"/>
              <w:marBottom w:val="0"/>
              <w:divBdr>
                <w:top w:val="none" w:sz="0" w:space="0" w:color="auto"/>
                <w:left w:val="none" w:sz="0" w:space="0" w:color="auto"/>
                <w:bottom w:val="none" w:sz="0" w:space="0" w:color="auto"/>
                <w:right w:val="none" w:sz="0" w:space="0" w:color="auto"/>
              </w:divBdr>
            </w:div>
            <w:div w:id="20657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1480">
      <w:bodyDiv w:val="1"/>
      <w:marLeft w:val="0"/>
      <w:marRight w:val="0"/>
      <w:marTop w:val="0"/>
      <w:marBottom w:val="0"/>
      <w:divBdr>
        <w:top w:val="none" w:sz="0" w:space="0" w:color="auto"/>
        <w:left w:val="none" w:sz="0" w:space="0" w:color="auto"/>
        <w:bottom w:val="none" w:sz="0" w:space="0" w:color="auto"/>
        <w:right w:val="none" w:sz="0" w:space="0" w:color="auto"/>
      </w:divBdr>
      <w:divsChild>
        <w:div w:id="1178232852">
          <w:marLeft w:val="0"/>
          <w:marRight w:val="0"/>
          <w:marTop w:val="0"/>
          <w:marBottom w:val="0"/>
          <w:divBdr>
            <w:top w:val="none" w:sz="0" w:space="0" w:color="auto"/>
            <w:left w:val="none" w:sz="0" w:space="0" w:color="auto"/>
            <w:bottom w:val="none" w:sz="0" w:space="0" w:color="auto"/>
            <w:right w:val="none" w:sz="0" w:space="0" w:color="auto"/>
          </w:divBdr>
          <w:divsChild>
            <w:div w:id="1788355697">
              <w:marLeft w:val="0"/>
              <w:marRight w:val="0"/>
              <w:marTop w:val="0"/>
              <w:marBottom w:val="0"/>
              <w:divBdr>
                <w:top w:val="none" w:sz="0" w:space="0" w:color="auto"/>
                <w:left w:val="none" w:sz="0" w:space="0" w:color="auto"/>
                <w:bottom w:val="none" w:sz="0" w:space="0" w:color="auto"/>
                <w:right w:val="none" w:sz="0" w:space="0" w:color="auto"/>
              </w:divBdr>
            </w:div>
            <w:div w:id="440800363">
              <w:marLeft w:val="0"/>
              <w:marRight w:val="0"/>
              <w:marTop w:val="0"/>
              <w:marBottom w:val="0"/>
              <w:divBdr>
                <w:top w:val="none" w:sz="0" w:space="0" w:color="auto"/>
                <w:left w:val="none" w:sz="0" w:space="0" w:color="auto"/>
                <w:bottom w:val="none" w:sz="0" w:space="0" w:color="auto"/>
                <w:right w:val="none" w:sz="0" w:space="0" w:color="auto"/>
              </w:divBdr>
            </w:div>
            <w:div w:id="1673416182">
              <w:marLeft w:val="0"/>
              <w:marRight w:val="0"/>
              <w:marTop w:val="0"/>
              <w:marBottom w:val="0"/>
              <w:divBdr>
                <w:top w:val="none" w:sz="0" w:space="0" w:color="auto"/>
                <w:left w:val="none" w:sz="0" w:space="0" w:color="auto"/>
                <w:bottom w:val="none" w:sz="0" w:space="0" w:color="auto"/>
                <w:right w:val="none" w:sz="0" w:space="0" w:color="auto"/>
              </w:divBdr>
            </w:div>
            <w:div w:id="24716654">
              <w:marLeft w:val="0"/>
              <w:marRight w:val="0"/>
              <w:marTop w:val="0"/>
              <w:marBottom w:val="0"/>
              <w:divBdr>
                <w:top w:val="none" w:sz="0" w:space="0" w:color="auto"/>
                <w:left w:val="none" w:sz="0" w:space="0" w:color="auto"/>
                <w:bottom w:val="none" w:sz="0" w:space="0" w:color="auto"/>
                <w:right w:val="none" w:sz="0" w:space="0" w:color="auto"/>
              </w:divBdr>
            </w:div>
            <w:div w:id="139730901">
              <w:marLeft w:val="0"/>
              <w:marRight w:val="0"/>
              <w:marTop w:val="0"/>
              <w:marBottom w:val="0"/>
              <w:divBdr>
                <w:top w:val="none" w:sz="0" w:space="0" w:color="auto"/>
                <w:left w:val="none" w:sz="0" w:space="0" w:color="auto"/>
                <w:bottom w:val="none" w:sz="0" w:space="0" w:color="auto"/>
                <w:right w:val="none" w:sz="0" w:space="0" w:color="auto"/>
              </w:divBdr>
            </w:div>
            <w:div w:id="1277104966">
              <w:marLeft w:val="0"/>
              <w:marRight w:val="0"/>
              <w:marTop w:val="0"/>
              <w:marBottom w:val="0"/>
              <w:divBdr>
                <w:top w:val="none" w:sz="0" w:space="0" w:color="auto"/>
                <w:left w:val="none" w:sz="0" w:space="0" w:color="auto"/>
                <w:bottom w:val="none" w:sz="0" w:space="0" w:color="auto"/>
                <w:right w:val="none" w:sz="0" w:space="0" w:color="auto"/>
              </w:divBdr>
            </w:div>
            <w:div w:id="1650859747">
              <w:marLeft w:val="0"/>
              <w:marRight w:val="0"/>
              <w:marTop w:val="0"/>
              <w:marBottom w:val="0"/>
              <w:divBdr>
                <w:top w:val="none" w:sz="0" w:space="0" w:color="auto"/>
                <w:left w:val="none" w:sz="0" w:space="0" w:color="auto"/>
                <w:bottom w:val="none" w:sz="0" w:space="0" w:color="auto"/>
                <w:right w:val="none" w:sz="0" w:space="0" w:color="auto"/>
              </w:divBdr>
            </w:div>
            <w:div w:id="1788311621">
              <w:marLeft w:val="0"/>
              <w:marRight w:val="0"/>
              <w:marTop w:val="0"/>
              <w:marBottom w:val="0"/>
              <w:divBdr>
                <w:top w:val="none" w:sz="0" w:space="0" w:color="auto"/>
                <w:left w:val="none" w:sz="0" w:space="0" w:color="auto"/>
                <w:bottom w:val="none" w:sz="0" w:space="0" w:color="auto"/>
                <w:right w:val="none" w:sz="0" w:space="0" w:color="auto"/>
              </w:divBdr>
            </w:div>
            <w:div w:id="264845085">
              <w:marLeft w:val="0"/>
              <w:marRight w:val="0"/>
              <w:marTop w:val="0"/>
              <w:marBottom w:val="0"/>
              <w:divBdr>
                <w:top w:val="none" w:sz="0" w:space="0" w:color="auto"/>
                <w:left w:val="none" w:sz="0" w:space="0" w:color="auto"/>
                <w:bottom w:val="none" w:sz="0" w:space="0" w:color="auto"/>
                <w:right w:val="none" w:sz="0" w:space="0" w:color="auto"/>
              </w:divBdr>
            </w:div>
            <w:div w:id="2091661350">
              <w:marLeft w:val="0"/>
              <w:marRight w:val="0"/>
              <w:marTop w:val="0"/>
              <w:marBottom w:val="0"/>
              <w:divBdr>
                <w:top w:val="none" w:sz="0" w:space="0" w:color="auto"/>
                <w:left w:val="none" w:sz="0" w:space="0" w:color="auto"/>
                <w:bottom w:val="none" w:sz="0" w:space="0" w:color="auto"/>
                <w:right w:val="none" w:sz="0" w:space="0" w:color="auto"/>
              </w:divBdr>
            </w:div>
            <w:div w:id="259144216">
              <w:marLeft w:val="0"/>
              <w:marRight w:val="0"/>
              <w:marTop w:val="0"/>
              <w:marBottom w:val="0"/>
              <w:divBdr>
                <w:top w:val="none" w:sz="0" w:space="0" w:color="auto"/>
                <w:left w:val="none" w:sz="0" w:space="0" w:color="auto"/>
                <w:bottom w:val="none" w:sz="0" w:space="0" w:color="auto"/>
                <w:right w:val="none" w:sz="0" w:space="0" w:color="auto"/>
              </w:divBdr>
            </w:div>
            <w:div w:id="864906779">
              <w:marLeft w:val="0"/>
              <w:marRight w:val="0"/>
              <w:marTop w:val="0"/>
              <w:marBottom w:val="0"/>
              <w:divBdr>
                <w:top w:val="none" w:sz="0" w:space="0" w:color="auto"/>
                <w:left w:val="none" w:sz="0" w:space="0" w:color="auto"/>
                <w:bottom w:val="none" w:sz="0" w:space="0" w:color="auto"/>
                <w:right w:val="none" w:sz="0" w:space="0" w:color="auto"/>
              </w:divBdr>
            </w:div>
            <w:div w:id="630865641">
              <w:marLeft w:val="0"/>
              <w:marRight w:val="0"/>
              <w:marTop w:val="0"/>
              <w:marBottom w:val="0"/>
              <w:divBdr>
                <w:top w:val="none" w:sz="0" w:space="0" w:color="auto"/>
                <w:left w:val="none" w:sz="0" w:space="0" w:color="auto"/>
                <w:bottom w:val="none" w:sz="0" w:space="0" w:color="auto"/>
                <w:right w:val="none" w:sz="0" w:space="0" w:color="auto"/>
              </w:divBdr>
            </w:div>
            <w:div w:id="2147235295">
              <w:marLeft w:val="0"/>
              <w:marRight w:val="0"/>
              <w:marTop w:val="0"/>
              <w:marBottom w:val="0"/>
              <w:divBdr>
                <w:top w:val="none" w:sz="0" w:space="0" w:color="auto"/>
                <w:left w:val="none" w:sz="0" w:space="0" w:color="auto"/>
                <w:bottom w:val="none" w:sz="0" w:space="0" w:color="auto"/>
                <w:right w:val="none" w:sz="0" w:space="0" w:color="auto"/>
              </w:divBdr>
            </w:div>
            <w:div w:id="1301577035">
              <w:marLeft w:val="0"/>
              <w:marRight w:val="0"/>
              <w:marTop w:val="0"/>
              <w:marBottom w:val="0"/>
              <w:divBdr>
                <w:top w:val="none" w:sz="0" w:space="0" w:color="auto"/>
                <w:left w:val="none" w:sz="0" w:space="0" w:color="auto"/>
                <w:bottom w:val="none" w:sz="0" w:space="0" w:color="auto"/>
                <w:right w:val="none" w:sz="0" w:space="0" w:color="auto"/>
              </w:divBdr>
            </w:div>
            <w:div w:id="1724020453">
              <w:marLeft w:val="0"/>
              <w:marRight w:val="0"/>
              <w:marTop w:val="0"/>
              <w:marBottom w:val="0"/>
              <w:divBdr>
                <w:top w:val="none" w:sz="0" w:space="0" w:color="auto"/>
                <w:left w:val="none" w:sz="0" w:space="0" w:color="auto"/>
                <w:bottom w:val="none" w:sz="0" w:space="0" w:color="auto"/>
                <w:right w:val="none" w:sz="0" w:space="0" w:color="auto"/>
              </w:divBdr>
            </w:div>
            <w:div w:id="1501046072">
              <w:marLeft w:val="0"/>
              <w:marRight w:val="0"/>
              <w:marTop w:val="0"/>
              <w:marBottom w:val="0"/>
              <w:divBdr>
                <w:top w:val="none" w:sz="0" w:space="0" w:color="auto"/>
                <w:left w:val="none" w:sz="0" w:space="0" w:color="auto"/>
                <w:bottom w:val="none" w:sz="0" w:space="0" w:color="auto"/>
                <w:right w:val="none" w:sz="0" w:space="0" w:color="auto"/>
              </w:divBdr>
            </w:div>
            <w:div w:id="1864899461">
              <w:marLeft w:val="0"/>
              <w:marRight w:val="0"/>
              <w:marTop w:val="0"/>
              <w:marBottom w:val="0"/>
              <w:divBdr>
                <w:top w:val="none" w:sz="0" w:space="0" w:color="auto"/>
                <w:left w:val="none" w:sz="0" w:space="0" w:color="auto"/>
                <w:bottom w:val="none" w:sz="0" w:space="0" w:color="auto"/>
                <w:right w:val="none" w:sz="0" w:space="0" w:color="auto"/>
              </w:divBdr>
            </w:div>
            <w:div w:id="1010568668">
              <w:marLeft w:val="0"/>
              <w:marRight w:val="0"/>
              <w:marTop w:val="0"/>
              <w:marBottom w:val="0"/>
              <w:divBdr>
                <w:top w:val="none" w:sz="0" w:space="0" w:color="auto"/>
                <w:left w:val="none" w:sz="0" w:space="0" w:color="auto"/>
                <w:bottom w:val="none" w:sz="0" w:space="0" w:color="auto"/>
                <w:right w:val="none" w:sz="0" w:space="0" w:color="auto"/>
              </w:divBdr>
            </w:div>
            <w:div w:id="1040322552">
              <w:marLeft w:val="0"/>
              <w:marRight w:val="0"/>
              <w:marTop w:val="0"/>
              <w:marBottom w:val="0"/>
              <w:divBdr>
                <w:top w:val="none" w:sz="0" w:space="0" w:color="auto"/>
                <w:left w:val="none" w:sz="0" w:space="0" w:color="auto"/>
                <w:bottom w:val="none" w:sz="0" w:space="0" w:color="auto"/>
                <w:right w:val="none" w:sz="0" w:space="0" w:color="auto"/>
              </w:divBdr>
            </w:div>
            <w:div w:id="625233414">
              <w:marLeft w:val="0"/>
              <w:marRight w:val="0"/>
              <w:marTop w:val="0"/>
              <w:marBottom w:val="0"/>
              <w:divBdr>
                <w:top w:val="none" w:sz="0" w:space="0" w:color="auto"/>
                <w:left w:val="none" w:sz="0" w:space="0" w:color="auto"/>
                <w:bottom w:val="none" w:sz="0" w:space="0" w:color="auto"/>
                <w:right w:val="none" w:sz="0" w:space="0" w:color="auto"/>
              </w:divBdr>
            </w:div>
            <w:div w:id="1670206023">
              <w:marLeft w:val="0"/>
              <w:marRight w:val="0"/>
              <w:marTop w:val="0"/>
              <w:marBottom w:val="0"/>
              <w:divBdr>
                <w:top w:val="none" w:sz="0" w:space="0" w:color="auto"/>
                <w:left w:val="none" w:sz="0" w:space="0" w:color="auto"/>
                <w:bottom w:val="none" w:sz="0" w:space="0" w:color="auto"/>
                <w:right w:val="none" w:sz="0" w:space="0" w:color="auto"/>
              </w:divBdr>
            </w:div>
            <w:div w:id="102503327">
              <w:marLeft w:val="0"/>
              <w:marRight w:val="0"/>
              <w:marTop w:val="0"/>
              <w:marBottom w:val="0"/>
              <w:divBdr>
                <w:top w:val="none" w:sz="0" w:space="0" w:color="auto"/>
                <w:left w:val="none" w:sz="0" w:space="0" w:color="auto"/>
                <w:bottom w:val="none" w:sz="0" w:space="0" w:color="auto"/>
                <w:right w:val="none" w:sz="0" w:space="0" w:color="auto"/>
              </w:divBdr>
            </w:div>
            <w:div w:id="1415125822">
              <w:marLeft w:val="0"/>
              <w:marRight w:val="0"/>
              <w:marTop w:val="0"/>
              <w:marBottom w:val="0"/>
              <w:divBdr>
                <w:top w:val="none" w:sz="0" w:space="0" w:color="auto"/>
                <w:left w:val="none" w:sz="0" w:space="0" w:color="auto"/>
                <w:bottom w:val="none" w:sz="0" w:space="0" w:color="auto"/>
                <w:right w:val="none" w:sz="0" w:space="0" w:color="auto"/>
              </w:divBdr>
            </w:div>
            <w:div w:id="983580396">
              <w:marLeft w:val="0"/>
              <w:marRight w:val="0"/>
              <w:marTop w:val="0"/>
              <w:marBottom w:val="0"/>
              <w:divBdr>
                <w:top w:val="none" w:sz="0" w:space="0" w:color="auto"/>
                <w:left w:val="none" w:sz="0" w:space="0" w:color="auto"/>
                <w:bottom w:val="none" w:sz="0" w:space="0" w:color="auto"/>
                <w:right w:val="none" w:sz="0" w:space="0" w:color="auto"/>
              </w:divBdr>
            </w:div>
            <w:div w:id="1951888406">
              <w:marLeft w:val="0"/>
              <w:marRight w:val="0"/>
              <w:marTop w:val="0"/>
              <w:marBottom w:val="0"/>
              <w:divBdr>
                <w:top w:val="none" w:sz="0" w:space="0" w:color="auto"/>
                <w:left w:val="none" w:sz="0" w:space="0" w:color="auto"/>
                <w:bottom w:val="none" w:sz="0" w:space="0" w:color="auto"/>
                <w:right w:val="none" w:sz="0" w:space="0" w:color="auto"/>
              </w:divBdr>
            </w:div>
            <w:div w:id="488012790">
              <w:marLeft w:val="0"/>
              <w:marRight w:val="0"/>
              <w:marTop w:val="0"/>
              <w:marBottom w:val="0"/>
              <w:divBdr>
                <w:top w:val="none" w:sz="0" w:space="0" w:color="auto"/>
                <w:left w:val="none" w:sz="0" w:space="0" w:color="auto"/>
                <w:bottom w:val="none" w:sz="0" w:space="0" w:color="auto"/>
                <w:right w:val="none" w:sz="0" w:space="0" w:color="auto"/>
              </w:divBdr>
            </w:div>
            <w:div w:id="11147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90538">
      <w:bodyDiv w:val="1"/>
      <w:marLeft w:val="0"/>
      <w:marRight w:val="0"/>
      <w:marTop w:val="0"/>
      <w:marBottom w:val="0"/>
      <w:divBdr>
        <w:top w:val="none" w:sz="0" w:space="0" w:color="auto"/>
        <w:left w:val="none" w:sz="0" w:space="0" w:color="auto"/>
        <w:bottom w:val="none" w:sz="0" w:space="0" w:color="auto"/>
        <w:right w:val="none" w:sz="0" w:space="0" w:color="auto"/>
      </w:divBdr>
      <w:divsChild>
        <w:div w:id="285432454">
          <w:marLeft w:val="0"/>
          <w:marRight w:val="0"/>
          <w:marTop w:val="0"/>
          <w:marBottom w:val="0"/>
          <w:divBdr>
            <w:top w:val="none" w:sz="0" w:space="0" w:color="auto"/>
            <w:left w:val="none" w:sz="0" w:space="0" w:color="auto"/>
            <w:bottom w:val="none" w:sz="0" w:space="0" w:color="auto"/>
            <w:right w:val="none" w:sz="0" w:space="0" w:color="auto"/>
          </w:divBdr>
          <w:divsChild>
            <w:div w:id="976296501">
              <w:marLeft w:val="0"/>
              <w:marRight w:val="0"/>
              <w:marTop w:val="0"/>
              <w:marBottom w:val="0"/>
              <w:divBdr>
                <w:top w:val="none" w:sz="0" w:space="0" w:color="auto"/>
                <w:left w:val="none" w:sz="0" w:space="0" w:color="auto"/>
                <w:bottom w:val="none" w:sz="0" w:space="0" w:color="auto"/>
                <w:right w:val="none" w:sz="0" w:space="0" w:color="auto"/>
              </w:divBdr>
            </w:div>
            <w:div w:id="59987359">
              <w:marLeft w:val="0"/>
              <w:marRight w:val="0"/>
              <w:marTop w:val="0"/>
              <w:marBottom w:val="0"/>
              <w:divBdr>
                <w:top w:val="none" w:sz="0" w:space="0" w:color="auto"/>
                <w:left w:val="none" w:sz="0" w:space="0" w:color="auto"/>
                <w:bottom w:val="none" w:sz="0" w:space="0" w:color="auto"/>
                <w:right w:val="none" w:sz="0" w:space="0" w:color="auto"/>
              </w:divBdr>
            </w:div>
            <w:div w:id="1646475090">
              <w:marLeft w:val="0"/>
              <w:marRight w:val="0"/>
              <w:marTop w:val="0"/>
              <w:marBottom w:val="0"/>
              <w:divBdr>
                <w:top w:val="none" w:sz="0" w:space="0" w:color="auto"/>
                <w:left w:val="none" w:sz="0" w:space="0" w:color="auto"/>
                <w:bottom w:val="none" w:sz="0" w:space="0" w:color="auto"/>
                <w:right w:val="none" w:sz="0" w:space="0" w:color="auto"/>
              </w:divBdr>
            </w:div>
            <w:div w:id="1723400583">
              <w:marLeft w:val="0"/>
              <w:marRight w:val="0"/>
              <w:marTop w:val="0"/>
              <w:marBottom w:val="0"/>
              <w:divBdr>
                <w:top w:val="none" w:sz="0" w:space="0" w:color="auto"/>
                <w:left w:val="none" w:sz="0" w:space="0" w:color="auto"/>
                <w:bottom w:val="none" w:sz="0" w:space="0" w:color="auto"/>
                <w:right w:val="none" w:sz="0" w:space="0" w:color="auto"/>
              </w:divBdr>
            </w:div>
            <w:div w:id="858660703">
              <w:marLeft w:val="0"/>
              <w:marRight w:val="0"/>
              <w:marTop w:val="0"/>
              <w:marBottom w:val="0"/>
              <w:divBdr>
                <w:top w:val="none" w:sz="0" w:space="0" w:color="auto"/>
                <w:left w:val="none" w:sz="0" w:space="0" w:color="auto"/>
                <w:bottom w:val="none" w:sz="0" w:space="0" w:color="auto"/>
                <w:right w:val="none" w:sz="0" w:space="0" w:color="auto"/>
              </w:divBdr>
            </w:div>
            <w:div w:id="2132165509">
              <w:marLeft w:val="0"/>
              <w:marRight w:val="0"/>
              <w:marTop w:val="0"/>
              <w:marBottom w:val="0"/>
              <w:divBdr>
                <w:top w:val="none" w:sz="0" w:space="0" w:color="auto"/>
                <w:left w:val="none" w:sz="0" w:space="0" w:color="auto"/>
                <w:bottom w:val="none" w:sz="0" w:space="0" w:color="auto"/>
                <w:right w:val="none" w:sz="0" w:space="0" w:color="auto"/>
              </w:divBdr>
            </w:div>
            <w:div w:id="19323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4563">
      <w:bodyDiv w:val="1"/>
      <w:marLeft w:val="0"/>
      <w:marRight w:val="0"/>
      <w:marTop w:val="0"/>
      <w:marBottom w:val="0"/>
      <w:divBdr>
        <w:top w:val="none" w:sz="0" w:space="0" w:color="auto"/>
        <w:left w:val="none" w:sz="0" w:space="0" w:color="auto"/>
        <w:bottom w:val="none" w:sz="0" w:space="0" w:color="auto"/>
        <w:right w:val="none" w:sz="0" w:space="0" w:color="auto"/>
      </w:divBdr>
      <w:divsChild>
        <w:div w:id="71240537">
          <w:marLeft w:val="0"/>
          <w:marRight w:val="0"/>
          <w:marTop w:val="0"/>
          <w:marBottom w:val="0"/>
          <w:divBdr>
            <w:top w:val="none" w:sz="0" w:space="0" w:color="auto"/>
            <w:left w:val="none" w:sz="0" w:space="0" w:color="auto"/>
            <w:bottom w:val="none" w:sz="0" w:space="0" w:color="auto"/>
            <w:right w:val="none" w:sz="0" w:space="0" w:color="auto"/>
          </w:divBdr>
          <w:divsChild>
            <w:div w:id="1223061857">
              <w:marLeft w:val="0"/>
              <w:marRight w:val="0"/>
              <w:marTop w:val="0"/>
              <w:marBottom w:val="0"/>
              <w:divBdr>
                <w:top w:val="none" w:sz="0" w:space="0" w:color="auto"/>
                <w:left w:val="none" w:sz="0" w:space="0" w:color="auto"/>
                <w:bottom w:val="none" w:sz="0" w:space="0" w:color="auto"/>
                <w:right w:val="none" w:sz="0" w:space="0" w:color="auto"/>
              </w:divBdr>
            </w:div>
            <w:div w:id="1244610607">
              <w:marLeft w:val="0"/>
              <w:marRight w:val="0"/>
              <w:marTop w:val="0"/>
              <w:marBottom w:val="0"/>
              <w:divBdr>
                <w:top w:val="none" w:sz="0" w:space="0" w:color="auto"/>
                <w:left w:val="none" w:sz="0" w:space="0" w:color="auto"/>
                <w:bottom w:val="none" w:sz="0" w:space="0" w:color="auto"/>
                <w:right w:val="none" w:sz="0" w:space="0" w:color="auto"/>
              </w:divBdr>
            </w:div>
            <w:div w:id="19210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99456">
      <w:bodyDiv w:val="1"/>
      <w:marLeft w:val="0"/>
      <w:marRight w:val="0"/>
      <w:marTop w:val="0"/>
      <w:marBottom w:val="0"/>
      <w:divBdr>
        <w:top w:val="none" w:sz="0" w:space="0" w:color="auto"/>
        <w:left w:val="none" w:sz="0" w:space="0" w:color="auto"/>
        <w:bottom w:val="none" w:sz="0" w:space="0" w:color="auto"/>
        <w:right w:val="none" w:sz="0" w:space="0" w:color="auto"/>
      </w:divBdr>
      <w:divsChild>
        <w:div w:id="1180240342">
          <w:marLeft w:val="0"/>
          <w:marRight w:val="0"/>
          <w:marTop w:val="0"/>
          <w:marBottom w:val="0"/>
          <w:divBdr>
            <w:top w:val="none" w:sz="0" w:space="0" w:color="auto"/>
            <w:left w:val="none" w:sz="0" w:space="0" w:color="auto"/>
            <w:bottom w:val="none" w:sz="0" w:space="0" w:color="auto"/>
            <w:right w:val="none" w:sz="0" w:space="0" w:color="auto"/>
          </w:divBdr>
          <w:divsChild>
            <w:div w:id="1463501823">
              <w:marLeft w:val="0"/>
              <w:marRight w:val="0"/>
              <w:marTop w:val="0"/>
              <w:marBottom w:val="0"/>
              <w:divBdr>
                <w:top w:val="none" w:sz="0" w:space="0" w:color="auto"/>
                <w:left w:val="none" w:sz="0" w:space="0" w:color="auto"/>
                <w:bottom w:val="none" w:sz="0" w:space="0" w:color="auto"/>
                <w:right w:val="none" w:sz="0" w:space="0" w:color="auto"/>
              </w:divBdr>
            </w:div>
            <w:div w:id="856777525">
              <w:marLeft w:val="0"/>
              <w:marRight w:val="0"/>
              <w:marTop w:val="0"/>
              <w:marBottom w:val="0"/>
              <w:divBdr>
                <w:top w:val="none" w:sz="0" w:space="0" w:color="auto"/>
                <w:left w:val="none" w:sz="0" w:space="0" w:color="auto"/>
                <w:bottom w:val="none" w:sz="0" w:space="0" w:color="auto"/>
                <w:right w:val="none" w:sz="0" w:space="0" w:color="auto"/>
              </w:divBdr>
            </w:div>
            <w:div w:id="303003807">
              <w:marLeft w:val="0"/>
              <w:marRight w:val="0"/>
              <w:marTop w:val="0"/>
              <w:marBottom w:val="0"/>
              <w:divBdr>
                <w:top w:val="none" w:sz="0" w:space="0" w:color="auto"/>
                <w:left w:val="none" w:sz="0" w:space="0" w:color="auto"/>
                <w:bottom w:val="none" w:sz="0" w:space="0" w:color="auto"/>
                <w:right w:val="none" w:sz="0" w:space="0" w:color="auto"/>
              </w:divBdr>
            </w:div>
            <w:div w:id="434911730">
              <w:marLeft w:val="0"/>
              <w:marRight w:val="0"/>
              <w:marTop w:val="0"/>
              <w:marBottom w:val="0"/>
              <w:divBdr>
                <w:top w:val="none" w:sz="0" w:space="0" w:color="auto"/>
                <w:left w:val="none" w:sz="0" w:space="0" w:color="auto"/>
                <w:bottom w:val="none" w:sz="0" w:space="0" w:color="auto"/>
                <w:right w:val="none" w:sz="0" w:space="0" w:color="auto"/>
              </w:divBdr>
            </w:div>
            <w:div w:id="130709072">
              <w:marLeft w:val="0"/>
              <w:marRight w:val="0"/>
              <w:marTop w:val="0"/>
              <w:marBottom w:val="0"/>
              <w:divBdr>
                <w:top w:val="none" w:sz="0" w:space="0" w:color="auto"/>
                <w:left w:val="none" w:sz="0" w:space="0" w:color="auto"/>
                <w:bottom w:val="none" w:sz="0" w:space="0" w:color="auto"/>
                <w:right w:val="none" w:sz="0" w:space="0" w:color="auto"/>
              </w:divBdr>
            </w:div>
            <w:div w:id="2094666247">
              <w:marLeft w:val="0"/>
              <w:marRight w:val="0"/>
              <w:marTop w:val="0"/>
              <w:marBottom w:val="0"/>
              <w:divBdr>
                <w:top w:val="none" w:sz="0" w:space="0" w:color="auto"/>
                <w:left w:val="none" w:sz="0" w:space="0" w:color="auto"/>
                <w:bottom w:val="none" w:sz="0" w:space="0" w:color="auto"/>
                <w:right w:val="none" w:sz="0" w:space="0" w:color="auto"/>
              </w:divBdr>
            </w:div>
            <w:div w:id="366374113">
              <w:marLeft w:val="0"/>
              <w:marRight w:val="0"/>
              <w:marTop w:val="0"/>
              <w:marBottom w:val="0"/>
              <w:divBdr>
                <w:top w:val="none" w:sz="0" w:space="0" w:color="auto"/>
                <w:left w:val="none" w:sz="0" w:space="0" w:color="auto"/>
                <w:bottom w:val="none" w:sz="0" w:space="0" w:color="auto"/>
                <w:right w:val="none" w:sz="0" w:space="0" w:color="auto"/>
              </w:divBdr>
            </w:div>
            <w:div w:id="6580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19224">
      <w:bodyDiv w:val="1"/>
      <w:marLeft w:val="0"/>
      <w:marRight w:val="0"/>
      <w:marTop w:val="0"/>
      <w:marBottom w:val="0"/>
      <w:divBdr>
        <w:top w:val="none" w:sz="0" w:space="0" w:color="auto"/>
        <w:left w:val="none" w:sz="0" w:space="0" w:color="auto"/>
        <w:bottom w:val="none" w:sz="0" w:space="0" w:color="auto"/>
        <w:right w:val="none" w:sz="0" w:space="0" w:color="auto"/>
      </w:divBdr>
      <w:divsChild>
        <w:div w:id="1049525426">
          <w:marLeft w:val="0"/>
          <w:marRight w:val="0"/>
          <w:marTop w:val="0"/>
          <w:marBottom w:val="0"/>
          <w:divBdr>
            <w:top w:val="none" w:sz="0" w:space="0" w:color="auto"/>
            <w:left w:val="none" w:sz="0" w:space="0" w:color="auto"/>
            <w:bottom w:val="none" w:sz="0" w:space="0" w:color="auto"/>
            <w:right w:val="none" w:sz="0" w:space="0" w:color="auto"/>
          </w:divBdr>
          <w:divsChild>
            <w:div w:id="1569919287">
              <w:marLeft w:val="0"/>
              <w:marRight w:val="0"/>
              <w:marTop w:val="0"/>
              <w:marBottom w:val="0"/>
              <w:divBdr>
                <w:top w:val="none" w:sz="0" w:space="0" w:color="auto"/>
                <w:left w:val="none" w:sz="0" w:space="0" w:color="auto"/>
                <w:bottom w:val="none" w:sz="0" w:space="0" w:color="auto"/>
                <w:right w:val="none" w:sz="0" w:space="0" w:color="auto"/>
              </w:divBdr>
            </w:div>
            <w:div w:id="1853761181">
              <w:marLeft w:val="0"/>
              <w:marRight w:val="0"/>
              <w:marTop w:val="0"/>
              <w:marBottom w:val="0"/>
              <w:divBdr>
                <w:top w:val="none" w:sz="0" w:space="0" w:color="auto"/>
                <w:left w:val="none" w:sz="0" w:space="0" w:color="auto"/>
                <w:bottom w:val="none" w:sz="0" w:space="0" w:color="auto"/>
                <w:right w:val="none" w:sz="0" w:space="0" w:color="auto"/>
              </w:divBdr>
            </w:div>
            <w:div w:id="1964462643">
              <w:marLeft w:val="0"/>
              <w:marRight w:val="0"/>
              <w:marTop w:val="0"/>
              <w:marBottom w:val="0"/>
              <w:divBdr>
                <w:top w:val="none" w:sz="0" w:space="0" w:color="auto"/>
                <w:left w:val="none" w:sz="0" w:space="0" w:color="auto"/>
                <w:bottom w:val="none" w:sz="0" w:space="0" w:color="auto"/>
                <w:right w:val="none" w:sz="0" w:space="0" w:color="auto"/>
              </w:divBdr>
            </w:div>
            <w:div w:id="201065279">
              <w:marLeft w:val="0"/>
              <w:marRight w:val="0"/>
              <w:marTop w:val="0"/>
              <w:marBottom w:val="0"/>
              <w:divBdr>
                <w:top w:val="none" w:sz="0" w:space="0" w:color="auto"/>
                <w:left w:val="none" w:sz="0" w:space="0" w:color="auto"/>
                <w:bottom w:val="none" w:sz="0" w:space="0" w:color="auto"/>
                <w:right w:val="none" w:sz="0" w:space="0" w:color="auto"/>
              </w:divBdr>
            </w:div>
            <w:div w:id="396900914">
              <w:marLeft w:val="0"/>
              <w:marRight w:val="0"/>
              <w:marTop w:val="0"/>
              <w:marBottom w:val="0"/>
              <w:divBdr>
                <w:top w:val="none" w:sz="0" w:space="0" w:color="auto"/>
                <w:left w:val="none" w:sz="0" w:space="0" w:color="auto"/>
                <w:bottom w:val="none" w:sz="0" w:space="0" w:color="auto"/>
                <w:right w:val="none" w:sz="0" w:space="0" w:color="auto"/>
              </w:divBdr>
            </w:div>
            <w:div w:id="723404559">
              <w:marLeft w:val="0"/>
              <w:marRight w:val="0"/>
              <w:marTop w:val="0"/>
              <w:marBottom w:val="0"/>
              <w:divBdr>
                <w:top w:val="none" w:sz="0" w:space="0" w:color="auto"/>
                <w:left w:val="none" w:sz="0" w:space="0" w:color="auto"/>
                <w:bottom w:val="none" w:sz="0" w:space="0" w:color="auto"/>
                <w:right w:val="none" w:sz="0" w:space="0" w:color="auto"/>
              </w:divBdr>
            </w:div>
            <w:div w:id="791903737">
              <w:marLeft w:val="0"/>
              <w:marRight w:val="0"/>
              <w:marTop w:val="0"/>
              <w:marBottom w:val="0"/>
              <w:divBdr>
                <w:top w:val="none" w:sz="0" w:space="0" w:color="auto"/>
                <w:left w:val="none" w:sz="0" w:space="0" w:color="auto"/>
                <w:bottom w:val="none" w:sz="0" w:space="0" w:color="auto"/>
                <w:right w:val="none" w:sz="0" w:space="0" w:color="auto"/>
              </w:divBdr>
            </w:div>
            <w:div w:id="19899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8186">
      <w:bodyDiv w:val="1"/>
      <w:marLeft w:val="0"/>
      <w:marRight w:val="0"/>
      <w:marTop w:val="0"/>
      <w:marBottom w:val="0"/>
      <w:divBdr>
        <w:top w:val="none" w:sz="0" w:space="0" w:color="auto"/>
        <w:left w:val="none" w:sz="0" w:space="0" w:color="auto"/>
        <w:bottom w:val="none" w:sz="0" w:space="0" w:color="auto"/>
        <w:right w:val="none" w:sz="0" w:space="0" w:color="auto"/>
      </w:divBdr>
      <w:divsChild>
        <w:div w:id="1746144420">
          <w:marLeft w:val="0"/>
          <w:marRight w:val="0"/>
          <w:marTop w:val="0"/>
          <w:marBottom w:val="0"/>
          <w:divBdr>
            <w:top w:val="none" w:sz="0" w:space="0" w:color="auto"/>
            <w:left w:val="none" w:sz="0" w:space="0" w:color="auto"/>
            <w:bottom w:val="none" w:sz="0" w:space="0" w:color="auto"/>
            <w:right w:val="none" w:sz="0" w:space="0" w:color="auto"/>
          </w:divBdr>
          <w:divsChild>
            <w:div w:id="702482969">
              <w:marLeft w:val="0"/>
              <w:marRight w:val="0"/>
              <w:marTop w:val="0"/>
              <w:marBottom w:val="0"/>
              <w:divBdr>
                <w:top w:val="none" w:sz="0" w:space="0" w:color="auto"/>
                <w:left w:val="none" w:sz="0" w:space="0" w:color="auto"/>
                <w:bottom w:val="none" w:sz="0" w:space="0" w:color="auto"/>
                <w:right w:val="none" w:sz="0" w:space="0" w:color="auto"/>
              </w:divBdr>
            </w:div>
            <w:div w:id="1648634021">
              <w:marLeft w:val="0"/>
              <w:marRight w:val="0"/>
              <w:marTop w:val="0"/>
              <w:marBottom w:val="0"/>
              <w:divBdr>
                <w:top w:val="none" w:sz="0" w:space="0" w:color="auto"/>
                <w:left w:val="none" w:sz="0" w:space="0" w:color="auto"/>
                <w:bottom w:val="none" w:sz="0" w:space="0" w:color="auto"/>
                <w:right w:val="none" w:sz="0" w:space="0" w:color="auto"/>
              </w:divBdr>
            </w:div>
            <w:div w:id="1411729878">
              <w:marLeft w:val="0"/>
              <w:marRight w:val="0"/>
              <w:marTop w:val="0"/>
              <w:marBottom w:val="0"/>
              <w:divBdr>
                <w:top w:val="none" w:sz="0" w:space="0" w:color="auto"/>
                <w:left w:val="none" w:sz="0" w:space="0" w:color="auto"/>
                <w:bottom w:val="none" w:sz="0" w:space="0" w:color="auto"/>
                <w:right w:val="none" w:sz="0" w:space="0" w:color="auto"/>
              </w:divBdr>
            </w:div>
            <w:div w:id="807744820">
              <w:marLeft w:val="0"/>
              <w:marRight w:val="0"/>
              <w:marTop w:val="0"/>
              <w:marBottom w:val="0"/>
              <w:divBdr>
                <w:top w:val="none" w:sz="0" w:space="0" w:color="auto"/>
                <w:left w:val="none" w:sz="0" w:space="0" w:color="auto"/>
                <w:bottom w:val="none" w:sz="0" w:space="0" w:color="auto"/>
                <w:right w:val="none" w:sz="0" w:space="0" w:color="auto"/>
              </w:divBdr>
            </w:div>
            <w:div w:id="477111611">
              <w:marLeft w:val="0"/>
              <w:marRight w:val="0"/>
              <w:marTop w:val="0"/>
              <w:marBottom w:val="0"/>
              <w:divBdr>
                <w:top w:val="none" w:sz="0" w:space="0" w:color="auto"/>
                <w:left w:val="none" w:sz="0" w:space="0" w:color="auto"/>
                <w:bottom w:val="none" w:sz="0" w:space="0" w:color="auto"/>
                <w:right w:val="none" w:sz="0" w:space="0" w:color="auto"/>
              </w:divBdr>
            </w:div>
            <w:div w:id="1490294777">
              <w:marLeft w:val="0"/>
              <w:marRight w:val="0"/>
              <w:marTop w:val="0"/>
              <w:marBottom w:val="0"/>
              <w:divBdr>
                <w:top w:val="none" w:sz="0" w:space="0" w:color="auto"/>
                <w:left w:val="none" w:sz="0" w:space="0" w:color="auto"/>
                <w:bottom w:val="none" w:sz="0" w:space="0" w:color="auto"/>
                <w:right w:val="none" w:sz="0" w:space="0" w:color="auto"/>
              </w:divBdr>
            </w:div>
            <w:div w:id="110430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6843">
      <w:bodyDiv w:val="1"/>
      <w:marLeft w:val="0"/>
      <w:marRight w:val="0"/>
      <w:marTop w:val="0"/>
      <w:marBottom w:val="0"/>
      <w:divBdr>
        <w:top w:val="none" w:sz="0" w:space="0" w:color="auto"/>
        <w:left w:val="none" w:sz="0" w:space="0" w:color="auto"/>
        <w:bottom w:val="none" w:sz="0" w:space="0" w:color="auto"/>
        <w:right w:val="none" w:sz="0" w:space="0" w:color="auto"/>
      </w:divBdr>
      <w:divsChild>
        <w:div w:id="736123326">
          <w:marLeft w:val="0"/>
          <w:marRight w:val="0"/>
          <w:marTop w:val="0"/>
          <w:marBottom w:val="0"/>
          <w:divBdr>
            <w:top w:val="none" w:sz="0" w:space="0" w:color="auto"/>
            <w:left w:val="none" w:sz="0" w:space="0" w:color="auto"/>
            <w:bottom w:val="none" w:sz="0" w:space="0" w:color="auto"/>
            <w:right w:val="none" w:sz="0" w:space="0" w:color="auto"/>
          </w:divBdr>
          <w:divsChild>
            <w:div w:id="717359537">
              <w:marLeft w:val="0"/>
              <w:marRight w:val="0"/>
              <w:marTop w:val="0"/>
              <w:marBottom w:val="0"/>
              <w:divBdr>
                <w:top w:val="none" w:sz="0" w:space="0" w:color="auto"/>
                <w:left w:val="none" w:sz="0" w:space="0" w:color="auto"/>
                <w:bottom w:val="none" w:sz="0" w:space="0" w:color="auto"/>
                <w:right w:val="none" w:sz="0" w:space="0" w:color="auto"/>
              </w:divBdr>
            </w:div>
            <w:div w:id="1342126711">
              <w:marLeft w:val="0"/>
              <w:marRight w:val="0"/>
              <w:marTop w:val="0"/>
              <w:marBottom w:val="0"/>
              <w:divBdr>
                <w:top w:val="none" w:sz="0" w:space="0" w:color="auto"/>
                <w:left w:val="none" w:sz="0" w:space="0" w:color="auto"/>
                <w:bottom w:val="none" w:sz="0" w:space="0" w:color="auto"/>
                <w:right w:val="none" w:sz="0" w:space="0" w:color="auto"/>
              </w:divBdr>
            </w:div>
            <w:div w:id="160243292">
              <w:marLeft w:val="0"/>
              <w:marRight w:val="0"/>
              <w:marTop w:val="0"/>
              <w:marBottom w:val="0"/>
              <w:divBdr>
                <w:top w:val="none" w:sz="0" w:space="0" w:color="auto"/>
                <w:left w:val="none" w:sz="0" w:space="0" w:color="auto"/>
                <w:bottom w:val="none" w:sz="0" w:space="0" w:color="auto"/>
                <w:right w:val="none" w:sz="0" w:space="0" w:color="auto"/>
              </w:divBdr>
            </w:div>
            <w:div w:id="1315060371">
              <w:marLeft w:val="0"/>
              <w:marRight w:val="0"/>
              <w:marTop w:val="0"/>
              <w:marBottom w:val="0"/>
              <w:divBdr>
                <w:top w:val="none" w:sz="0" w:space="0" w:color="auto"/>
                <w:left w:val="none" w:sz="0" w:space="0" w:color="auto"/>
                <w:bottom w:val="none" w:sz="0" w:space="0" w:color="auto"/>
                <w:right w:val="none" w:sz="0" w:space="0" w:color="auto"/>
              </w:divBdr>
            </w:div>
            <w:div w:id="1105421549">
              <w:marLeft w:val="0"/>
              <w:marRight w:val="0"/>
              <w:marTop w:val="0"/>
              <w:marBottom w:val="0"/>
              <w:divBdr>
                <w:top w:val="none" w:sz="0" w:space="0" w:color="auto"/>
                <w:left w:val="none" w:sz="0" w:space="0" w:color="auto"/>
                <w:bottom w:val="none" w:sz="0" w:space="0" w:color="auto"/>
                <w:right w:val="none" w:sz="0" w:space="0" w:color="auto"/>
              </w:divBdr>
            </w:div>
            <w:div w:id="88047252">
              <w:marLeft w:val="0"/>
              <w:marRight w:val="0"/>
              <w:marTop w:val="0"/>
              <w:marBottom w:val="0"/>
              <w:divBdr>
                <w:top w:val="none" w:sz="0" w:space="0" w:color="auto"/>
                <w:left w:val="none" w:sz="0" w:space="0" w:color="auto"/>
                <w:bottom w:val="none" w:sz="0" w:space="0" w:color="auto"/>
                <w:right w:val="none" w:sz="0" w:space="0" w:color="auto"/>
              </w:divBdr>
            </w:div>
            <w:div w:id="6913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92058">
      <w:bodyDiv w:val="1"/>
      <w:marLeft w:val="0"/>
      <w:marRight w:val="0"/>
      <w:marTop w:val="0"/>
      <w:marBottom w:val="0"/>
      <w:divBdr>
        <w:top w:val="none" w:sz="0" w:space="0" w:color="auto"/>
        <w:left w:val="none" w:sz="0" w:space="0" w:color="auto"/>
        <w:bottom w:val="none" w:sz="0" w:space="0" w:color="auto"/>
        <w:right w:val="none" w:sz="0" w:space="0" w:color="auto"/>
      </w:divBdr>
      <w:divsChild>
        <w:div w:id="101844542">
          <w:marLeft w:val="0"/>
          <w:marRight w:val="0"/>
          <w:marTop w:val="0"/>
          <w:marBottom w:val="0"/>
          <w:divBdr>
            <w:top w:val="none" w:sz="0" w:space="0" w:color="auto"/>
            <w:left w:val="none" w:sz="0" w:space="0" w:color="auto"/>
            <w:bottom w:val="none" w:sz="0" w:space="0" w:color="auto"/>
            <w:right w:val="none" w:sz="0" w:space="0" w:color="auto"/>
          </w:divBdr>
          <w:divsChild>
            <w:div w:id="86580766">
              <w:marLeft w:val="0"/>
              <w:marRight w:val="0"/>
              <w:marTop w:val="0"/>
              <w:marBottom w:val="0"/>
              <w:divBdr>
                <w:top w:val="none" w:sz="0" w:space="0" w:color="auto"/>
                <w:left w:val="none" w:sz="0" w:space="0" w:color="auto"/>
                <w:bottom w:val="none" w:sz="0" w:space="0" w:color="auto"/>
                <w:right w:val="none" w:sz="0" w:space="0" w:color="auto"/>
              </w:divBdr>
            </w:div>
            <w:div w:id="1818453024">
              <w:marLeft w:val="0"/>
              <w:marRight w:val="0"/>
              <w:marTop w:val="0"/>
              <w:marBottom w:val="0"/>
              <w:divBdr>
                <w:top w:val="none" w:sz="0" w:space="0" w:color="auto"/>
                <w:left w:val="none" w:sz="0" w:space="0" w:color="auto"/>
                <w:bottom w:val="none" w:sz="0" w:space="0" w:color="auto"/>
                <w:right w:val="none" w:sz="0" w:space="0" w:color="auto"/>
              </w:divBdr>
            </w:div>
            <w:div w:id="1333798437">
              <w:marLeft w:val="0"/>
              <w:marRight w:val="0"/>
              <w:marTop w:val="0"/>
              <w:marBottom w:val="0"/>
              <w:divBdr>
                <w:top w:val="none" w:sz="0" w:space="0" w:color="auto"/>
                <w:left w:val="none" w:sz="0" w:space="0" w:color="auto"/>
                <w:bottom w:val="none" w:sz="0" w:space="0" w:color="auto"/>
                <w:right w:val="none" w:sz="0" w:space="0" w:color="auto"/>
              </w:divBdr>
            </w:div>
            <w:div w:id="1768041632">
              <w:marLeft w:val="0"/>
              <w:marRight w:val="0"/>
              <w:marTop w:val="0"/>
              <w:marBottom w:val="0"/>
              <w:divBdr>
                <w:top w:val="none" w:sz="0" w:space="0" w:color="auto"/>
                <w:left w:val="none" w:sz="0" w:space="0" w:color="auto"/>
                <w:bottom w:val="none" w:sz="0" w:space="0" w:color="auto"/>
                <w:right w:val="none" w:sz="0" w:space="0" w:color="auto"/>
              </w:divBdr>
            </w:div>
            <w:div w:id="30963652">
              <w:marLeft w:val="0"/>
              <w:marRight w:val="0"/>
              <w:marTop w:val="0"/>
              <w:marBottom w:val="0"/>
              <w:divBdr>
                <w:top w:val="none" w:sz="0" w:space="0" w:color="auto"/>
                <w:left w:val="none" w:sz="0" w:space="0" w:color="auto"/>
                <w:bottom w:val="none" w:sz="0" w:space="0" w:color="auto"/>
                <w:right w:val="none" w:sz="0" w:space="0" w:color="auto"/>
              </w:divBdr>
            </w:div>
            <w:div w:id="1149982586">
              <w:marLeft w:val="0"/>
              <w:marRight w:val="0"/>
              <w:marTop w:val="0"/>
              <w:marBottom w:val="0"/>
              <w:divBdr>
                <w:top w:val="none" w:sz="0" w:space="0" w:color="auto"/>
                <w:left w:val="none" w:sz="0" w:space="0" w:color="auto"/>
                <w:bottom w:val="none" w:sz="0" w:space="0" w:color="auto"/>
                <w:right w:val="none" w:sz="0" w:space="0" w:color="auto"/>
              </w:divBdr>
            </w:div>
            <w:div w:id="179049457">
              <w:marLeft w:val="0"/>
              <w:marRight w:val="0"/>
              <w:marTop w:val="0"/>
              <w:marBottom w:val="0"/>
              <w:divBdr>
                <w:top w:val="none" w:sz="0" w:space="0" w:color="auto"/>
                <w:left w:val="none" w:sz="0" w:space="0" w:color="auto"/>
                <w:bottom w:val="none" w:sz="0" w:space="0" w:color="auto"/>
                <w:right w:val="none" w:sz="0" w:space="0" w:color="auto"/>
              </w:divBdr>
            </w:div>
            <w:div w:id="588391008">
              <w:marLeft w:val="0"/>
              <w:marRight w:val="0"/>
              <w:marTop w:val="0"/>
              <w:marBottom w:val="0"/>
              <w:divBdr>
                <w:top w:val="none" w:sz="0" w:space="0" w:color="auto"/>
                <w:left w:val="none" w:sz="0" w:space="0" w:color="auto"/>
                <w:bottom w:val="none" w:sz="0" w:space="0" w:color="auto"/>
                <w:right w:val="none" w:sz="0" w:space="0" w:color="auto"/>
              </w:divBdr>
            </w:div>
            <w:div w:id="129108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9171">
      <w:bodyDiv w:val="1"/>
      <w:marLeft w:val="0"/>
      <w:marRight w:val="0"/>
      <w:marTop w:val="0"/>
      <w:marBottom w:val="0"/>
      <w:divBdr>
        <w:top w:val="none" w:sz="0" w:space="0" w:color="auto"/>
        <w:left w:val="none" w:sz="0" w:space="0" w:color="auto"/>
        <w:bottom w:val="none" w:sz="0" w:space="0" w:color="auto"/>
        <w:right w:val="none" w:sz="0" w:space="0" w:color="auto"/>
      </w:divBdr>
      <w:divsChild>
        <w:div w:id="523792258">
          <w:marLeft w:val="0"/>
          <w:marRight w:val="0"/>
          <w:marTop w:val="0"/>
          <w:marBottom w:val="0"/>
          <w:divBdr>
            <w:top w:val="none" w:sz="0" w:space="0" w:color="auto"/>
            <w:left w:val="none" w:sz="0" w:space="0" w:color="auto"/>
            <w:bottom w:val="none" w:sz="0" w:space="0" w:color="auto"/>
            <w:right w:val="none" w:sz="0" w:space="0" w:color="auto"/>
          </w:divBdr>
          <w:divsChild>
            <w:div w:id="1595940607">
              <w:marLeft w:val="0"/>
              <w:marRight w:val="0"/>
              <w:marTop w:val="0"/>
              <w:marBottom w:val="0"/>
              <w:divBdr>
                <w:top w:val="none" w:sz="0" w:space="0" w:color="auto"/>
                <w:left w:val="none" w:sz="0" w:space="0" w:color="auto"/>
                <w:bottom w:val="none" w:sz="0" w:space="0" w:color="auto"/>
                <w:right w:val="none" w:sz="0" w:space="0" w:color="auto"/>
              </w:divBdr>
            </w:div>
            <w:div w:id="514343510">
              <w:marLeft w:val="0"/>
              <w:marRight w:val="0"/>
              <w:marTop w:val="0"/>
              <w:marBottom w:val="0"/>
              <w:divBdr>
                <w:top w:val="none" w:sz="0" w:space="0" w:color="auto"/>
                <w:left w:val="none" w:sz="0" w:space="0" w:color="auto"/>
                <w:bottom w:val="none" w:sz="0" w:space="0" w:color="auto"/>
                <w:right w:val="none" w:sz="0" w:space="0" w:color="auto"/>
              </w:divBdr>
            </w:div>
            <w:div w:id="1779791395">
              <w:marLeft w:val="0"/>
              <w:marRight w:val="0"/>
              <w:marTop w:val="0"/>
              <w:marBottom w:val="0"/>
              <w:divBdr>
                <w:top w:val="none" w:sz="0" w:space="0" w:color="auto"/>
                <w:left w:val="none" w:sz="0" w:space="0" w:color="auto"/>
                <w:bottom w:val="none" w:sz="0" w:space="0" w:color="auto"/>
                <w:right w:val="none" w:sz="0" w:space="0" w:color="auto"/>
              </w:divBdr>
            </w:div>
            <w:div w:id="915438983">
              <w:marLeft w:val="0"/>
              <w:marRight w:val="0"/>
              <w:marTop w:val="0"/>
              <w:marBottom w:val="0"/>
              <w:divBdr>
                <w:top w:val="none" w:sz="0" w:space="0" w:color="auto"/>
                <w:left w:val="none" w:sz="0" w:space="0" w:color="auto"/>
                <w:bottom w:val="none" w:sz="0" w:space="0" w:color="auto"/>
                <w:right w:val="none" w:sz="0" w:space="0" w:color="auto"/>
              </w:divBdr>
            </w:div>
            <w:div w:id="1253320962">
              <w:marLeft w:val="0"/>
              <w:marRight w:val="0"/>
              <w:marTop w:val="0"/>
              <w:marBottom w:val="0"/>
              <w:divBdr>
                <w:top w:val="none" w:sz="0" w:space="0" w:color="auto"/>
                <w:left w:val="none" w:sz="0" w:space="0" w:color="auto"/>
                <w:bottom w:val="none" w:sz="0" w:space="0" w:color="auto"/>
                <w:right w:val="none" w:sz="0" w:space="0" w:color="auto"/>
              </w:divBdr>
            </w:div>
            <w:div w:id="1323313442">
              <w:marLeft w:val="0"/>
              <w:marRight w:val="0"/>
              <w:marTop w:val="0"/>
              <w:marBottom w:val="0"/>
              <w:divBdr>
                <w:top w:val="none" w:sz="0" w:space="0" w:color="auto"/>
                <w:left w:val="none" w:sz="0" w:space="0" w:color="auto"/>
                <w:bottom w:val="none" w:sz="0" w:space="0" w:color="auto"/>
                <w:right w:val="none" w:sz="0" w:space="0" w:color="auto"/>
              </w:divBdr>
            </w:div>
            <w:div w:id="497501969">
              <w:marLeft w:val="0"/>
              <w:marRight w:val="0"/>
              <w:marTop w:val="0"/>
              <w:marBottom w:val="0"/>
              <w:divBdr>
                <w:top w:val="none" w:sz="0" w:space="0" w:color="auto"/>
                <w:left w:val="none" w:sz="0" w:space="0" w:color="auto"/>
                <w:bottom w:val="none" w:sz="0" w:space="0" w:color="auto"/>
                <w:right w:val="none" w:sz="0" w:space="0" w:color="auto"/>
              </w:divBdr>
            </w:div>
            <w:div w:id="74473768">
              <w:marLeft w:val="0"/>
              <w:marRight w:val="0"/>
              <w:marTop w:val="0"/>
              <w:marBottom w:val="0"/>
              <w:divBdr>
                <w:top w:val="none" w:sz="0" w:space="0" w:color="auto"/>
                <w:left w:val="none" w:sz="0" w:space="0" w:color="auto"/>
                <w:bottom w:val="none" w:sz="0" w:space="0" w:color="auto"/>
                <w:right w:val="none" w:sz="0" w:space="0" w:color="auto"/>
              </w:divBdr>
            </w:div>
            <w:div w:id="1596673309">
              <w:marLeft w:val="0"/>
              <w:marRight w:val="0"/>
              <w:marTop w:val="0"/>
              <w:marBottom w:val="0"/>
              <w:divBdr>
                <w:top w:val="none" w:sz="0" w:space="0" w:color="auto"/>
                <w:left w:val="none" w:sz="0" w:space="0" w:color="auto"/>
                <w:bottom w:val="none" w:sz="0" w:space="0" w:color="auto"/>
                <w:right w:val="none" w:sz="0" w:space="0" w:color="auto"/>
              </w:divBdr>
            </w:div>
            <w:div w:id="2134395998">
              <w:marLeft w:val="0"/>
              <w:marRight w:val="0"/>
              <w:marTop w:val="0"/>
              <w:marBottom w:val="0"/>
              <w:divBdr>
                <w:top w:val="none" w:sz="0" w:space="0" w:color="auto"/>
                <w:left w:val="none" w:sz="0" w:space="0" w:color="auto"/>
                <w:bottom w:val="none" w:sz="0" w:space="0" w:color="auto"/>
                <w:right w:val="none" w:sz="0" w:space="0" w:color="auto"/>
              </w:divBdr>
            </w:div>
            <w:div w:id="1199782267">
              <w:marLeft w:val="0"/>
              <w:marRight w:val="0"/>
              <w:marTop w:val="0"/>
              <w:marBottom w:val="0"/>
              <w:divBdr>
                <w:top w:val="none" w:sz="0" w:space="0" w:color="auto"/>
                <w:left w:val="none" w:sz="0" w:space="0" w:color="auto"/>
                <w:bottom w:val="none" w:sz="0" w:space="0" w:color="auto"/>
                <w:right w:val="none" w:sz="0" w:space="0" w:color="auto"/>
              </w:divBdr>
            </w:div>
            <w:div w:id="1161695802">
              <w:marLeft w:val="0"/>
              <w:marRight w:val="0"/>
              <w:marTop w:val="0"/>
              <w:marBottom w:val="0"/>
              <w:divBdr>
                <w:top w:val="none" w:sz="0" w:space="0" w:color="auto"/>
                <w:left w:val="none" w:sz="0" w:space="0" w:color="auto"/>
                <w:bottom w:val="none" w:sz="0" w:space="0" w:color="auto"/>
                <w:right w:val="none" w:sz="0" w:space="0" w:color="auto"/>
              </w:divBdr>
            </w:div>
            <w:div w:id="1033379645">
              <w:marLeft w:val="0"/>
              <w:marRight w:val="0"/>
              <w:marTop w:val="0"/>
              <w:marBottom w:val="0"/>
              <w:divBdr>
                <w:top w:val="none" w:sz="0" w:space="0" w:color="auto"/>
                <w:left w:val="none" w:sz="0" w:space="0" w:color="auto"/>
                <w:bottom w:val="none" w:sz="0" w:space="0" w:color="auto"/>
                <w:right w:val="none" w:sz="0" w:space="0" w:color="auto"/>
              </w:divBdr>
            </w:div>
            <w:div w:id="1855724343">
              <w:marLeft w:val="0"/>
              <w:marRight w:val="0"/>
              <w:marTop w:val="0"/>
              <w:marBottom w:val="0"/>
              <w:divBdr>
                <w:top w:val="none" w:sz="0" w:space="0" w:color="auto"/>
                <w:left w:val="none" w:sz="0" w:space="0" w:color="auto"/>
                <w:bottom w:val="none" w:sz="0" w:space="0" w:color="auto"/>
                <w:right w:val="none" w:sz="0" w:space="0" w:color="auto"/>
              </w:divBdr>
            </w:div>
            <w:div w:id="5368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26008">
      <w:bodyDiv w:val="1"/>
      <w:marLeft w:val="0"/>
      <w:marRight w:val="0"/>
      <w:marTop w:val="0"/>
      <w:marBottom w:val="0"/>
      <w:divBdr>
        <w:top w:val="none" w:sz="0" w:space="0" w:color="auto"/>
        <w:left w:val="none" w:sz="0" w:space="0" w:color="auto"/>
        <w:bottom w:val="none" w:sz="0" w:space="0" w:color="auto"/>
        <w:right w:val="none" w:sz="0" w:space="0" w:color="auto"/>
      </w:divBdr>
      <w:divsChild>
        <w:div w:id="332758822">
          <w:marLeft w:val="0"/>
          <w:marRight w:val="0"/>
          <w:marTop w:val="0"/>
          <w:marBottom w:val="0"/>
          <w:divBdr>
            <w:top w:val="none" w:sz="0" w:space="0" w:color="auto"/>
            <w:left w:val="none" w:sz="0" w:space="0" w:color="auto"/>
            <w:bottom w:val="none" w:sz="0" w:space="0" w:color="auto"/>
            <w:right w:val="none" w:sz="0" w:space="0" w:color="auto"/>
          </w:divBdr>
          <w:divsChild>
            <w:div w:id="19953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5816">
      <w:bodyDiv w:val="1"/>
      <w:marLeft w:val="0"/>
      <w:marRight w:val="0"/>
      <w:marTop w:val="0"/>
      <w:marBottom w:val="0"/>
      <w:divBdr>
        <w:top w:val="none" w:sz="0" w:space="0" w:color="auto"/>
        <w:left w:val="none" w:sz="0" w:space="0" w:color="auto"/>
        <w:bottom w:val="none" w:sz="0" w:space="0" w:color="auto"/>
        <w:right w:val="none" w:sz="0" w:space="0" w:color="auto"/>
      </w:divBdr>
      <w:divsChild>
        <w:div w:id="434524215">
          <w:marLeft w:val="0"/>
          <w:marRight w:val="0"/>
          <w:marTop w:val="0"/>
          <w:marBottom w:val="0"/>
          <w:divBdr>
            <w:top w:val="none" w:sz="0" w:space="0" w:color="auto"/>
            <w:left w:val="none" w:sz="0" w:space="0" w:color="auto"/>
            <w:bottom w:val="none" w:sz="0" w:space="0" w:color="auto"/>
            <w:right w:val="none" w:sz="0" w:space="0" w:color="auto"/>
          </w:divBdr>
          <w:divsChild>
            <w:div w:id="2002737483">
              <w:marLeft w:val="0"/>
              <w:marRight w:val="0"/>
              <w:marTop w:val="0"/>
              <w:marBottom w:val="0"/>
              <w:divBdr>
                <w:top w:val="none" w:sz="0" w:space="0" w:color="auto"/>
                <w:left w:val="none" w:sz="0" w:space="0" w:color="auto"/>
                <w:bottom w:val="none" w:sz="0" w:space="0" w:color="auto"/>
                <w:right w:val="none" w:sz="0" w:space="0" w:color="auto"/>
              </w:divBdr>
            </w:div>
            <w:div w:id="753935015">
              <w:marLeft w:val="0"/>
              <w:marRight w:val="0"/>
              <w:marTop w:val="0"/>
              <w:marBottom w:val="0"/>
              <w:divBdr>
                <w:top w:val="none" w:sz="0" w:space="0" w:color="auto"/>
                <w:left w:val="none" w:sz="0" w:space="0" w:color="auto"/>
                <w:bottom w:val="none" w:sz="0" w:space="0" w:color="auto"/>
                <w:right w:val="none" w:sz="0" w:space="0" w:color="auto"/>
              </w:divBdr>
            </w:div>
            <w:div w:id="1744833595">
              <w:marLeft w:val="0"/>
              <w:marRight w:val="0"/>
              <w:marTop w:val="0"/>
              <w:marBottom w:val="0"/>
              <w:divBdr>
                <w:top w:val="none" w:sz="0" w:space="0" w:color="auto"/>
                <w:left w:val="none" w:sz="0" w:space="0" w:color="auto"/>
                <w:bottom w:val="none" w:sz="0" w:space="0" w:color="auto"/>
                <w:right w:val="none" w:sz="0" w:space="0" w:color="auto"/>
              </w:divBdr>
            </w:div>
            <w:div w:id="888492202">
              <w:marLeft w:val="0"/>
              <w:marRight w:val="0"/>
              <w:marTop w:val="0"/>
              <w:marBottom w:val="0"/>
              <w:divBdr>
                <w:top w:val="none" w:sz="0" w:space="0" w:color="auto"/>
                <w:left w:val="none" w:sz="0" w:space="0" w:color="auto"/>
                <w:bottom w:val="none" w:sz="0" w:space="0" w:color="auto"/>
                <w:right w:val="none" w:sz="0" w:space="0" w:color="auto"/>
              </w:divBdr>
            </w:div>
            <w:div w:id="807433060">
              <w:marLeft w:val="0"/>
              <w:marRight w:val="0"/>
              <w:marTop w:val="0"/>
              <w:marBottom w:val="0"/>
              <w:divBdr>
                <w:top w:val="none" w:sz="0" w:space="0" w:color="auto"/>
                <w:left w:val="none" w:sz="0" w:space="0" w:color="auto"/>
                <w:bottom w:val="none" w:sz="0" w:space="0" w:color="auto"/>
                <w:right w:val="none" w:sz="0" w:space="0" w:color="auto"/>
              </w:divBdr>
            </w:div>
            <w:div w:id="1816676936">
              <w:marLeft w:val="0"/>
              <w:marRight w:val="0"/>
              <w:marTop w:val="0"/>
              <w:marBottom w:val="0"/>
              <w:divBdr>
                <w:top w:val="none" w:sz="0" w:space="0" w:color="auto"/>
                <w:left w:val="none" w:sz="0" w:space="0" w:color="auto"/>
                <w:bottom w:val="none" w:sz="0" w:space="0" w:color="auto"/>
                <w:right w:val="none" w:sz="0" w:space="0" w:color="auto"/>
              </w:divBdr>
            </w:div>
            <w:div w:id="1161046837">
              <w:marLeft w:val="0"/>
              <w:marRight w:val="0"/>
              <w:marTop w:val="0"/>
              <w:marBottom w:val="0"/>
              <w:divBdr>
                <w:top w:val="none" w:sz="0" w:space="0" w:color="auto"/>
                <w:left w:val="none" w:sz="0" w:space="0" w:color="auto"/>
                <w:bottom w:val="none" w:sz="0" w:space="0" w:color="auto"/>
                <w:right w:val="none" w:sz="0" w:space="0" w:color="auto"/>
              </w:divBdr>
            </w:div>
            <w:div w:id="531502453">
              <w:marLeft w:val="0"/>
              <w:marRight w:val="0"/>
              <w:marTop w:val="0"/>
              <w:marBottom w:val="0"/>
              <w:divBdr>
                <w:top w:val="none" w:sz="0" w:space="0" w:color="auto"/>
                <w:left w:val="none" w:sz="0" w:space="0" w:color="auto"/>
                <w:bottom w:val="none" w:sz="0" w:space="0" w:color="auto"/>
                <w:right w:val="none" w:sz="0" w:space="0" w:color="auto"/>
              </w:divBdr>
            </w:div>
            <w:div w:id="697394701">
              <w:marLeft w:val="0"/>
              <w:marRight w:val="0"/>
              <w:marTop w:val="0"/>
              <w:marBottom w:val="0"/>
              <w:divBdr>
                <w:top w:val="none" w:sz="0" w:space="0" w:color="auto"/>
                <w:left w:val="none" w:sz="0" w:space="0" w:color="auto"/>
                <w:bottom w:val="none" w:sz="0" w:space="0" w:color="auto"/>
                <w:right w:val="none" w:sz="0" w:space="0" w:color="auto"/>
              </w:divBdr>
            </w:div>
            <w:div w:id="507984969">
              <w:marLeft w:val="0"/>
              <w:marRight w:val="0"/>
              <w:marTop w:val="0"/>
              <w:marBottom w:val="0"/>
              <w:divBdr>
                <w:top w:val="none" w:sz="0" w:space="0" w:color="auto"/>
                <w:left w:val="none" w:sz="0" w:space="0" w:color="auto"/>
                <w:bottom w:val="none" w:sz="0" w:space="0" w:color="auto"/>
                <w:right w:val="none" w:sz="0" w:space="0" w:color="auto"/>
              </w:divBdr>
            </w:div>
            <w:div w:id="1755661359">
              <w:marLeft w:val="0"/>
              <w:marRight w:val="0"/>
              <w:marTop w:val="0"/>
              <w:marBottom w:val="0"/>
              <w:divBdr>
                <w:top w:val="none" w:sz="0" w:space="0" w:color="auto"/>
                <w:left w:val="none" w:sz="0" w:space="0" w:color="auto"/>
                <w:bottom w:val="none" w:sz="0" w:space="0" w:color="auto"/>
                <w:right w:val="none" w:sz="0" w:space="0" w:color="auto"/>
              </w:divBdr>
            </w:div>
            <w:div w:id="1849250388">
              <w:marLeft w:val="0"/>
              <w:marRight w:val="0"/>
              <w:marTop w:val="0"/>
              <w:marBottom w:val="0"/>
              <w:divBdr>
                <w:top w:val="none" w:sz="0" w:space="0" w:color="auto"/>
                <w:left w:val="none" w:sz="0" w:space="0" w:color="auto"/>
                <w:bottom w:val="none" w:sz="0" w:space="0" w:color="auto"/>
                <w:right w:val="none" w:sz="0" w:space="0" w:color="auto"/>
              </w:divBdr>
            </w:div>
            <w:div w:id="1855416387">
              <w:marLeft w:val="0"/>
              <w:marRight w:val="0"/>
              <w:marTop w:val="0"/>
              <w:marBottom w:val="0"/>
              <w:divBdr>
                <w:top w:val="none" w:sz="0" w:space="0" w:color="auto"/>
                <w:left w:val="none" w:sz="0" w:space="0" w:color="auto"/>
                <w:bottom w:val="none" w:sz="0" w:space="0" w:color="auto"/>
                <w:right w:val="none" w:sz="0" w:space="0" w:color="auto"/>
              </w:divBdr>
            </w:div>
            <w:div w:id="2107923456">
              <w:marLeft w:val="0"/>
              <w:marRight w:val="0"/>
              <w:marTop w:val="0"/>
              <w:marBottom w:val="0"/>
              <w:divBdr>
                <w:top w:val="none" w:sz="0" w:space="0" w:color="auto"/>
                <w:left w:val="none" w:sz="0" w:space="0" w:color="auto"/>
                <w:bottom w:val="none" w:sz="0" w:space="0" w:color="auto"/>
                <w:right w:val="none" w:sz="0" w:space="0" w:color="auto"/>
              </w:divBdr>
            </w:div>
            <w:div w:id="373309924">
              <w:marLeft w:val="0"/>
              <w:marRight w:val="0"/>
              <w:marTop w:val="0"/>
              <w:marBottom w:val="0"/>
              <w:divBdr>
                <w:top w:val="none" w:sz="0" w:space="0" w:color="auto"/>
                <w:left w:val="none" w:sz="0" w:space="0" w:color="auto"/>
                <w:bottom w:val="none" w:sz="0" w:space="0" w:color="auto"/>
                <w:right w:val="none" w:sz="0" w:space="0" w:color="auto"/>
              </w:divBdr>
            </w:div>
            <w:div w:id="1963656627">
              <w:marLeft w:val="0"/>
              <w:marRight w:val="0"/>
              <w:marTop w:val="0"/>
              <w:marBottom w:val="0"/>
              <w:divBdr>
                <w:top w:val="none" w:sz="0" w:space="0" w:color="auto"/>
                <w:left w:val="none" w:sz="0" w:space="0" w:color="auto"/>
                <w:bottom w:val="none" w:sz="0" w:space="0" w:color="auto"/>
                <w:right w:val="none" w:sz="0" w:space="0" w:color="auto"/>
              </w:divBdr>
            </w:div>
            <w:div w:id="1020204433">
              <w:marLeft w:val="0"/>
              <w:marRight w:val="0"/>
              <w:marTop w:val="0"/>
              <w:marBottom w:val="0"/>
              <w:divBdr>
                <w:top w:val="none" w:sz="0" w:space="0" w:color="auto"/>
                <w:left w:val="none" w:sz="0" w:space="0" w:color="auto"/>
                <w:bottom w:val="none" w:sz="0" w:space="0" w:color="auto"/>
                <w:right w:val="none" w:sz="0" w:space="0" w:color="auto"/>
              </w:divBdr>
            </w:div>
            <w:div w:id="1706979627">
              <w:marLeft w:val="0"/>
              <w:marRight w:val="0"/>
              <w:marTop w:val="0"/>
              <w:marBottom w:val="0"/>
              <w:divBdr>
                <w:top w:val="none" w:sz="0" w:space="0" w:color="auto"/>
                <w:left w:val="none" w:sz="0" w:space="0" w:color="auto"/>
                <w:bottom w:val="none" w:sz="0" w:space="0" w:color="auto"/>
                <w:right w:val="none" w:sz="0" w:space="0" w:color="auto"/>
              </w:divBdr>
            </w:div>
            <w:div w:id="434985025">
              <w:marLeft w:val="0"/>
              <w:marRight w:val="0"/>
              <w:marTop w:val="0"/>
              <w:marBottom w:val="0"/>
              <w:divBdr>
                <w:top w:val="none" w:sz="0" w:space="0" w:color="auto"/>
                <w:left w:val="none" w:sz="0" w:space="0" w:color="auto"/>
                <w:bottom w:val="none" w:sz="0" w:space="0" w:color="auto"/>
                <w:right w:val="none" w:sz="0" w:space="0" w:color="auto"/>
              </w:divBdr>
            </w:div>
            <w:div w:id="1545747227">
              <w:marLeft w:val="0"/>
              <w:marRight w:val="0"/>
              <w:marTop w:val="0"/>
              <w:marBottom w:val="0"/>
              <w:divBdr>
                <w:top w:val="none" w:sz="0" w:space="0" w:color="auto"/>
                <w:left w:val="none" w:sz="0" w:space="0" w:color="auto"/>
                <w:bottom w:val="none" w:sz="0" w:space="0" w:color="auto"/>
                <w:right w:val="none" w:sz="0" w:space="0" w:color="auto"/>
              </w:divBdr>
            </w:div>
            <w:div w:id="25180800">
              <w:marLeft w:val="0"/>
              <w:marRight w:val="0"/>
              <w:marTop w:val="0"/>
              <w:marBottom w:val="0"/>
              <w:divBdr>
                <w:top w:val="none" w:sz="0" w:space="0" w:color="auto"/>
                <w:left w:val="none" w:sz="0" w:space="0" w:color="auto"/>
                <w:bottom w:val="none" w:sz="0" w:space="0" w:color="auto"/>
                <w:right w:val="none" w:sz="0" w:space="0" w:color="auto"/>
              </w:divBdr>
            </w:div>
            <w:div w:id="1521703257">
              <w:marLeft w:val="0"/>
              <w:marRight w:val="0"/>
              <w:marTop w:val="0"/>
              <w:marBottom w:val="0"/>
              <w:divBdr>
                <w:top w:val="none" w:sz="0" w:space="0" w:color="auto"/>
                <w:left w:val="none" w:sz="0" w:space="0" w:color="auto"/>
                <w:bottom w:val="none" w:sz="0" w:space="0" w:color="auto"/>
                <w:right w:val="none" w:sz="0" w:space="0" w:color="auto"/>
              </w:divBdr>
            </w:div>
            <w:div w:id="1485197847">
              <w:marLeft w:val="0"/>
              <w:marRight w:val="0"/>
              <w:marTop w:val="0"/>
              <w:marBottom w:val="0"/>
              <w:divBdr>
                <w:top w:val="none" w:sz="0" w:space="0" w:color="auto"/>
                <w:left w:val="none" w:sz="0" w:space="0" w:color="auto"/>
                <w:bottom w:val="none" w:sz="0" w:space="0" w:color="auto"/>
                <w:right w:val="none" w:sz="0" w:space="0" w:color="auto"/>
              </w:divBdr>
            </w:div>
            <w:div w:id="1746219198">
              <w:marLeft w:val="0"/>
              <w:marRight w:val="0"/>
              <w:marTop w:val="0"/>
              <w:marBottom w:val="0"/>
              <w:divBdr>
                <w:top w:val="none" w:sz="0" w:space="0" w:color="auto"/>
                <w:left w:val="none" w:sz="0" w:space="0" w:color="auto"/>
                <w:bottom w:val="none" w:sz="0" w:space="0" w:color="auto"/>
                <w:right w:val="none" w:sz="0" w:space="0" w:color="auto"/>
              </w:divBdr>
            </w:div>
            <w:div w:id="1917471518">
              <w:marLeft w:val="0"/>
              <w:marRight w:val="0"/>
              <w:marTop w:val="0"/>
              <w:marBottom w:val="0"/>
              <w:divBdr>
                <w:top w:val="none" w:sz="0" w:space="0" w:color="auto"/>
                <w:left w:val="none" w:sz="0" w:space="0" w:color="auto"/>
                <w:bottom w:val="none" w:sz="0" w:space="0" w:color="auto"/>
                <w:right w:val="none" w:sz="0" w:space="0" w:color="auto"/>
              </w:divBdr>
            </w:div>
            <w:div w:id="1297104814">
              <w:marLeft w:val="0"/>
              <w:marRight w:val="0"/>
              <w:marTop w:val="0"/>
              <w:marBottom w:val="0"/>
              <w:divBdr>
                <w:top w:val="none" w:sz="0" w:space="0" w:color="auto"/>
                <w:left w:val="none" w:sz="0" w:space="0" w:color="auto"/>
                <w:bottom w:val="none" w:sz="0" w:space="0" w:color="auto"/>
                <w:right w:val="none" w:sz="0" w:space="0" w:color="auto"/>
              </w:divBdr>
            </w:div>
            <w:div w:id="133762101">
              <w:marLeft w:val="0"/>
              <w:marRight w:val="0"/>
              <w:marTop w:val="0"/>
              <w:marBottom w:val="0"/>
              <w:divBdr>
                <w:top w:val="none" w:sz="0" w:space="0" w:color="auto"/>
                <w:left w:val="none" w:sz="0" w:space="0" w:color="auto"/>
                <w:bottom w:val="none" w:sz="0" w:space="0" w:color="auto"/>
                <w:right w:val="none" w:sz="0" w:space="0" w:color="auto"/>
              </w:divBdr>
            </w:div>
            <w:div w:id="1301687473">
              <w:marLeft w:val="0"/>
              <w:marRight w:val="0"/>
              <w:marTop w:val="0"/>
              <w:marBottom w:val="0"/>
              <w:divBdr>
                <w:top w:val="none" w:sz="0" w:space="0" w:color="auto"/>
                <w:left w:val="none" w:sz="0" w:space="0" w:color="auto"/>
                <w:bottom w:val="none" w:sz="0" w:space="0" w:color="auto"/>
                <w:right w:val="none" w:sz="0" w:space="0" w:color="auto"/>
              </w:divBdr>
            </w:div>
            <w:div w:id="533887147">
              <w:marLeft w:val="0"/>
              <w:marRight w:val="0"/>
              <w:marTop w:val="0"/>
              <w:marBottom w:val="0"/>
              <w:divBdr>
                <w:top w:val="none" w:sz="0" w:space="0" w:color="auto"/>
                <w:left w:val="none" w:sz="0" w:space="0" w:color="auto"/>
                <w:bottom w:val="none" w:sz="0" w:space="0" w:color="auto"/>
                <w:right w:val="none" w:sz="0" w:space="0" w:color="auto"/>
              </w:divBdr>
            </w:div>
            <w:div w:id="1388528306">
              <w:marLeft w:val="0"/>
              <w:marRight w:val="0"/>
              <w:marTop w:val="0"/>
              <w:marBottom w:val="0"/>
              <w:divBdr>
                <w:top w:val="none" w:sz="0" w:space="0" w:color="auto"/>
                <w:left w:val="none" w:sz="0" w:space="0" w:color="auto"/>
                <w:bottom w:val="none" w:sz="0" w:space="0" w:color="auto"/>
                <w:right w:val="none" w:sz="0" w:space="0" w:color="auto"/>
              </w:divBdr>
            </w:div>
            <w:div w:id="900943551">
              <w:marLeft w:val="0"/>
              <w:marRight w:val="0"/>
              <w:marTop w:val="0"/>
              <w:marBottom w:val="0"/>
              <w:divBdr>
                <w:top w:val="none" w:sz="0" w:space="0" w:color="auto"/>
                <w:left w:val="none" w:sz="0" w:space="0" w:color="auto"/>
                <w:bottom w:val="none" w:sz="0" w:space="0" w:color="auto"/>
                <w:right w:val="none" w:sz="0" w:space="0" w:color="auto"/>
              </w:divBdr>
            </w:div>
            <w:div w:id="259457161">
              <w:marLeft w:val="0"/>
              <w:marRight w:val="0"/>
              <w:marTop w:val="0"/>
              <w:marBottom w:val="0"/>
              <w:divBdr>
                <w:top w:val="none" w:sz="0" w:space="0" w:color="auto"/>
                <w:left w:val="none" w:sz="0" w:space="0" w:color="auto"/>
                <w:bottom w:val="none" w:sz="0" w:space="0" w:color="auto"/>
                <w:right w:val="none" w:sz="0" w:space="0" w:color="auto"/>
              </w:divBdr>
            </w:div>
            <w:div w:id="226697101">
              <w:marLeft w:val="0"/>
              <w:marRight w:val="0"/>
              <w:marTop w:val="0"/>
              <w:marBottom w:val="0"/>
              <w:divBdr>
                <w:top w:val="none" w:sz="0" w:space="0" w:color="auto"/>
                <w:left w:val="none" w:sz="0" w:space="0" w:color="auto"/>
                <w:bottom w:val="none" w:sz="0" w:space="0" w:color="auto"/>
                <w:right w:val="none" w:sz="0" w:space="0" w:color="auto"/>
              </w:divBdr>
            </w:div>
            <w:div w:id="88698163">
              <w:marLeft w:val="0"/>
              <w:marRight w:val="0"/>
              <w:marTop w:val="0"/>
              <w:marBottom w:val="0"/>
              <w:divBdr>
                <w:top w:val="none" w:sz="0" w:space="0" w:color="auto"/>
                <w:left w:val="none" w:sz="0" w:space="0" w:color="auto"/>
                <w:bottom w:val="none" w:sz="0" w:space="0" w:color="auto"/>
                <w:right w:val="none" w:sz="0" w:space="0" w:color="auto"/>
              </w:divBdr>
            </w:div>
            <w:div w:id="1965698405">
              <w:marLeft w:val="0"/>
              <w:marRight w:val="0"/>
              <w:marTop w:val="0"/>
              <w:marBottom w:val="0"/>
              <w:divBdr>
                <w:top w:val="none" w:sz="0" w:space="0" w:color="auto"/>
                <w:left w:val="none" w:sz="0" w:space="0" w:color="auto"/>
                <w:bottom w:val="none" w:sz="0" w:space="0" w:color="auto"/>
                <w:right w:val="none" w:sz="0" w:space="0" w:color="auto"/>
              </w:divBdr>
            </w:div>
            <w:div w:id="422454746">
              <w:marLeft w:val="0"/>
              <w:marRight w:val="0"/>
              <w:marTop w:val="0"/>
              <w:marBottom w:val="0"/>
              <w:divBdr>
                <w:top w:val="none" w:sz="0" w:space="0" w:color="auto"/>
                <w:left w:val="none" w:sz="0" w:space="0" w:color="auto"/>
                <w:bottom w:val="none" w:sz="0" w:space="0" w:color="auto"/>
                <w:right w:val="none" w:sz="0" w:space="0" w:color="auto"/>
              </w:divBdr>
            </w:div>
            <w:div w:id="973756449">
              <w:marLeft w:val="0"/>
              <w:marRight w:val="0"/>
              <w:marTop w:val="0"/>
              <w:marBottom w:val="0"/>
              <w:divBdr>
                <w:top w:val="none" w:sz="0" w:space="0" w:color="auto"/>
                <w:left w:val="none" w:sz="0" w:space="0" w:color="auto"/>
                <w:bottom w:val="none" w:sz="0" w:space="0" w:color="auto"/>
                <w:right w:val="none" w:sz="0" w:space="0" w:color="auto"/>
              </w:divBdr>
            </w:div>
            <w:div w:id="452331132">
              <w:marLeft w:val="0"/>
              <w:marRight w:val="0"/>
              <w:marTop w:val="0"/>
              <w:marBottom w:val="0"/>
              <w:divBdr>
                <w:top w:val="none" w:sz="0" w:space="0" w:color="auto"/>
                <w:left w:val="none" w:sz="0" w:space="0" w:color="auto"/>
                <w:bottom w:val="none" w:sz="0" w:space="0" w:color="auto"/>
                <w:right w:val="none" w:sz="0" w:space="0" w:color="auto"/>
              </w:divBdr>
            </w:div>
            <w:div w:id="1459255155">
              <w:marLeft w:val="0"/>
              <w:marRight w:val="0"/>
              <w:marTop w:val="0"/>
              <w:marBottom w:val="0"/>
              <w:divBdr>
                <w:top w:val="none" w:sz="0" w:space="0" w:color="auto"/>
                <w:left w:val="none" w:sz="0" w:space="0" w:color="auto"/>
                <w:bottom w:val="none" w:sz="0" w:space="0" w:color="auto"/>
                <w:right w:val="none" w:sz="0" w:space="0" w:color="auto"/>
              </w:divBdr>
            </w:div>
            <w:div w:id="827862159">
              <w:marLeft w:val="0"/>
              <w:marRight w:val="0"/>
              <w:marTop w:val="0"/>
              <w:marBottom w:val="0"/>
              <w:divBdr>
                <w:top w:val="none" w:sz="0" w:space="0" w:color="auto"/>
                <w:left w:val="none" w:sz="0" w:space="0" w:color="auto"/>
                <w:bottom w:val="none" w:sz="0" w:space="0" w:color="auto"/>
                <w:right w:val="none" w:sz="0" w:space="0" w:color="auto"/>
              </w:divBdr>
            </w:div>
            <w:div w:id="1979608993">
              <w:marLeft w:val="0"/>
              <w:marRight w:val="0"/>
              <w:marTop w:val="0"/>
              <w:marBottom w:val="0"/>
              <w:divBdr>
                <w:top w:val="none" w:sz="0" w:space="0" w:color="auto"/>
                <w:left w:val="none" w:sz="0" w:space="0" w:color="auto"/>
                <w:bottom w:val="none" w:sz="0" w:space="0" w:color="auto"/>
                <w:right w:val="none" w:sz="0" w:space="0" w:color="auto"/>
              </w:divBdr>
            </w:div>
            <w:div w:id="394357249">
              <w:marLeft w:val="0"/>
              <w:marRight w:val="0"/>
              <w:marTop w:val="0"/>
              <w:marBottom w:val="0"/>
              <w:divBdr>
                <w:top w:val="none" w:sz="0" w:space="0" w:color="auto"/>
                <w:left w:val="none" w:sz="0" w:space="0" w:color="auto"/>
                <w:bottom w:val="none" w:sz="0" w:space="0" w:color="auto"/>
                <w:right w:val="none" w:sz="0" w:space="0" w:color="auto"/>
              </w:divBdr>
            </w:div>
            <w:div w:id="1166476951">
              <w:marLeft w:val="0"/>
              <w:marRight w:val="0"/>
              <w:marTop w:val="0"/>
              <w:marBottom w:val="0"/>
              <w:divBdr>
                <w:top w:val="none" w:sz="0" w:space="0" w:color="auto"/>
                <w:left w:val="none" w:sz="0" w:space="0" w:color="auto"/>
                <w:bottom w:val="none" w:sz="0" w:space="0" w:color="auto"/>
                <w:right w:val="none" w:sz="0" w:space="0" w:color="auto"/>
              </w:divBdr>
            </w:div>
            <w:div w:id="1491942065">
              <w:marLeft w:val="0"/>
              <w:marRight w:val="0"/>
              <w:marTop w:val="0"/>
              <w:marBottom w:val="0"/>
              <w:divBdr>
                <w:top w:val="none" w:sz="0" w:space="0" w:color="auto"/>
                <w:left w:val="none" w:sz="0" w:space="0" w:color="auto"/>
                <w:bottom w:val="none" w:sz="0" w:space="0" w:color="auto"/>
                <w:right w:val="none" w:sz="0" w:space="0" w:color="auto"/>
              </w:divBdr>
            </w:div>
            <w:div w:id="726613147">
              <w:marLeft w:val="0"/>
              <w:marRight w:val="0"/>
              <w:marTop w:val="0"/>
              <w:marBottom w:val="0"/>
              <w:divBdr>
                <w:top w:val="none" w:sz="0" w:space="0" w:color="auto"/>
                <w:left w:val="none" w:sz="0" w:space="0" w:color="auto"/>
                <w:bottom w:val="none" w:sz="0" w:space="0" w:color="auto"/>
                <w:right w:val="none" w:sz="0" w:space="0" w:color="auto"/>
              </w:divBdr>
            </w:div>
            <w:div w:id="6170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73935">
      <w:bodyDiv w:val="1"/>
      <w:marLeft w:val="0"/>
      <w:marRight w:val="0"/>
      <w:marTop w:val="0"/>
      <w:marBottom w:val="0"/>
      <w:divBdr>
        <w:top w:val="none" w:sz="0" w:space="0" w:color="auto"/>
        <w:left w:val="none" w:sz="0" w:space="0" w:color="auto"/>
        <w:bottom w:val="none" w:sz="0" w:space="0" w:color="auto"/>
        <w:right w:val="none" w:sz="0" w:space="0" w:color="auto"/>
      </w:divBdr>
      <w:divsChild>
        <w:div w:id="833839831">
          <w:marLeft w:val="0"/>
          <w:marRight w:val="0"/>
          <w:marTop w:val="0"/>
          <w:marBottom w:val="0"/>
          <w:divBdr>
            <w:top w:val="none" w:sz="0" w:space="0" w:color="auto"/>
            <w:left w:val="none" w:sz="0" w:space="0" w:color="auto"/>
            <w:bottom w:val="none" w:sz="0" w:space="0" w:color="auto"/>
            <w:right w:val="none" w:sz="0" w:space="0" w:color="auto"/>
          </w:divBdr>
          <w:divsChild>
            <w:div w:id="252200506">
              <w:marLeft w:val="0"/>
              <w:marRight w:val="0"/>
              <w:marTop w:val="0"/>
              <w:marBottom w:val="0"/>
              <w:divBdr>
                <w:top w:val="none" w:sz="0" w:space="0" w:color="auto"/>
                <w:left w:val="none" w:sz="0" w:space="0" w:color="auto"/>
                <w:bottom w:val="none" w:sz="0" w:space="0" w:color="auto"/>
                <w:right w:val="none" w:sz="0" w:space="0" w:color="auto"/>
              </w:divBdr>
            </w:div>
            <w:div w:id="919287998">
              <w:marLeft w:val="0"/>
              <w:marRight w:val="0"/>
              <w:marTop w:val="0"/>
              <w:marBottom w:val="0"/>
              <w:divBdr>
                <w:top w:val="none" w:sz="0" w:space="0" w:color="auto"/>
                <w:left w:val="none" w:sz="0" w:space="0" w:color="auto"/>
                <w:bottom w:val="none" w:sz="0" w:space="0" w:color="auto"/>
                <w:right w:val="none" w:sz="0" w:space="0" w:color="auto"/>
              </w:divBdr>
            </w:div>
            <w:div w:id="1500078521">
              <w:marLeft w:val="0"/>
              <w:marRight w:val="0"/>
              <w:marTop w:val="0"/>
              <w:marBottom w:val="0"/>
              <w:divBdr>
                <w:top w:val="none" w:sz="0" w:space="0" w:color="auto"/>
                <w:left w:val="none" w:sz="0" w:space="0" w:color="auto"/>
                <w:bottom w:val="none" w:sz="0" w:space="0" w:color="auto"/>
                <w:right w:val="none" w:sz="0" w:space="0" w:color="auto"/>
              </w:divBdr>
            </w:div>
            <w:div w:id="296110880">
              <w:marLeft w:val="0"/>
              <w:marRight w:val="0"/>
              <w:marTop w:val="0"/>
              <w:marBottom w:val="0"/>
              <w:divBdr>
                <w:top w:val="none" w:sz="0" w:space="0" w:color="auto"/>
                <w:left w:val="none" w:sz="0" w:space="0" w:color="auto"/>
                <w:bottom w:val="none" w:sz="0" w:space="0" w:color="auto"/>
                <w:right w:val="none" w:sz="0" w:space="0" w:color="auto"/>
              </w:divBdr>
            </w:div>
            <w:div w:id="760176700">
              <w:marLeft w:val="0"/>
              <w:marRight w:val="0"/>
              <w:marTop w:val="0"/>
              <w:marBottom w:val="0"/>
              <w:divBdr>
                <w:top w:val="none" w:sz="0" w:space="0" w:color="auto"/>
                <w:left w:val="none" w:sz="0" w:space="0" w:color="auto"/>
                <w:bottom w:val="none" w:sz="0" w:space="0" w:color="auto"/>
                <w:right w:val="none" w:sz="0" w:space="0" w:color="auto"/>
              </w:divBdr>
            </w:div>
            <w:div w:id="234826199">
              <w:marLeft w:val="0"/>
              <w:marRight w:val="0"/>
              <w:marTop w:val="0"/>
              <w:marBottom w:val="0"/>
              <w:divBdr>
                <w:top w:val="none" w:sz="0" w:space="0" w:color="auto"/>
                <w:left w:val="none" w:sz="0" w:space="0" w:color="auto"/>
                <w:bottom w:val="none" w:sz="0" w:space="0" w:color="auto"/>
                <w:right w:val="none" w:sz="0" w:space="0" w:color="auto"/>
              </w:divBdr>
            </w:div>
            <w:div w:id="892349571">
              <w:marLeft w:val="0"/>
              <w:marRight w:val="0"/>
              <w:marTop w:val="0"/>
              <w:marBottom w:val="0"/>
              <w:divBdr>
                <w:top w:val="none" w:sz="0" w:space="0" w:color="auto"/>
                <w:left w:val="none" w:sz="0" w:space="0" w:color="auto"/>
                <w:bottom w:val="none" w:sz="0" w:space="0" w:color="auto"/>
                <w:right w:val="none" w:sz="0" w:space="0" w:color="auto"/>
              </w:divBdr>
            </w:div>
            <w:div w:id="933175456">
              <w:marLeft w:val="0"/>
              <w:marRight w:val="0"/>
              <w:marTop w:val="0"/>
              <w:marBottom w:val="0"/>
              <w:divBdr>
                <w:top w:val="none" w:sz="0" w:space="0" w:color="auto"/>
                <w:left w:val="none" w:sz="0" w:space="0" w:color="auto"/>
                <w:bottom w:val="none" w:sz="0" w:space="0" w:color="auto"/>
                <w:right w:val="none" w:sz="0" w:space="0" w:color="auto"/>
              </w:divBdr>
            </w:div>
            <w:div w:id="494151754">
              <w:marLeft w:val="0"/>
              <w:marRight w:val="0"/>
              <w:marTop w:val="0"/>
              <w:marBottom w:val="0"/>
              <w:divBdr>
                <w:top w:val="none" w:sz="0" w:space="0" w:color="auto"/>
                <w:left w:val="none" w:sz="0" w:space="0" w:color="auto"/>
                <w:bottom w:val="none" w:sz="0" w:space="0" w:color="auto"/>
                <w:right w:val="none" w:sz="0" w:space="0" w:color="auto"/>
              </w:divBdr>
            </w:div>
            <w:div w:id="681250661">
              <w:marLeft w:val="0"/>
              <w:marRight w:val="0"/>
              <w:marTop w:val="0"/>
              <w:marBottom w:val="0"/>
              <w:divBdr>
                <w:top w:val="none" w:sz="0" w:space="0" w:color="auto"/>
                <w:left w:val="none" w:sz="0" w:space="0" w:color="auto"/>
                <w:bottom w:val="none" w:sz="0" w:space="0" w:color="auto"/>
                <w:right w:val="none" w:sz="0" w:space="0" w:color="auto"/>
              </w:divBdr>
            </w:div>
            <w:div w:id="255944525">
              <w:marLeft w:val="0"/>
              <w:marRight w:val="0"/>
              <w:marTop w:val="0"/>
              <w:marBottom w:val="0"/>
              <w:divBdr>
                <w:top w:val="none" w:sz="0" w:space="0" w:color="auto"/>
                <w:left w:val="none" w:sz="0" w:space="0" w:color="auto"/>
                <w:bottom w:val="none" w:sz="0" w:space="0" w:color="auto"/>
                <w:right w:val="none" w:sz="0" w:space="0" w:color="auto"/>
              </w:divBdr>
            </w:div>
            <w:div w:id="479493796">
              <w:marLeft w:val="0"/>
              <w:marRight w:val="0"/>
              <w:marTop w:val="0"/>
              <w:marBottom w:val="0"/>
              <w:divBdr>
                <w:top w:val="none" w:sz="0" w:space="0" w:color="auto"/>
                <w:left w:val="none" w:sz="0" w:space="0" w:color="auto"/>
                <w:bottom w:val="none" w:sz="0" w:space="0" w:color="auto"/>
                <w:right w:val="none" w:sz="0" w:space="0" w:color="auto"/>
              </w:divBdr>
            </w:div>
            <w:div w:id="177306734">
              <w:marLeft w:val="0"/>
              <w:marRight w:val="0"/>
              <w:marTop w:val="0"/>
              <w:marBottom w:val="0"/>
              <w:divBdr>
                <w:top w:val="none" w:sz="0" w:space="0" w:color="auto"/>
                <w:left w:val="none" w:sz="0" w:space="0" w:color="auto"/>
                <w:bottom w:val="none" w:sz="0" w:space="0" w:color="auto"/>
                <w:right w:val="none" w:sz="0" w:space="0" w:color="auto"/>
              </w:divBdr>
            </w:div>
            <w:div w:id="1045450611">
              <w:marLeft w:val="0"/>
              <w:marRight w:val="0"/>
              <w:marTop w:val="0"/>
              <w:marBottom w:val="0"/>
              <w:divBdr>
                <w:top w:val="none" w:sz="0" w:space="0" w:color="auto"/>
                <w:left w:val="none" w:sz="0" w:space="0" w:color="auto"/>
                <w:bottom w:val="none" w:sz="0" w:space="0" w:color="auto"/>
                <w:right w:val="none" w:sz="0" w:space="0" w:color="auto"/>
              </w:divBdr>
            </w:div>
            <w:div w:id="189032103">
              <w:marLeft w:val="0"/>
              <w:marRight w:val="0"/>
              <w:marTop w:val="0"/>
              <w:marBottom w:val="0"/>
              <w:divBdr>
                <w:top w:val="none" w:sz="0" w:space="0" w:color="auto"/>
                <w:left w:val="none" w:sz="0" w:space="0" w:color="auto"/>
                <w:bottom w:val="none" w:sz="0" w:space="0" w:color="auto"/>
                <w:right w:val="none" w:sz="0" w:space="0" w:color="auto"/>
              </w:divBdr>
            </w:div>
            <w:div w:id="1004168580">
              <w:marLeft w:val="0"/>
              <w:marRight w:val="0"/>
              <w:marTop w:val="0"/>
              <w:marBottom w:val="0"/>
              <w:divBdr>
                <w:top w:val="none" w:sz="0" w:space="0" w:color="auto"/>
                <w:left w:val="none" w:sz="0" w:space="0" w:color="auto"/>
                <w:bottom w:val="none" w:sz="0" w:space="0" w:color="auto"/>
                <w:right w:val="none" w:sz="0" w:space="0" w:color="auto"/>
              </w:divBdr>
            </w:div>
            <w:div w:id="576747578">
              <w:marLeft w:val="0"/>
              <w:marRight w:val="0"/>
              <w:marTop w:val="0"/>
              <w:marBottom w:val="0"/>
              <w:divBdr>
                <w:top w:val="none" w:sz="0" w:space="0" w:color="auto"/>
                <w:left w:val="none" w:sz="0" w:space="0" w:color="auto"/>
                <w:bottom w:val="none" w:sz="0" w:space="0" w:color="auto"/>
                <w:right w:val="none" w:sz="0" w:space="0" w:color="auto"/>
              </w:divBdr>
            </w:div>
            <w:div w:id="77871962">
              <w:marLeft w:val="0"/>
              <w:marRight w:val="0"/>
              <w:marTop w:val="0"/>
              <w:marBottom w:val="0"/>
              <w:divBdr>
                <w:top w:val="none" w:sz="0" w:space="0" w:color="auto"/>
                <w:left w:val="none" w:sz="0" w:space="0" w:color="auto"/>
                <w:bottom w:val="none" w:sz="0" w:space="0" w:color="auto"/>
                <w:right w:val="none" w:sz="0" w:space="0" w:color="auto"/>
              </w:divBdr>
            </w:div>
            <w:div w:id="90394478">
              <w:marLeft w:val="0"/>
              <w:marRight w:val="0"/>
              <w:marTop w:val="0"/>
              <w:marBottom w:val="0"/>
              <w:divBdr>
                <w:top w:val="none" w:sz="0" w:space="0" w:color="auto"/>
                <w:left w:val="none" w:sz="0" w:space="0" w:color="auto"/>
                <w:bottom w:val="none" w:sz="0" w:space="0" w:color="auto"/>
                <w:right w:val="none" w:sz="0" w:space="0" w:color="auto"/>
              </w:divBdr>
            </w:div>
            <w:div w:id="1100567205">
              <w:marLeft w:val="0"/>
              <w:marRight w:val="0"/>
              <w:marTop w:val="0"/>
              <w:marBottom w:val="0"/>
              <w:divBdr>
                <w:top w:val="none" w:sz="0" w:space="0" w:color="auto"/>
                <w:left w:val="none" w:sz="0" w:space="0" w:color="auto"/>
                <w:bottom w:val="none" w:sz="0" w:space="0" w:color="auto"/>
                <w:right w:val="none" w:sz="0" w:space="0" w:color="auto"/>
              </w:divBdr>
            </w:div>
            <w:div w:id="685132024">
              <w:marLeft w:val="0"/>
              <w:marRight w:val="0"/>
              <w:marTop w:val="0"/>
              <w:marBottom w:val="0"/>
              <w:divBdr>
                <w:top w:val="none" w:sz="0" w:space="0" w:color="auto"/>
                <w:left w:val="none" w:sz="0" w:space="0" w:color="auto"/>
                <w:bottom w:val="none" w:sz="0" w:space="0" w:color="auto"/>
                <w:right w:val="none" w:sz="0" w:space="0" w:color="auto"/>
              </w:divBdr>
            </w:div>
            <w:div w:id="1716537550">
              <w:marLeft w:val="0"/>
              <w:marRight w:val="0"/>
              <w:marTop w:val="0"/>
              <w:marBottom w:val="0"/>
              <w:divBdr>
                <w:top w:val="none" w:sz="0" w:space="0" w:color="auto"/>
                <w:left w:val="none" w:sz="0" w:space="0" w:color="auto"/>
                <w:bottom w:val="none" w:sz="0" w:space="0" w:color="auto"/>
                <w:right w:val="none" w:sz="0" w:space="0" w:color="auto"/>
              </w:divBdr>
            </w:div>
            <w:div w:id="692615383">
              <w:marLeft w:val="0"/>
              <w:marRight w:val="0"/>
              <w:marTop w:val="0"/>
              <w:marBottom w:val="0"/>
              <w:divBdr>
                <w:top w:val="none" w:sz="0" w:space="0" w:color="auto"/>
                <w:left w:val="none" w:sz="0" w:space="0" w:color="auto"/>
                <w:bottom w:val="none" w:sz="0" w:space="0" w:color="auto"/>
                <w:right w:val="none" w:sz="0" w:space="0" w:color="auto"/>
              </w:divBdr>
            </w:div>
            <w:div w:id="2010520569">
              <w:marLeft w:val="0"/>
              <w:marRight w:val="0"/>
              <w:marTop w:val="0"/>
              <w:marBottom w:val="0"/>
              <w:divBdr>
                <w:top w:val="none" w:sz="0" w:space="0" w:color="auto"/>
                <w:left w:val="none" w:sz="0" w:space="0" w:color="auto"/>
                <w:bottom w:val="none" w:sz="0" w:space="0" w:color="auto"/>
                <w:right w:val="none" w:sz="0" w:space="0" w:color="auto"/>
              </w:divBdr>
            </w:div>
            <w:div w:id="698119417">
              <w:marLeft w:val="0"/>
              <w:marRight w:val="0"/>
              <w:marTop w:val="0"/>
              <w:marBottom w:val="0"/>
              <w:divBdr>
                <w:top w:val="none" w:sz="0" w:space="0" w:color="auto"/>
                <w:left w:val="none" w:sz="0" w:space="0" w:color="auto"/>
                <w:bottom w:val="none" w:sz="0" w:space="0" w:color="auto"/>
                <w:right w:val="none" w:sz="0" w:space="0" w:color="auto"/>
              </w:divBdr>
            </w:div>
            <w:div w:id="812019428">
              <w:marLeft w:val="0"/>
              <w:marRight w:val="0"/>
              <w:marTop w:val="0"/>
              <w:marBottom w:val="0"/>
              <w:divBdr>
                <w:top w:val="none" w:sz="0" w:space="0" w:color="auto"/>
                <w:left w:val="none" w:sz="0" w:space="0" w:color="auto"/>
                <w:bottom w:val="none" w:sz="0" w:space="0" w:color="auto"/>
                <w:right w:val="none" w:sz="0" w:space="0" w:color="auto"/>
              </w:divBdr>
            </w:div>
            <w:div w:id="1504928896">
              <w:marLeft w:val="0"/>
              <w:marRight w:val="0"/>
              <w:marTop w:val="0"/>
              <w:marBottom w:val="0"/>
              <w:divBdr>
                <w:top w:val="none" w:sz="0" w:space="0" w:color="auto"/>
                <w:left w:val="none" w:sz="0" w:space="0" w:color="auto"/>
                <w:bottom w:val="none" w:sz="0" w:space="0" w:color="auto"/>
                <w:right w:val="none" w:sz="0" w:space="0" w:color="auto"/>
              </w:divBdr>
            </w:div>
            <w:div w:id="647561329">
              <w:marLeft w:val="0"/>
              <w:marRight w:val="0"/>
              <w:marTop w:val="0"/>
              <w:marBottom w:val="0"/>
              <w:divBdr>
                <w:top w:val="none" w:sz="0" w:space="0" w:color="auto"/>
                <w:left w:val="none" w:sz="0" w:space="0" w:color="auto"/>
                <w:bottom w:val="none" w:sz="0" w:space="0" w:color="auto"/>
                <w:right w:val="none" w:sz="0" w:space="0" w:color="auto"/>
              </w:divBdr>
            </w:div>
            <w:div w:id="1964073228">
              <w:marLeft w:val="0"/>
              <w:marRight w:val="0"/>
              <w:marTop w:val="0"/>
              <w:marBottom w:val="0"/>
              <w:divBdr>
                <w:top w:val="none" w:sz="0" w:space="0" w:color="auto"/>
                <w:left w:val="none" w:sz="0" w:space="0" w:color="auto"/>
                <w:bottom w:val="none" w:sz="0" w:space="0" w:color="auto"/>
                <w:right w:val="none" w:sz="0" w:space="0" w:color="auto"/>
              </w:divBdr>
            </w:div>
            <w:div w:id="878737767">
              <w:marLeft w:val="0"/>
              <w:marRight w:val="0"/>
              <w:marTop w:val="0"/>
              <w:marBottom w:val="0"/>
              <w:divBdr>
                <w:top w:val="none" w:sz="0" w:space="0" w:color="auto"/>
                <w:left w:val="none" w:sz="0" w:space="0" w:color="auto"/>
                <w:bottom w:val="none" w:sz="0" w:space="0" w:color="auto"/>
                <w:right w:val="none" w:sz="0" w:space="0" w:color="auto"/>
              </w:divBdr>
            </w:div>
            <w:div w:id="418185665">
              <w:marLeft w:val="0"/>
              <w:marRight w:val="0"/>
              <w:marTop w:val="0"/>
              <w:marBottom w:val="0"/>
              <w:divBdr>
                <w:top w:val="none" w:sz="0" w:space="0" w:color="auto"/>
                <w:left w:val="none" w:sz="0" w:space="0" w:color="auto"/>
                <w:bottom w:val="none" w:sz="0" w:space="0" w:color="auto"/>
                <w:right w:val="none" w:sz="0" w:space="0" w:color="auto"/>
              </w:divBdr>
            </w:div>
            <w:div w:id="1284574785">
              <w:marLeft w:val="0"/>
              <w:marRight w:val="0"/>
              <w:marTop w:val="0"/>
              <w:marBottom w:val="0"/>
              <w:divBdr>
                <w:top w:val="none" w:sz="0" w:space="0" w:color="auto"/>
                <w:left w:val="none" w:sz="0" w:space="0" w:color="auto"/>
                <w:bottom w:val="none" w:sz="0" w:space="0" w:color="auto"/>
                <w:right w:val="none" w:sz="0" w:space="0" w:color="auto"/>
              </w:divBdr>
            </w:div>
            <w:div w:id="1336691293">
              <w:marLeft w:val="0"/>
              <w:marRight w:val="0"/>
              <w:marTop w:val="0"/>
              <w:marBottom w:val="0"/>
              <w:divBdr>
                <w:top w:val="none" w:sz="0" w:space="0" w:color="auto"/>
                <w:left w:val="none" w:sz="0" w:space="0" w:color="auto"/>
                <w:bottom w:val="none" w:sz="0" w:space="0" w:color="auto"/>
                <w:right w:val="none" w:sz="0" w:space="0" w:color="auto"/>
              </w:divBdr>
            </w:div>
            <w:div w:id="1657295641">
              <w:marLeft w:val="0"/>
              <w:marRight w:val="0"/>
              <w:marTop w:val="0"/>
              <w:marBottom w:val="0"/>
              <w:divBdr>
                <w:top w:val="none" w:sz="0" w:space="0" w:color="auto"/>
                <w:left w:val="none" w:sz="0" w:space="0" w:color="auto"/>
                <w:bottom w:val="none" w:sz="0" w:space="0" w:color="auto"/>
                <w:right w:val="none" w:sz="0" w:space="0" w:color="auto"/>
              </w:divBdr>
            </w:div>
            <w:div w:id="2097285185">
              <w:marLeft w:val="0"/>
              <w:marRight w:val="0"/>
              <w:marTop w:val="0"/>
              <w:marBottom w:val="0"/>
              <w:divBdr>
                <w:top w:val="none" w:sz="0" w:space="0" w:color="auto"/>
                <w:left w:val="none" w:sz="0" w:space="0" w:color="auto"/>
                <w:bottom w:val="none" w:sz="0" w:space="0" w:color="auto"/>
                <w:right w:val="none" w:sz="0" w:space="0" w:color="auto"/>
              </w:divBdr>
            </w:div>
            <w:div w:id="935556940">
              <w:marLeft w:val="0"/>
              <w:marRight w:val="0"/>
              <w:marTop w:val="0"/>
              <w:marBottom w:val="0"/>
              <w:divBdr>
                <w:top w:val="none" w:sz="0" w:space="0" w:color="auto"/>
                <w:left w:val="none" w:sz="0" w:space="0" w:color="auto"/>
                <w:bottom w:val="none" w:sz="0" w:space="0" w:color="auto"/>
                <w:right w:val="none" w:sz="0" w:space="0" w:color="auto"/>
              </w:divBdr>
            </w:div>
            <w:div w:id="1506751095">
              <w:marLeft w:val="0"/>
              <w:marRight w:val="0"/>
              <w:marTop w:val="0"/>
              <w:marBottom w:val="0"/>
              <w:divBdr>
                <w:top w:val="none" w:sz="0" w:space="0" w:color="auto"/>
                <w:left w:val="none" w:sz="0" w:space="0" w:color="auto"/>
                <w:bottom w:val="none" w:sz="0" w:space="0" w:color="auto"/>
                <w:right w:val="none" w:sz="0" w:space="0" w:color="auto"/>
              </w:divBdr>
            </w:div>
            <w:div w:id="548733237">
              <w:marLeft w:val="0"/>
              <w:marRight w:val="0"/>
              <w:marTop w:val="0"/>
              <w:marBottom w:val="0"/>
              <w:divBdr>
                <w:top w:val="none" w:sz="0" w:space="0" w:color="auto"/>
                <w:left w:val="none" w:sz="0" w:space="0" w:color="auto"/>
                <w:bottom w:val="none" w:sz="0" w:space="0" w:color="auto"/>
                <w:right w:val="none" w:sz="0" w:space="0" w:color="auto"/>
              </w:divBdr>
            </w:div>
            <w:div w:id="1765295426">
              <w:marLeft w:val="0"/>
              <w:marRight w:val="0"/>
              <w:marTop w:val="0"/>
              <w:marBottom w:val="0"/>
              <w:divBdr>
                <w:top w:val="none" w:sz="0" w:space="0" w:color="auto"/>
                <w:left w:val="none" w:sz="0" w:space="0" w:color="auto"/>
                <w:bottom w:val="none" w:sz="0" w:space="0" w:color="auto"/>
                <w:right w:val="none" w:sz="0" w:space="0" w:color="auto"/>
              </w:divBdr>
            </w:div>
            <w:div w:id="417677179">
              <w:marLeft w:val="0"/>
              <w:marRight w:val="0"/>
              <w:marTop w:val="0"/>
              <w:marBottom w:val="0"/>
              <w:divBdr>
                <w:top w:val="none" w:sz="0" w:space="0" w:color="auto"/>
                <w:left w:val="none" w:sz="0" w:space="0" w:color="auto"/>
                <w:bottom w:val="none" w:sz="0" w:space="0" w:color="auto"/>
                <w:right w:val="none" w:sz="0" w:space="0" w:color="auto"/>
              </w:divBdr>
            </w:div>
            <w:div w:id="1906602341">
              <w:marLeft w:val="0"/>
              <w:marRight w:val="0"/>
              <w:marTop w:val="0"/>
              <w:marBottom w:val="0"/>
              <w:divBdr>
                <w:top w:val="none" w:sz="0" w:space="0" w:color="auto"/>
                <w:left w:val="none" w:sz="0" w:space="0" w:color="auto"/>
                <w:bottom w:val="none" w:sz="0" w:space="0" w:color="auto"/>
                <w:right w:val="none" w:sz="0" w:space="0" w:color="auto"/>
              </w:divBdr>
            </w:div>
            <w:div w:id="1796874254">
              <w:marLeft w:val="0"/>
              <w:marRight w:val="0"/>
              <w:marTop w:val="0"/>
              <w:marBottom w:val="0"/>
              <w:divBdr>
                <w:top w:val="none" w:sz="0" w:space="0" w:color="auto"/>
                <w:left w:val="none" w:sz="0" w:space="0" w:color="auto"/>
                <w:bottom w:val="none" w:sz="0" w:space="0" w:color="auto"/>
                <w:right w:val="none" w:sz="0" w:space="0" w:color="auto"/>
              </w:divBdr>
            </w:div>
            <w:div w:id="1130593151">
              <w:marLeft w:val="0"/>
              <w:marRight w:val="0"/>
              <w:marTop w:val="0"/>
              <w:marBottom w:val="0"/>
              <w:divBdr>
                <w:top w:val="none" w:sz="0" w:space="0" w:color="auto"/>
                <w:left w:val="none" w:sz="0" w:space="0" w:color="auto"/>
                <w:bottom w:val="none" w:sz="0" w:space="0" w:color="auto"/>
                <w:right w:val="none" w:sz="0" w:space="0" w:color="auto"/>
              </w:divBdr>
            </w:div>
            <w:div w:id="1613442692">
              <w:marLeft w:val="0"/>
              <w:marRight w:val="0"/>
              <w:marTop w:val="0"/>
              <w:marBottom w:val="0"/>
              <w:divBdr>
                <w:top w:val="none" w:sz="0" w:space="0" w:color="auto"/>
                <w:left w:val="none" w:sz="0" w:space="0" w:color="auto"/>
                <w:bottom w:val="none" w:sz="0" w:space="0" w:color="auto"/>
                <w:right w:val="none" w:sz="0" w:space="0" w:color="auto"/>
              </w:divBdr>
            </w:div>
            <w:div w:id="460416904">
              <w:marLeft w:val="0"/>
              <w:marRight w:val="0"/>
              <w:marTop w:val="0"/>
              <w:marBottom w:val="0"/>
              <w:divBdr>
                <w:top w:val="none" w:sz="0" w:space="0" w:color="auto"/>
                <w:left w:val="none" w:sz="0" w:space="0" w:color="auto"/>
                <w:bottom w:val="none" w:sz="0" w:space="0" w:color="auto"/>
                <w:right w:val="none" w:sz="0" w:space="0" w:color="auto"/>
              </w:divBdr>
            </w:div>
            <w:div w:id="1618292170">
              <w:marLeft w:val="0"/>
              <w:marRight w:val="0"/>
              <w:marTop w:val="0"/>
              <w:marBottom w:val="0"/>
              <w:divBdr>
                <w:top w:val="none" w:sz="0" w:space="0" w:color="auto"/>
                <w:left w:val="none" w:sz="0" w:space="0" w:color="auto"/>
                <w:bottom w:val="none" w:sz="0" w:space="0" w:color="auto"/>
                <w:right w:val="none" w:sz="0" w:space="0" w:color="auto"/>
              </w:divBdr>
            </w:div>
            <w:div w:id="1170295767">
              <w:marLeft w:val="0"/>
              <w:marRight w:val="0"/>
              <w:marTop w:val="0"/>
              <w:marBottom w:val="0"/>
              <w:divBdr>
                <w:top w:val="none" w:sz="0" w:space="0" w:color="auto"/>
                <w:left w:val="none" w:sz="0" w:space="0" w:color="auto"/>
                <w:bottom w:val="none" w:sz="0" w:space="0" w:color="auto"/>
                <w:right w:val="none" w:sz="0" w:space="0" w:color="auto"/>
              </w:divBdr>
            </w:div>
            <w:div w:id="223368816">
              <w:marLeft w:val="0"/>
              <w:marRight w:val="0"/>
              <w:marTop w:val="0"/>
              <w:marBottom w:val="0"/>
              <w:divBdr>
                <w:top w:val="none" w:sz="0" w:space="0" w:color="auto"/>
                <w:left w:val="none" w:sz="0" w:space="0" w:color="auto"/>
                <w:bottom w:val="none" w:sz="0" w:space="0" w:color="auto"/>
                <w:right w:val="none" w:sz="0" w:space="0" w:color="auto"/>
              </w:divBdr>
            </w:div>
            <w:div w:id="393895113">
              <w:marLeft w:val="0"/>
              <w:marRight w:val="0"/>
              <w:marTop w:val="0"/>
              <w:marBottom w:val="0"/>
              <w:divBdr>
                <w:top w:val="none" w:sz="0" w:space="0" w:color="auto"/>
                <w:left w:val="none" w:sz="0" w:space="0" w:color="auto"/>
                <w:bottom w:val="none" w:sz="0" w:space="0" w:color="auto"/>
                <w:right w:val="none" w:sz="0" w:space="0" w:color="auto"/>
              </w:divBdr>
            </w:div>
            <w:div w:id="837690602">
              <w:marLeft w:val="0"/>
              <w:marRight w:val="0"/>
              <w:marTop w:val="0"/>
              <w:marBottom w:val="0"/>
              <w:divBdr>
                <w:top w:val="none" w:sz="0" w:space="0" w:color="auto"/>
                <w:left w:val="none" w:sz="0" w:space="0" w:color="auto"/>
                <w:bottom w:val="none" w:sz="0" w:space="0" w:color="auto"/>
                <w:right w:val="none" w:sz="0" w:space="0" w:color="auto"/>
              </w:divBdr>
            </w:div>
            <w:div w:id="1260136228">
              <w:marLeft w:val="0"/>
              <w:marRight w:val="0"/>
              <w:marTop w:val="0"/>
              <w:marBottom w:val="0"/>
              <w:divBdr>
                <w:top w:val="none" w:sz="0" w:space="0" w:color="auto"/>
                <w:left w:val="none" w:sz="0" w:space="0" w:color="auto"/>
                <w:bottom w:val="none" w:sz="0" w:space="0" w:color="auto"/>
                <w:right w:val="none" w:sz="0" w:space="0" w:color="auto"/>
              </w:divBdr>
            </w:div>
            <w:div w:id="682434263">
              <w:marLeft w:val="0"/>
              <w:marRight w:val="0"/>
              <w:marTop w:val="0"/>
              <w:marBottom w:val="0"/>
              <w:divBdr>
                <w:top w:val="none" w:sz="0" w:space="0" w:color="auto"/>
                <w:left w:val="none" w:sz="0" w:space="0" w:color="auto"/>
                <w:bottom w:val="none" w:sz="0" w:space="0" w:color="auto"/>
                <w:right w:val="none" w:sz="0" w:space="0" w:color="auto"/>
              </w:divBdr>
            </w:div>
            <w:div w:id="952904060">
              <w:marLeft w:val="0"/>
              <w:marRight w:val="0"/>
              <w:marTop w:val="0"/>
              <w:marBottom w:val="0"/>
              <w:divBdr>
                <w:top w:val="none" w:sz="0" w:space="0" w:color="auto"/>
                <w:left w:val="none" w:sz="0" w:space="0" w:color="auto"/>
                <w:bottom w:val="none" w:sz="0" w:space="0" w:color="auto"/>
                <w:right w:val="none" w:sz="0" w:space="0" w:color="auto"/>
              </w:divBdr>
            </w:div>
            <w:div w:id="125659374">
              <w:marLeft w:val="0"/>
              <w:marRight w:val="0"/>
              <w:marTop w:val="0"/>
              <w:marBottom w:val="0"/>
              <w:divBdr>
                <w:top w:val="none" w:sz="0" w:space="0" w:color="auto"/>
                <w:left w:val="none" w:sz="0" w:space="0" w:color="auto"/>
                <w:bottom w:val="none" w:sz="0" w:space="0" w:color="auto"/>
                <w:right w:val="none" w:sz="0" w:space="0" w:color="auto"/>
              </w:divBdr>
            </w:div>
            <w:div w:id="400103775">
              <w:marLeft w:val="0"/>
              <w:marRight w:val="0"/>
              <w:marTop w:val="0"/>
              <w:marBottom w:val="0"/>
              <w:divBdr>
                <w:top w:val="none" w:sz="0" w:space="0" w:color="auto"/>
                <w:left w:val="none" w:sz="0" w:space="0" w:color="auto"/>
                <w:bottom w:val="none" w:sz="0" w:space="0" w:color="auto"/>
                <w:right w:val="none" w:sz="0" w:space="0" w:color="auto"/>
              </w:divBdr>
            </w:div>
            <w:div w:id="1584876084">
              <w:marLeft w:val="0"/>
              <w:marRight w:val="0"/>
              <w:marTop w:val="0"/>
              <w:marBottom w:val="0"/>
              <w:divBdr>
                <w:top w:val="none" w:sz="0" w:space="0" w:color="auto"/>
                <w:left w:val="none" w:sz="0" w:space="0" w:color="auto"/>
                <w:bottom w:val="none" w:sz="0" w:space="0" w:color="auto"/>
                <w:right w:val="none" w:sz="0" w:space="0" w:color="auto"/>
              </w:divBdr>
            </w:div>
            <w:div w:id="1540894803">
              <w:marLeft w:val="0"/>
              <w:marRight w:val="0"/>
              <w:marTop w:val="0"/>
              <w:marBottom w:val="0"/>
              <w:divBdr>
                <w:top w:val="none" w:sz="0" w:space="0" w:color="auto"/>
                <w:left w:val="none" w:sz="0" w:space="0" w:color="auto"/>
                <w:bottom w:val="none" w:sz="0" w:space="0" w:color="auto"/>
                <w:right w:val="none" w:sz="0" w:space="0" w:color="auto"/>
              </w:divBdr>
            </w:div>
            <w:div w:id="1906642465">
              <w:marLeft w:val="0"/>
              <w:marRight w:val="0"/>
              <w:marTop w:val="0"/>
              <w:marBottom w:val="0"/>
              <w:divBdr>
                <w:top w:val="none" w:sz="0" w:space="0" w:color="auto"/>
                <w:left w:val="none" w:sz="0" w:space="0" w:color="auto"/>
                <w:bottom w:val="none" w:sz="0" w:space="0" w:color="auto"/>
                <w:right w:val="none" w:sz="0" w:space="0" w:color="auto"/>
              </w:divBdr>
            </w:div>
            <w:div w:id="435101110">
              <w:marLeft w:val="0"/>
              <w:marRight w:val="0"/>
              <w:marTop w:val="0"/>
              <w:marBottom w:val="0"/>
              <w:divBdr>
                <w:top w:val="none" w:sz="0" w:space="0" w:color="auto"/>
                <w:left w:val="none" w:sz="0" w:space="0" w:color="auto"/>
                <w:bottom w:val="none" w:sz="0" w:space="0" w:color="auto"/>
                <w:right w:val="none" w:sz="0" w:space="0" w:color="auto"/>
              </w:divBdr>
            </w:div>
            <w:div w:id="1691449311">
              <w:marLeft w:val="0"/>
              <w:marRight w:val="0"/>
              <w:marTop w:val="0"/>
              <w:marBottom w:val="0"/>
              <w:divBdr>
                <w:top w:val="none" w:sz="0" w:space="0" w:color="auto"/>
                <w:left w:val="none" w:sz="0" w:space="0" w:color="auto"/>
                <w:bottom w:val="none" w:sz="0" w:space="0" w:color="auto"/>
                <w:right w:val="none" w:sz="0" w:space="0" w:color="auto"/>
              </w:divBdr>
            </w:div>
            <w:div w:id="1578443005">
              <w:marLeft w:val="0"/>
              <w:marRight w:val="0"/>
              <w:marTop w:val="0"/>
              <w:marBottom w:val="0"/>
              <w:divBdr>
                <w:top w:val="none" w:sz="0" w:space="0" w:color="auto"/>
                <w:left w:val="none" w:sz="0" w:space="0" w:color="auto"/>
                <w:bottom w:val="none" w:sz="0" w:space="0" w:color="auto"/>
                <w:right w:val="none" w:sz="0" w:space="0" w:color="auto"/>
              </w:divBdr>
            </w:div>
            <w:div w:id="182935277">
              <w:marLeft w:val="0"/>
              <w:marRight w:val="0"/>
              <w:marTop w:val="0"/>
              <w:marBottom w:val="0"/>
              <w:divBdr>
                <w:top w:val="none" w:sz="0" w:space="0" w:color="auto"/>
                <w:left w:val="none" w:sz="0" w:space="0" w:color="auto"/>
                <w:bottom w:val="none" w:sz="0" w:space="0" w:color="auto"/>
                <w:right w:val="none" w:sz="0" w:space="0" w:color="auto"/>
              </w:divBdr>
            </w:div>
            <w:div w:id="1433284485">
              <w:marLeft w:val="0"/>
              <w:marRight w:val="0"/>
              <w:marTop w:val="0"/>
              <w:marBottom w:val="0"/>
              <w:divBdr>
                <w:top w:val="none" w:sz="0" w:space="0" w:color="auto"/>
                <w:left w:val="none" w:sz="0" w:space="0" w:color="auto"/>
                <w:bottom w:val="none" w:sz="0" w:space="0" w:color="auto"/>
                <w:right w:val="none" w:sz="0" w:space="0" w:color="auto"/>
              </w:divBdr>
            </w:div>
            <w:div w:id="342124537">
              <w:marLeft w:val="0"/>
              <w:marRight w:val="0"/>
              <w:marTop w:val="0"/>
              <w:marBottom w:val="0"/>
              <w:divBdr>
                <w:top w:val="none" w:sz="0" w:space="0" w:color="auto"/>
                <w:left w:val="none" w:sz="0" w:space="0" w:color="auto"/>
                <w:bottom w:val="none" w:sz="0" w:space="0" w:color="auto"/>
                <w:right w:val="none" w:sz="0" w:space="0" w:color="auto"/>
              </w:divBdr>
            </w:div>
            <w:div w:id="1389374035">
              <w:marLeft w:val="0"/>
              <w:marRight w:val="0"/>
              <w:marTop w:val="0"/>
              <w:marBottom w:val="0"/>
              <w:divBdr>
                <w:top w:val="none" w:sz="0" w:space="0" w:color="auto"/>
                <w:left w:val="none" w:sz="0" w:space="0" w:color="auto"/>
                <w:bottom w:val="none" w:sz="0" w:space="0" w:color="auto"/>
                <w:right w:val="none" w:sz="0" w:space="0" w:color="auto"/>
              </w:divBdr>
            </w:div>
            <w:div w:id="891572780">
              <w:marLeft w:val="0"/>
              <w:marRight w:val="0"/>
              <w:marTop w:val="0"/>
              <w:marBottom w:val="0"/>
              <w:divBdr>
                <w:top w:val="none" w:sz="0" w:space="0" w:color="auto"/>
                <w:left w:val="none" w:sz="0" w:space="0" w:color="auto"/>
                <w:bottom w:val="none" w:sz="0" w:space="0" w:color="auto"/>
                <w:right w:val="none" w:sz="0" w:space="0" w:color="auto"/>
              </w:divBdr>
            </w:div>
            <w:div w:id="2002614691">
              <w:marLeft w:val="0"/>
              <w:marRight w:val="0"/>
              <w:marTop w:val="0"/>
              <w:marBottom w:val="0"/>
              <w:divBdr>
                <w:top w:val="none" w:sz="0" w:space="0" w:color="auto"/>
                <w:left w:val="none" w:sz="0" w:space="0" w:color="auto"/>
                <w:bottom w:val="none" w:sz="0" w:space="0" w:color="auto"/>
                <w:right w:val="none" w:sz="0" w:space="0" w:color="auto"/>
              </w:divBdr>
            </w:div>
            <w:div w:id="213529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empirija.l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empirija.l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C07B2-EFB0-4DFC-8287-64BE84A86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Pages>46</Pages>
  <Words>39175</Words>
  <Characters>22330</Characters>
  <Application>Microsoft Office Word</Application>
  <DocSecurity>0</DocSecurity>
  <Lines>186</Lines>
  <Paragraphs>122</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
  <LinksUpToDate>false</LinksUpToDate>
  <CharactersWithSpaces>61383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Giedrius Kurlavičius</dc:creator>
  <cp:keywords/>
  <dc:description/>
  <cp:lastModifiedBy>Jonas Seniūnas</cp:lastModifiedBy>
  <cp:revision>25</cp:revision>
  <dcterms:created xsi:type="dcterms:W3CDTF">2024-11-24T11:34:00Z</dcterms:created>
  <dcterms:modified xsi:type="dcterms:W3CDTF">2026-09-25T12:49:00Z</dcterms:modified>
</cp:coreProperties>
</file>